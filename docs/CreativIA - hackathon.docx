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0AF5" w14:textId="5F6D6115" w:rsidR="682D37BB" w:rsidRDefault="144E7801" w:rsidP="29CC7249">
      <w:pPr>
        <w:spacing w:line="278" w:lineRule="auto"/>
        <w:jc w:val="center"/>
      </w:pPr>
      <w:r w:rsidRPr="7833C510">
        <w:rPr>
          <w:rFonts w:ascii="Times New Roman" w:eastAsia="Times New Roman" w:hAnsi="Times New Roman" w:cs="Times New Roman"/>
          <w:b/>
          <w:bCs/>
        </w:rPr>
        <w:t>CreativIA: RADAR DE CONTENIDO</w:t>
      </w:r>
    </w:p>
    <w:p w14:paraId="17977112" w14:textId="5B390155" w:rsidR="6F9A46C6" w:rsidRDefault="6F9A46C6" w:rsidP="7833C510">
      <w:pPr>
        <w:spacing w:line="278" w:lineRule="auto"/>
        <w:jc w:val="center"/>
      </w:pPr>
      <w:r w:rsidRPr="7833C510">
        <w:rPr>
          <w:rFonts w:ascii="Times New Roman" w:eastAsia="Times New Roman" w:hAnsi="Times New Roman" w:cs="Times New Roman"/>
          <w:b/>
          <w:bCs/>
        </w:rPr>
        <w:t>DOCUMENTO DE INVESTIGACIÓN</w:t>
      </w:r>
      <w:r w:rsidR="6D43219A" w:rsidRPr="7833C510">
        <w:rPr>
          <w:rFonts w:ascii="Times New Roman" w:eastAsia="Times New Roman" w:hAnsi="Times New Roman" w:cs="Times New Roman"/>
          <w:b/>
          <w:bCs/>
        </w:rPr>
        <w:t xml:space="preserve"> Y </w:t>
      </w:r>
      <w:r w:rsidR="5213E85E" w:rsidRPr="7833C510">
        <w:rPr>
          <w:rFonts w:ascii="Times New Roman" w:eastAsia="Times New Roman" w:hAnsi="Times New Roman" w:cs="Times New Roman"/>
          <w:b/>
          <w:bCs/>
        </w:rPr>
        <w:t>PLANTEAMIENTO</w:t>
      </w:r>
    </w:p>
    <w:p w14:paraId="37F64733" w14:textId="3B090D39" w:rsidR="682D37BB" w:rsidRDefault="144E7801" w:rsidP="29CC7249">
      <w:pPr>
        <w:spacing w:line="278" w:lineRule="auto"/>
        <w:jc w:val="center"/>
      </w:pPr>
      <w:r w:rsidRPr="7833C510">
        <w:rPr>
          <w:rFonts w:ascii="Times New Roman" w:eastAsia="Times New Roman" w:hAnsi="Times New Roman" w:cs="Times New Roman"/>
          <w:b/>
          <w:bCs/>
        </w:rPr>
        <w:t>Por: Mariana Amaya Ramos, Valentina Garzón Peña y Carolina Ujueta Ricardo</w:t>
      </w:r>
    </w:p>
    <w:p w14:paraId="165A748C" w14:textId="6E082714" w:rsidR="7833C510" w:rsidRDefault="7833C510" w:rsidP="7833C510">
      <w:pPr>
        <w:spacing w:line="278" w:lineRule="auto"/>
        <w:jc w:val="center"/>
        <w:rPr>
          <w:rFonts w:ascii="Times New Roman" w:eastAsia="Times New Roman" w:hAnsi="Times New Roman" w:cs="Times New Roman"/>
          <w:b/>
          <w:bCs/>
        </w:rPr>
      </w:pPr>
    </w:p>
    <w:p w14:paraId="6CEF4072" w14:textId="32F02870" w:rsidR="682D37BB" w:rsidRDefault="144E7801" w:rsidP="7833C510">
      <w:pPr>
        <w:spacing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RESUMEN</w:t>
      </w:r>
    </w:p>
    <w:p w14:paraId="75F8447E" w14:textId="41503F64"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El presente proyecto aborda el desafío de identificar tendencias emergentes en redes sociales de manera confiable y a bajo costo, con el propósito de mejorar la planificación de contenidos de 30X, una escuela de negocios dirigida a emprendedores y líderes empresariales en Latinoamérica. Ante los elevados costos de las herramientas de monitoreo, las restricciones de acceso a información pública y la dificultad para interpretar el rendimiento de las publicaciones, se desarrolla CreativIA: Radar de contenido, un prototipo que integra información de fuentes públicas como Bluesky, Hacker News, Google News y YouTube, complementada con el ingreso asistido de publicaciones de otras plataformas. Mediante técnicas de análisis de datos y modelos de inteligencia artificial, el sistema clasifica contenidos según su temática, gancho y formato, analiza indicadores de interacción y crecimiento, identifica patrones asociados al rendimiento y prioriza oportunidades según su relevancia para la audiencia. Finalmente, genera recomendaciones editoriales orientadas a facilitar la toma de decisiones sobre qué contenidos producir, buscando ofrecer una alternativa económica y automatizada que respete las restricciones de acceso y privacidad de las plataformas digitales.</w:t>
      </w:r>
    </w:p>
    <w:p w14:paraId="4F450FF8" w14:textId="064AE786"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Palabras clave:</w:t>
      </w:r>
      <w:r w:rsidRPr="7833C510">
        <w:rPr>
          <w:rFonts w:ascii="Times New Roman" w:eastAsia="Times New Roman" w:hAnsi="Times New Roman" w:cs="Times New Roman"/>
        </w:rPr>
        <w:t xml:space="preserve"> inteligencia artificial, detección de tendencias, análisis de contenido, redes sociales, inteligencia de medios, automatización editorial.</w:t>
      </w:r>
    </w:p>
    <w:p w14:paraId="19C0E8D2" w14:textId="0B17A3BD"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INTRODUCCIÓN</w:t>
      </w:r>
    </w:p>
    <w:p w14:paraId="3586B72A" w14:textId="2995FFCA"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En un entorno digital caracterizado por la constante generación de contenido y la rápida evolución de las tendencias, identificar oportunamente qué temas están ganando relevancia se ha convertido en un desafío para los equipos de comunicación y medios. Aunque existen herramientas que permiten monitorear publicaciones e interacciones en redes sociales, sus costos, las restricciones de acceso a la información y la dificultad para interpretar los factores asociados al éxito de los contenidos limitan su utilidad para la toma de decisiones editoriales.</w:t>
      </w:r>
    </w:p>
    <w:p w14:paraId="2342B4CF" w14:textId="29714DF7"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En este contexto, 30X, una escuela de negocios enfocada en el desarrollo de emprendedores y líderes empresariales en Latinoamérica, enfrenta el reto de identificar tendencias emergentes relacionadas con inteligencia artificial, comprender qué características favorecen el rendimiento de las publicaciones y determinar su relevancia para una audiencia específica. Esta necesidad cobra mayor importancia ante la expansión de la organización hacia nuevos mercados y la búsqueda de alternativas que reduzcan los costos y la dependencia de herramientas externas.</w:t>
      </w:r>
    </w:p>
    <w:p w14:paraId="7345C747" w14:textId="02758C1A"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Como respuesta a esta problemática, se desarrolla CreativIA: Radar de contenido, un prototipo que combina fuentes públicas de información, técnicas de análisis de datos y modelos de inteligencia artificial para clasificar publicaciones, identificar señales de crecimiento, analizar patrones de interacción y priorizar oportunidades de contenido. El sistema integra información </w:t>
      </w:r>
      <w:r w:rsidRPr="7833C510">
        <w:rPr>
          <w:rFonts w:ascii="Times New Roman" w:eastAsia="Times New Roman" w:hAnsi="Times New Roman" w:cs="Times New Roman"/>
        </w:rPr>
        <w:lastRenderedPageBreak/>
        <w:t>de fuentes abiertas como Bluesky, Hacker News, Google News y YouTube, y contempla el ingreso asistido de publicaciones de otras plataformas, respetando las restricciones de acceso y privacidad. A partir de estos datos, genera recomendaciones editoriales orientadas a facilitar la planificación de contenidos relevantes para la audiencia de 30X.</w:t>
      </w:r>
    </w:p>
    <w:p w14:paraId="522B778B" w14:textId="4A5F5F1F"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MARCO TEÓRICO</w:t>
      </w:r>
    </w:p>
    <w:p w14:paraId="6C755DB5" w14:textId="76747649" w:rsidR="682D37BB" w:rsidRDefault="144E7801" w:rsidP="7833C510">
      <w:pPr>
        <w:spacing w:after="0" w:line="278" w:lineRule="auto"/>
        <w:ind w:left="720"/>
        <w:jc w:val="both"/>
        <w:rPr>
          <w:rFonts w:ascii="Times New Roman" w:eastAsia="Times New Roman" w:hAnsi="Times New Roman" w:cs="Times New Roman"/>
          <w:b/>
          <w:bCs/>
        </w:rPr>
      </w:pPr>
      <w:r w:rsidRPr="7833C510">
        <w:rPr>
          <w:rFonts w:ascii="Times New Roman" w:eastAsia="Times New Roman" w:hAnsi="Times New Roman" w:cs="Times New Roman"/>
          <w:b/>
          <w:bCs/>
        </w:rPr>
        <w:t xml:space="preserve"> </w:t>
      </w:r>
    </w:p>
    <w:p w14:paraId="185DC658" w14:textId="682B2FA0" w:rsidR="682D37BB" w:rsidRDefault="144E7801" w:rsidP="29CC7249">
      <w:pPr>
        <w:pStyle w:val="ListParagraph"/>
        <w:numPr>
          <w:ilvl w:val="0"/>
          <w:numId w:val="56"/>
        </w:numPr>
        <w:spacing w:after="0" w:line="276"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Acceso a la información</w:t>
      </w:r>
    </w:p>
    <w:p w14:paraId="10119EE6" w14:textId="05CDA1F4" w:rsidR="682D37BB" w:rsidRDefault="144E7801" w:rsidP="29CC7249">
      <w:pPr>
        <w:spacing w:line="276"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El acceso a contenido público de YouTube, Instagram, Tiktok y LinkedIn desde Colombia es muy desigual entre plataformas. YouTube es la única que ofrece una vía oficial, gratuita y automatizable para consultar contenido de terceros sin trámites especiales. En las otras tres, el acceso a contenido de terceros es restringido o inexistente, por lo que el diseño debe combinar una fuente automática con mecanismos asistidos por personas. Todas las vías que se describen a continuación se limitan a contenido público y excluyen datos personales (Esto respondiendo a las restricciones del reto). </w:t>
      </w:r>
    </w:p>
    <w:p w14:paraId="64789832" w14:textId="4CC8079A" w:rsidR="682D37BB" w:rsidRDefault="144E7801" w:rsidP="29CC7249">
      <w:pPr>
        <w:pStyle w:val="ListParagraph"/>
        <w:numPr>
          <w:ilvl w:val="0"/>
          <w:numId w:val="25"/>
        </w:numPr>
        <w:spacing w:after="0" w:line="276"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Youtube: La vía principal es Youtube Data API v3, que permite consultar metadatos, vistas, likes y comentarios de videos y canales público. Por defecto, cada proyecto dispone de 10.000 unidades diarias para la mayoría de los endpoints y de un cupo separado de 100 llamadas diarias a la búsqueda por palabra clave (Search.list), la mayoría de las lecturas de videos, canales y listas de reproducción cuesta una unidad. (Google for Developers, s. f.-c)  </w:t>
      </w:r>
    </w:p>
    <w:p w14:paraId="17C2EBA2" w14:textId="49CE285F" w:rsidR="682D37BB" w:rsidRDefault="144E7801" w:rsidP="29CC7249">
      <w:pPr>
        <w:spacing w:line="276"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t>Por lo anterior, conviene descubrir canales con búsquedas ocasionales y monitorearlos después con consultas a sus listas de reproducción de subidas, que es lo que la documentación recomienda en lugar de la búsqueda para obtener los videos recientes de un canal. (Google for Developers, s. f.-b)</w:t>
      </w:r>
    </w:p>
    <w:p w14:paraId="1060ED50" w14:textId="25FA5242" w:rsidR="682D37BB" w:rsidRDefault="144E7801" w:rsidP="29CC7249">
      <w:pPr>
        <w:spacing w:line="276"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t>La API permite filtrar los resultados por región y por idioma (Google for Developers, s. f.-b). Como complemento sin costo de cuota, cada canal expone un feed RSS (Really Simple Syndication es un archivo en formato XML para que otros programas puedan leerlos sin entrar a la página) con sus videos más recientes, el servicio oEmbed entrega datos básicos en un enlace público y el listado de videos populares por país permite ver tendencias generales. Si se necesita más cuota que la asignada por defecto se debe completar primero una auditoría de cumplimiento de los términos de servicio de las APIs de Youtube mediante el formulario oficial. (Google for Developers, s. f.-a)</w:t>
      </w:r>
    </w:p>
    <w:p w14:paraId="2A59E411" w14:textId="65AD0480" w:rsidR="682D37BB" w:rsidRDefault="144E7801" w:rsidP="29CC7249">
      <w:pPr>
        <w:pStyle w:val="ListParagraph"/>
        <w:numPr>
          <w:ilvl w:val="0"/>
          <w:numId w:val="62"/>
        </w:numPr>
        <w:spacing w:after="0" w:line="276" w:lineRule="auto"/>
        <w:jc w:val="both"/>
        <w:rPr>
          <w:rFonts w:ascii="Times New Roman" w:eastAsia="Times New Roman" w:hAnsi="Times New Roman" w:cs="Times New Roman"/>
        </w:rPr>
      </w:pPr>
      <w:r w:rsidRPr="7833C510">
        <w:rPr>
          <w:rFonts w:ascii="Times New Roman" w:eastAsia="Times New Roman" w:hAnsi="Times New Roman" w:cs="Times New Roman"/>
        </w:rPr>
        <w:t>Instagram: La API de Meta funciona con cuentas profesionales (de negocio o de creador). Permite obtener métricas e insights de las cuentas propias, aunque algunas métricas no están disponibles para cuentas con menos de 100 seguidores (Meta for Developers, s. f.-d).</w:t>
      </w:r>
    </w:p>
    <w:p w14:paraId="7C2BABA1" w14:textId="26CA1196" w:rsidR="682D37BB" w:rsidRDefault="144E7801" w:rsidP="29CC7249">
      <w:pPr>
        <w:spacing w:line="276"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t xml:space="preserve">Para cuentas de terceros existen dos funciones con restricciones: Business Discovery, que devuelve metadatos y métricas básicas de otras cuentas profesionales de Instagram (Meta for Developers, s. f.-c), y la búsqueda por hashtag, que permite consultar un máximo de 30 en una ventana móvil de 7 días, exige lo mismo (Una cuenta de negocio o de creador) (Meta for Developers, s. f.-e). Ambas requieren registrar una aplicación </w:t>
      </w:r>
      <w:r w:rsidRPr="7833C510">
        <w:rPr>
          <w:rFonts w:ascii="Times New Roman" w:eastAsia="Times New Roman" w:hAnsi="Times New Roman" w:cs="Times New Roman"/>
        </w:rPr>
        <w:lastRenderedPageBreak/>
        <w:t xml:space="preserve">de Meta (Meta for Developers, s. f.-f). La meta Content Library, que ofrece un archivo amplio de contenido público de Instagram y Facebook, no es una opción viable para este proyecto: Meta acepta solicitudes de investigadores de todo el mundo, siempre que cumplan los requisitos (Meta for Developers, s. f.-a), pero exige afiliación con una universidad y organización sin ánimo de lucro dedicada a la investigación (Meta Transparency Center, 2026). Las vías complementarias sin permisos especiales son el ingreso asistido de publicaciones y métricas visibles de cuentas de referencia </w:t>
      </w:r>
    </w:p>
    <w:p w14:paraId="78066D5D" w14:textId="038CF98C" w:rsidR="682D37BB" w:rsidRDefault="144E7801" w:rsidP="29CC7249">
      <w:pPr>
        <w:pStyle w:val="ListParagraph"/>
        <w:numPr>
          <w:ilvl w:val="0"/>
          <w:numId w:val="127"/>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Tiktok: La Research API ofrece metadatos de videos públicos, comentarios y perfiles, pero según la documentación oficial está dirigida a investigadores de universidades sin ánimo de lucro de Estados Unidos y Europa (TikTok for Developers, s. f.-b), requiere cumplir criterios de elegibilidad y tener un proyecto de investigación específico aprobado (una cuenta de desarrollador no basta) (TikTok for Developers, s. f.-a) y a la fecha de esta consulta, no hay confirmación de que cubra a Colombia, pues TikTok solo indica que espera ampliar la elegibilidad a otras regiones (TikTok for Developers, s. f.-a), por eso no se considera viable para este proyecto.</w:t>
      </w:r>
    </w:p>
    <w:p w14:paraId="5F08240B" w14:textId="00DBF01E" w:rsidR="29CC7249" w:rsidRDefault="29CC7249" w:rsidP="29CC7249">
      <w:pPr>
        <w:pStyle w:val="ListParagraph"/>
        <w:spacing w:after="0" w:line="276" w:lineRule="auto"/>
        <w:ind w:hanging="360"/>
        <w:jc w:val="both"/>
        <w:rPr>
          <w:rFonts w:ascii="Times New Roman" w:eastAsia="Times New Roman" w:hAnsi="Times New Roman" w:cs="Times New Roman"/>
          <w:lang w:val="es-ES"/>
        </w:rPr>
      </w:pPr>
    </w:p>
    <w:p w14:paraId="1003FF9D" w14:textId="21236133" w:rsidR="682D37BB" w:rsidRDefault="144E7801" w:rsidP="29CC7249">
      <w:pPr>
        <w:pStyle w:val="ListParagraph"/>
        <w:numPr>
          <w:ilvl w:val="0"/>
          <w:numId w:val="80"/>
        </w:numPr>
        <w:spacing w:after="0" w:line="276"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LinkedIn: LinkedIn no permite el uso de software de terceros, como rastreadores, bots, extensiones o complementos del navegador, que extraigan datos, modifiquen el sitio o automaticen actividad, lo considera una violación de su Acuerdo de Usuario (sección 8.2) y declara que trabaja en medidas técnicas contra el scraping (LinkedIn Help, s. f.); por eso se excluyen las extensiones, los bots, los proxies y los proveedores de datos de perfiles, que además implicarían tratar datos personales. </w:t>
      </w:r>
    </w:p>
    <w:p w14:paraId="7BDBD09E" w14:textId="632455D5" w:rsidR="29CC7249" w:rsidRDefault="29CC7249" w:rsidP="29CC7249">
      <w:pPr>
        <w:pStyle w:val="ListParagraph"/>
        <w:spacing w:after="0" w:line="276" w:lineRule="auto"/>
        <w:ind w:hanging="360"/>
        <w:jc w:val="both"/>
        <w:rPr>
          <w:rFonts w:ascii="Times New Roman" w:eastAsia="Times New Roman" w:hAnsi="Times New Roman" w:cs="Times New Roman"/>
        </w:rPr>
      </w:pPr>
    </w:p>
    <w:p w14:paraId="4CC7FAC0" w14:textId="65CF04F9" w:rsidR="682D37BB" w:rsidRDefault="144E7801" w:rsidP="29CC7249">
      <w:pPr>
        <w:pStyle w:val="ListParagraph"/>
        <w:numPr>
          <w:ilvl w:val="0"/>
          <w:numId w:val="63"/>
        </w:numPr>
        <w:spacing w:after="0" w:line="276"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Ingreso asistido (todas las redes): Para las plataformas sin acceso automatizable a contenido de terceros, la vía más defendible es el ingreso asistido, que no interactúa con ninguna plataforma. El equipo de 30X y su audiencia registran piezas públicas desde el botón «Aportar» de la aplicación (o un archivo CSV): enlace, texto visible, fecha y métricas visibles. El sistema exige confirmar que la pieza es pública, elimina menciones, correos y teléfonos antes de guardar, no almacena el nombre del autor y, a partir de esos datos, calcula rendimiento relativo, ciclo de vida de la tendencia y relevancia para la audiencia. Como mejora futura, un modelo con capacidad de visión podría extraer esos datos desde una captura de pantalla. Todo esto va en línea con la restricción del reto y con la Ley Estatutaria 1581 de 2012 de protección de datos personales (Congreso de la República de Colombia, 2012). Este método evita el scraping, cubre las cuatro redes tal como las ven personas reales y llega ya filtrado por la audiencia relevante, aunque tiene un volumen limitado y un sesgo propio de quienes participan, que debe declararse. </w:t>
      </w:r>
    </w:p>
    <w:p w14:paraId="00262D50" w14:textId="772DD566" w:rsidR="682D37BB" w:rsidRDefault="144E7801" w:rsidP="29CC7249">
      <w:pPr>
        <w:spacing w:line="276"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t xml:space="preserve">Como consecuencia, en Colombia solo YouTube permite una recolección automática de contenido de terceros mediante una API oficial sin permisos especiales (Google for Developers, s. f.-c). Los resultados sobre LinkedIn, TikTok e Instagram de terceros se apoyarán en las piezas que la comunidad registre y en las cuentas de referencia que el equipo ingrese, por lo que deben interpretarse como una muestra y no como una medición de toda la red. </w:t>
      </w:r>
    </w:p>
    <w:p w14:paraId="15BE22E9" w14:textId="5B7DEBE8" w:rsidR="682D37BB" w:rsidRDefault="144E7801" w:rsidP="29CC7249">
      <w:pPr>
        <w:spacing w:line="276" w:lineRule="auto"/>
        <w:ind w:left="720"/>
        <w:jc w:val="both"/>
        <w:rPr>
          <w:rFonts w:ascii="Times New Roman" w:eastAsia="Times New Roman" w:hAnsi="Times New Roman" w:cs="Times New Roman"/>
          <w:lang w:val="es"/>
        </w:rPr>
      </w:pPr>
      <w:r w:rsidRPr="7833C510">
        <w:rPr>
          <w:rFonts w:ascii="Times New Roman" w:eastAsia="Times New Roman" w:hAnsi="Times New Roman" w:cs="Times New Roman"/>
          <w:lang w:val="es"/>
        </w:rPr>
        <w:lastRenderedPageBreak/>
        <w:t>Además de las cuatro redes del reto, existen fuentes abiertas que permiten detectar temas de IA cuando apenas empiezan a circular, antes de llegar a Instagram o TikTok. Todas son públicas, no requieren iniciar sesión y se consultan por vías documentadas, por lo que cumplen las restricciones del reto. Son las que usa el prototipo construido:</w:t>
      </w:r>
    </w:p>
    <w:p w14:paraId="4681E157" w14:textId="4E82C201" w:rsidR="682D37BB" w:rsidRDefault="144E7801" w:rsidP="29CC7249">
      <w:pPr>
        <w:pStyle w:val="ListParagraph"/>
        <w:numPr>
          <w:ilvl w:val="0"/>
          <w:numId w:val="97"/>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Bluesky: red social abierta construida sobre el protocolo AT. Su servicio público (AppView) permite buscar publicaciones por palabra clave, idioma y rango de fechas con el método app.bsky.feed.searchPosts, sin registro ni clave, y devuelve el texto, la fecha y las interacciones (me gusta, compartidos, respuestas y citas) (roccopaz, s. f.). Es la fuente principal de conversación social del prototipo, en español e inglés.</w:t>
      </w:r>
    </w:p>
    <w:p w14:paraId="349CAB2B" w14:textId="33B93FF3" w:rsidR="682D37BB" w:rsidRDefault="144E7801" w:rsidP="29CC7249">
      <w:pPr>
        <w:tabs>
          <w:tab w:val="left" w:pos="0"/>
          <w:tab w:val="left" w:pos="720"/>
        </w:tabs>
        <w:spacing w:after="0" w:line="276" w:lineRule="auto"/>
        <w:ind w:left="720"/>
        <w:jc w:val="both"/>
        <w:rPr>
          <w:rFonts w:ascii="Times New Roman" w:eastAsia="Times New Roman" w:hAnsi="Times New Roman" w:cs="Times New Roman"/>
          <w:lang w:val="es"/>
        </w:rPr>
      </w:pPr>
      <w:r w:rsidRPr="7833C510">
        <w:rPr>
          <w:rFonts w:ascii="Times New Roman" w:eastAsia="Times New Roman" w:hAnsi="Times New Roman" w:cs="Times New Roman"/>
          <w:lang w:val="es"/>
        </w:rPr>
        <w:t xml:space="preserve"> </w:t>
      </w:r>
    </w:p>
    <w:p w14:paraId="6F215117" w14:textId="6CFD0637" w:rsidR="682D37BB" w:rsidRDefault="144E7801" w:rsidP="29CC7249">
      <w:pPr>
        <w:pStyle w:val="ListParagraph"/>
        <w:numPr>
          <w:ilvl w:val="0"/>
          <w:numId w:val="97"/>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Hacker News: comunidad de tecnología cuyo buscador oficial (API de Algolia) es público y gratuito. Permite consultar historias por palabra clave y por rango de fechas, con puntos y número de comentarios [37]. Sirve como señal temprana: muchos temas de IA aparecen allí días o semanas antes de llegar al público general.</w:t>
      </w:r>
    </w:p>
    <w:p w14:paraId="560E6714" w14:textId="6B51F966" w:rsidR="682D37BB" w:rsidRDefault="144E7801" w:rsidP="29CC7249">
      <w:pPr>
        <w:tabs>
          <w:tab w:val="left" w:pos="0"/>
          <w:tab w:val="left" w:pos="720"/>
        </w:tabs>
        <w:spacing w:after="0" w:line="276" w:lineRule="auto"/>
        <w:ind w:left="720"/>
        <w:jc w:val="both"/>
        <w:rPr>
          <w:rFonts w:ascii="Times New Roman" w:eastAsia="Times New Roman" w:hAnsi="Times New Roman" w:cs="Times New Roman"/>
          <w:lang w:val="es"/>
        </w:rPr>
      </w:pPr>
      <w:r w:rsidRPr="7833C510">
        <w:rPr>
          <w:rFonts w:ascii="Times New Roman" w:eastAsia="Times New Roman" w:hAnsi="Times New Roman" w:cs="Times New Roman"/>
          <w:lang w:val="es"/>
        </w:rPr>
        <w:t xml:space="preserve"> </w:t>
      </w:r>
    </w:p>
    <w:p w14:paraId="4F28B7FE" w14:textId="0DEFB7CA" w:rsidR="682D37BB" w:rsidRDefault="144E7801" w:rsidP="29CC7249">
      <w:pPr>
        <w:pStyle w:val="ListParagraph"/>
        <w:numPr>
          <w:ilvl w:val="0"/>
          <w:numId w:val="97"/>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Google News (RSS): el feed público de búsqueda de Google News devuelve titulares recientes por consulta, idioma y país (por ejemplo, español para Colombia o México) [38]. No trae interacciones, pero mide cuánto se habla de un tema en medios. Como cada consulta devuelve como máximo unos 100 resultados, se consulta día por día para no sesgar la medición hacia los días más recientes.</w:t>
      </w:r>
    </w:p>
    <w:p w14:paraId="61D572C8" w14:textId="7CEA33B9" w:rsidR="682D37BB" w:rsidRDefault="144E7801" w:rsidP="29CC7249">
      <w:pPr>
        <w:tabs>
          <w:tab w:val="left" w:pos="0"/>
          <w:tab w:val="left" w:pos="720"/>
        </w:tabs>
        <w:spacing w:after="0" w:line="276" w:lineRule="auto"/>
        <w:ind w:left="720"/>
        <w:jc w:val="both"/>
        <w:rPr>
          <w:rFonts w:ascii="Times New Roman" w:eastAsia="Times New Roman" w:hAnsi="Times New Roman" w:cs="Times New Roman"/>
          <w:lang w:val="es"/>
        </w:rPr>
      </w:pPr>
      <w:r w:rsidRPr="7833C510">
        <w:rPr>
          <w:rFonts w:ascii="Times New Roman" w:eastAsia="Times New Roman" w:hAnsi="Times New Roman" w:cs="Times New Roman"/>
          <w:lang w:val="es"/>
        </w:rPr>
        <w:t xml:space="preserve"> </w:t>
      </w:r>
    </w:p>
    <w:p w14:paraId="5DB5E273" w14:textId="0F611D52" w:rsidR="682D37BB" w:rsidRDefault="144E7801" w:rsidP="29CC7249">
      <w:pPr>
        <w:pStyle w:val="ListParagraph"/>
        <w:numPr>
          <w:ilvl w:val="0"/>
          <w:numId w:val="97"/>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YouTube (RSS por canal): además de la Data API descrita arriba, cada canal tiene un feed RSS oficial con sus 15 videos más recientes, sus vistas y valoraciones, sin cuota ni clave. El prototipo lo usa para seguir canales de referencia (por ejemplo, Dot CSV, Platzi, OpenAI, Anthropic o Google DeepMind).</w:t>
      </w:r>
    </w:p>
    <w:p w14:paraId="3EB13757" w14:textId="6FD3ED8E" w:rsidR="682D37BB" w:rsidRDefault="144E7801" w:rsidP="29CC7249">
      <w:pPr>
        <w:spacing w:line="276" w:lineRule="auto"/>
        <w:jc w:val="both"/>
        <w:rPr>
          <w:rFonts w:ascii="Times New Roman" w:eastAsia="Times New Roman" w:hAnsi="Times New Roman" w:cs="Times New Roman"/>
          <w:lang w:val="es"/>
        </w:rPr>
      </w:pPr>
      <w:r w:rsidRPr="7833C510">
        <w:rPr>
          <w:rFonts w:ascii="Times New Roman" w:eastAsia="Times New Roman" w:hAnsi="Times New Roman" w:cs="Times New Roman"/>
          <w:lang w:val="es"/>
        </w:rPr>
        <w:t xml:space="preserve"> </w:t>
      </w:r>
    </w:p>
    <w:p w14:paraId="6A6E8A5D" w14:textId="7FFED01E" w:rsidR="682D37BB" w:rsidRDefault="144E7801" w:rsidP="29CC7249">
      <w:pPr>
        <w:spacing w:line="276" w:lineRule="auto"/>
        <w:jc w:val="both"/>
        <w:rPr>
          <w:rFonts w:ascii="Times New Roman" w:eastAsia="Times New Roman" w:hAnsi="Times New Roman" w:cs="Times New Roman"/>
          <w:lang w:val="es"/>
        </w:rPr>
      </w:pPr>
      <w:r w:rsidRPr="7833C510">
        <w:rPr>
          <w:rFonts w:ascii="Times New Roman" w:eastAsia="Times New Roman" w:hAnsi="Times New Roman" w:cs="Times New Roman"/>
          <w:lang w:val="es"/>
        </w:rPr>
        <w:t>Para analizar la información, el prototipo combina un clasificador y un modelo generativo:</w:t>
      </w:r>
    </w:p>
    <w:p w14:paraId="177D8D68" w14:textId="76D2BBF7" w:rsidR="682D37BB" w:rsidRDefault="144E7801" w:rsidP="29CC7249">
      <w:pPr>
        <w:pStyle w:val="ListParagraph"/>
        <w:numPr>
          <w:ilvl w:val="0"/>
          <w:numId w:val="26"/>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Jev (TypeSafe): modelo de decisiones (“System One”) que recibe un estado (el texto de una publicación) y varias preguntas tipadas, y devuelve respuestas estructuradas con probabilidades calibradas: una opción de una lista (Choice), un puntaje en una escala (Score) o una probabilidad de sí o no (Noul). No genera texto, por lo que no puede inventar información, aunque sí puede equivocarse. Cuesta US$0,042 por millón de tokens de entrada y las respuestas son gratuitas. El prototipo quedó integrado con Jev por tres vías: una clave propia de TypeSafe (console.typesafe.ai), DigitalOcean Serverless Inference (modelo typesafe-jev-1.13.0) y OpenRouter. Sin embargo, durante la hackatón ninguna cuenta del equipo obtuvo acceso: DigitalOcean respondió que el modelo no está disponible para el nivel de la cuenta y la clave de OpenRouter no tenía saldo. Por eso las corridas del prototipo usaron el clasificador local descrito a continuación. Jev se activa sin cambios en el código en cuanto haya una clave con acceso, y si deja de responder, el sistema lo detecta y vuelve al clasificador local.</w:t>
      </w:r>
    </w:p>
    <w:p w14:paraId="657F522C" w14:textId="4F617535" w:rsidR="682D37BB" w:rsidRDefault="144E7801" w:rsidP="29CC7249">
      <w:pPr>
        <w:pStyle w:val="ListParagraph"/>
        <w:numPr>
          <w:ilvl w:val="0"/>
          <w:numId w:val="26"/>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 xml:space="preserve">Clasificador local (usado en el prototipo): modelo de embeddings multilingüe (paraphrase-multilingual-MiniLM-L12-v2) que corre en el propio computador, sin </w:t>
      </w:r>
      <w:r w:rsidRPr="7833C510">
        <w:rPr>
          <w:rFonts w:ascii="Times New Roman" w:eastAsia="Times New Roman" w:hAnsi="Times New Roman" w:cs="Times New Roman"/>
          <w:lang w:val="es-ES"/>
        </w:rPr>
        <w:lastRenderedPageBreak/>
        <w:t>claves, sin costo y sin enviar datos a terceros. Compara el significado de cada publicación con la descripción de cada tema y de la audiencia; el gancho, el formato y el tipo de publicador se detectan con reglas. Es menos preciso que Jev: el encaje con la audiencia es relativo a la muestra (percentil) y no una probabilidad calibrada.</w:t>
      </w:r>
    </w:p>
    <w:p w14:paraId="61A3FFCB" w14:textId="4E6F0FFB" w:rsidR="682D37BB" w:rsidRDefault="144E7801" w:rsidP="29CC7249">
      <w:pPr>
        <w:pStyle w:val="ListParagraph"/>
        <w:numPr>
          <w:ilvl w:val="0"/>
          <w:numId w:val="26"/>
        </w:numPr>
        <w:spacing w:after="0"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Modelos open source vía OpenRouter: modelo generativo que se usa solo para redactar, a partir de las señales que ya calculó el sistema, el ángulo editorial, los ganchos y el formato recomendado para cada tema. Se usa Nemotron 3 Super de NVIDIA, de pesos abiertos y gratuito, y DeepSeek V4.1 Flash (también de pesos abiertos, menos de un centavo por reporte) como respaldo. Claude (Anthropic) queda como alternativa opcional, y sin ningún modelo el prototipo arma las recomendaciones con plantillas. Para no inventar datos, el modelo tiene prohibido crear cifras y escribe [dato por verificar] donde haría falta una.</w:t>
      </w:r>
    </w:p>
    <w:p w14:paraId="4AC61FF0" w14:textId="657B8844" w:rsidR="682D37BB" w:rsidRDefault="144E7801" w:rsidP="29CC7249">
      <w:pPr>
        <w:spacing w:line="276" w:lineRule="auto"/>
        <w:jc w:val="both"/>
        <w:rPr>
          <w:rFonts w:ascii="Times New Roman" w:eastAsia="Times New Roman" w:hAnsi="Times New Roman" w:cs="Times New Roman"/>
          <w:lang w:val="es"/>
        </w:rPr>
      </w:pPr>
      <w:r w:rsidRPr="7833C510">
        <w:rPr>
          <w:rFonts w:ascii="Times New Roman" w:eastAsia="Times New Roman" w:hAnsi="Times New Roman" w:cs="Times New Roman"/>
          <w:lang w:val="es"/>
        </w:rPr>
        <w:t xml:space="preserve"> </w:t>
      </w:r>
    </w:p>
    <w:p w14:paraId="5584C8CA" w14:textId="649E8253" w:rsidR="682D37BB" w:rsidRDefault="144E7801" w:rsidP="29CC7249">
      <w:pPr>
        <w:pStyle w:val="ListParagraph"/>
        <w:numPr>
          <w:ilvl w:val="0"/>
          <w:numId w:val="56"/>
        </w:numPr>
        <w:spacing w:after="0" w:line="276"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Accesibilidad a las redes sociales</w:t>
      </w:r>
    </w:p>
    <w:tbl>
      <w:tblPr>
        <w:tblW w:w="0" w:type="auto"/>
        <w:tblLook w:val="04A0" w:firstRow="1" w:lastRow="0" w:firstColumn="1" w:lastColumn="0" w:noHBand="0" w:noVBand="1"/>
      </w:tblPr>
      <w:tblGrid>
        <w:gridCol w:w="1800"/>
        <w:gridCol w:w="1800"/>
        <w:gridCol w:w="1800"/>
        <w:gridCol w:w="1800"/>
        <w:gridCol w:w="1800"/>
      </w:tblGrid>
      <w:tr w:rsidR="29CC7249" w14:paraId="2B11355A"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108" w:type="dxa"/>
              <w:right w:w="108" w:type="dxa"/>
            </w:tcMar>
          </w:tcPr>
          <w:p w14:paraId="1631DFFF" w14:textId="6295B3EB" w:rsidR="29CC7249" w:rsidDel="00DB79E4" w:rsidRDefault="29CC7249" w:rsidP="29CC7249">
            <w:pPr>
              <w:spacing w:line="276" w:lineRule="auto"/>
            </w:pPr>
            <w:r w:rsidRPr="7833C510">
              <w:rPr>
                <w:rFonts w:ascii="Times New Roman" w:eastAsia="Times New Roman" w:hAnsi="Times New Roman" w:cs="Times New Roman"/>
                <w:color w:val="000000" w:themeColor="text1"/>
              </w:rPr>
              <w:t xml:space="preserve">Red </w:t>
            </w:r>
          </w:p>
        </w:tc>
        <w:tc>
          <w:tcPr>
            <w:tcW w:w="180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108" w:type="dxa"/>
              <w:right w:w="108" w:type="dxa"/>
            </w:tcMar>
          </w:tcPr>
          <w:p w14:paraId="05594DFD" w14:textId="0AF37B25" w:rsidR="29CC7249" w:rsidDel="00DB79E4" w:rsidRDefault="29CC7249" w:rsidP="29CC7249">
            <w:pPr>
              <w:spacing w:line="276" w:lineRule="auto"/>
            </w:pPr>
            <w:r w:rsidRPr="7833C510">
              <w:rPr>
                <w:rFonts w:ascii="Times New Roman" w:eastAsia="Times New Roman" w:hAnsi="Times New Roman" w:cs="Times New Roman"/>
                <w:color w:val="000000" w:themeColor="text1"/>
              </w:rPr>
              <w:t xml:space="preserve">Facilidad </w:t>
            </w:r>
          </w:p>
        </w:tc>
        <w:tc>
          <w:tcPr>
            <w:tcW w:w="180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108" w:type="dxa"/>
              <w:right w:w="108" w:type="dxa"/>
            </w:tcMar>
          </w:tcPr>
          <w:p w14:paraId="54025C61" w14:textId="1D095849" w:rsidR="29CC7249" w:rsidDel="00DB79E4" w:rsidRDefault="29CC7249" w:rsidP="29CC7249">
            <w:pPr>
              <w:spacing w:line="276" w:lineRule="auto"/>
            </w:pPr>
            <w:r w:rsidRPr="7833C510">
              <w:rPr>
                <w:rFonts w:ascii="Times New Roman" w:eastAsia="Times New Roman" w:hAnsi="Times New Roman" w:cs="Times New Roman"/>
                <w:color w:val="000000" w:themeColor="text1"/>
              </w:rPr>
              <w:t xml:space="preserve">Cómo se accede </w:t>
            </w:r>
          </w:p>
        </w:tc>
        <w:tc>
          <w:tcPr>
            <w:tcW w:w="180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108" w:type="dxa"/>
              <w:right w:w="108" w:type="dxa"/>
            </w:tcMar>
          </w:tcPr>
          <w:p w14:paraId="70D01316" w14:textId="1601D07A" w:rsidR="29CC7249" w:rsidDel="00DB79E4" w:rsidRDefault="29CC7249" w:rsidP="29CC7249">
            <w:pPr>
              <w:spacing w:line="276" w:lineRule="auto"/>
            </w:pPr>
            <w:r w:rsidRPr="7833C510">
              <w:rPr>
                <w:rFonts w:ascii="Times New Roman" w:eastAsia="Times New Roman" w:hAnsi="Times New Roman" w:cs="Times New Roman"/>
                <w:color w:val="000000" w:themeColor="text1"/>
              </w:rPr>
              <w:t xml:space="preserve">Requisito clave </w:t>
            </w:r>
          </w:p>
        </w:tc>
        <w:tc>
          <w:tcPr>
            <w:tcW w:w="180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108" w:type="dxa"/>
              <w:right w:w="108" w:type="dxa"/>
            </w:tcMar>
          </w:tcPr>
          <w:p w14:paraId="59576E2B" w14:textId="0869D105" w:rsidR="29CC7249" w:rsidDel="00DB79E4" w:rsidRDefault="29CC7249" w:rsidP="29CC7249">
            <w:pPr>
              <w:spacing w:line="276" w:lineRule="auto"/>
            </w:pPr>
            <w:r w:rsidRPr="7833C510">
              <w:rPr>
                <w:rFonts w:ascii="Times New Roman" w:eastAsia="Times New Roman" w:hAnsi="Times New Roman" w:cs="Times New Roman"/>
                <w:color w:val="000000" w:themeColor="text1"/>
              </w:rPr>
              <w:t xml:space="preserve">Tiempo </w:t>
            </w:r>
          </w:p>
        </w:tc>
      </w:tr>
      <w:tr w:rsidR="29CC7249" w14:paraId="681B5773"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644661B" w14:textId="2B248135" w:rsidR="29CC7249" w:rsidDel="00DB79E4" w:rsidRDefault="29CC7249" w:rsidP="29CC7249">
            <w:pPr>
              <w:spacing w:line="276" w:lineRule="auto"/>
            </w:pPr>
            <w:r w:rsidRPr="7833C510">
              <w:rPr>
                <w:rFonts w:ascii="Times New Roman" w:eastAsia="Times New Roman" w:hAnsi="Times New Roman" w:cs="Times New Roman"/>
              </w:rPr>
              <w:t xml:space="preserve">Youtube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65DA4853" w14:textId="4EF1881A" w:rsidR="29CC7249" w:rsidDel="00DB79E4" w:rsidRDefault="29CC7249" w:rsidP="29CC7249">
            <w:pPr>
              <w:spacing w:line="276" w:lineRule="auto"/>
            </w:pPr>
            <w:r w:rsidRPr="7833C510">
              <w:rPr>
                <w:rFonts w:ascii="Times New Roman" w:eastAsia="Times New Roman" w:hAnsi="Times New Roman" w:cs="Times New Roman"/>
              </w:rPr>
              <w:t xml:space="preserve">Fácil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40BAA70" w14:textId="5CB02F76" w:rsidR="29CC7249" w:rsidDel="00DB79E4" w:rsidRDefault="29CC7249" w:rsidP="29CC7249">
            <w:pPr>
              <w:spacing w:line="276" w:lineRule="auto"/>
            </w:pPr>
            <w:r w:rsidRPr="7833C510">
              <w:rPr>
                <w:rFonts w:ascii="Times New Roman" w:eastAsia="Times New Roman" w:hAnsi="Times New Roman" w:cs="Times New Roman"/>
              </w:rPr>
              <w:t xml:space="preserve">Api oficial de datos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791BA4D1" w14:textId="6F0544C1" w:rsidR="29CC7249" w:rsidDel="00DB79E4" w:rsidRDefault="29CC7249" w:rsidP="29CC7249">
            <w:pPr>
              <w:spacing w:line="276" w:lineRule="auto"/>
            </w:pPr>
            <w:r w:rsidRPr="7833C510">
              <w:rPr>
                <w:rFonts w:ascii="Times New Roman" w:eastAsia="Times New Roman" w:hAnsi="Times New Roman" w:cs="Times New Roman"/>
              </w:rPr>
              <w:t xml:space="preserve">Proyecto en google Cloud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24416EC9" w14:textId="458436C7" w:rsidR="29CC7249" w:rsidDel="00DB79E4" w:rsidRDefault="29CC7249" w:rsidP="29CC7249">
            <w:pPr>
              <w:spacing w:line="276" w:lineRule="auto"/>
            </w:pPr>
            <w:r w:rsidRPr="7833C510">
              <w:rPr>
                <w:rFonts w:ascii="Times New Roman" w:eastAsia="Times New Roman" w:hAnsi="Times New Roman" w:cs="Times New Roman"/>
              </w:rPr>
              <w:t xml:space="preserve">Horas </w:t>
            </w:r>
          </w:p>
        </w:tc>
      </w:tr>
      <w:tr w:rsidR="29CC7249" w14:paraId="4FF05795"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CA2E292" w14:textId="196ABA5A" w:rsidR="29CC7249" w:rsidDel="00DB79E4" w:rsidRDefault="29CC7249" w:rsidP="29CC7249">
            <w:pPr>
              <w:spacing w:line="276" w:lineRule="auto"/>
            </w:pPr>
            <w:r w:rsidRPr="7833C510">
              <w:rPr>
                <w:rFonts w:ascii="Times New Roman" w:eastAsia="Times New Roman" w:hAnsi="Times New Roman" w:cs="Times New Roman"/>
              </w:rPr>
              <w:t xml:space="preserve">Instagram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56CDED52" w14:textId="73B9E119" w:rsidR="29CC7249" w:rsidDel="00DB79E4" w:rsidRDefault="29CC7249" w:rsidP="29CC7249">
            <w:pPr>
              <w:spacing w:line="276" w:lineRule="auto"/>
            </w:pPr>
            <w:r w:rsidRPr="7833C510">
              <w:rPr>
                <w:rFonts w:ascii="Times New Roman" w:eastAsia="Times New Roman" w:hAnsi="Times New Roman" w:cs="Times New Roman"/>
              </w:rPr>
              <w:t xml:space="preserve">Media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74E8D796" w14:textId="638869E4" w:rsidR="29CC7249" w:rsidDel="00DB79E4" w:rsidRDefault="29CC7249" w:rsidP="29CC7249">
            <w:pPr>
              <w:spacing w:line="276" w:lineRule="auto"/>
            </w:pPr>
            <w:r w:rsidRPr="7833C510">
              <w:rPr>
                <w:rFonts w:ascii="Times New Roman" w:eastAsia="Times New Roman" w:hAnsi="Times New Roman" w:cs="Times New Roman"/>
              </w:rPr>
              <w:t xml:space="preserve">Api de Meta (Business Discovery y hashtags)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1BE79F3F" w14:textId="0E50BEBA" w:rsidR="29CC7249" w:rsidDel="00DB79E4" w:rsidRDefault="29CC7249" w:rsidP="29CC7249">
            <w:pPr>
              <w:spacing w:line="276" w:lineRule="auto"/>
            </w:pPr>
            <w:r w:rsidRPr="7833C510">
              <w:rPr>
                <w:rFonts w:ascii="Times New Roman" w:eastAsia="Times New Roman" w:hAnsi="Times New Roman" w:cs="Times New Roman"/>
              </w:rPr>
              <w:t xml:space="preserve">Cuenta profesional, app de meta y token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03AFEC73" w14:textId="05757843" w:rsidR="29CC7249" w:rsidDel="00DB79E4" w:rsidRDefault="29CC7249" w:rsidP="29CC7249">
            <w:pPr>
              <w:spacing w:line="276" w:lineRule="auto"/>
            </w:pPr>
            <w:r w:rsidRPr="7833C510">
              <w:rPr>
                <w:rFonts w:ascii="Times New Roman" w:eastAsia="Times New Roman" w:hAnsi="Times New Roman" w:cs="Times New Roman"/>
              </w:rPr>
              <w:t xml:space="preserve">Horas en modo desarrollo, semanas para acceso avanzado </w:t>
            </w:r>
          </w:p>
        </w:tc>
      </w:tr>
      <w:tr w:rsidR="29CC7249" w14:paraId="2E22D320"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1E3060CD" w14:textId="4DAB344E" w:rsidR="29CC7249" w:rsidDel="00DB79E4" w:rsidRDefault="29CC7249" w:rsidP="29CC7249">
            <w:pPr>
              <w:spacing w:line="276" w:lineRule="auto"/>
            </w:pPr>
            <w:r w:rsidRPr="7833C510">
              <w:rPr>
                <w:rFonts w:ascii="Times New Roman" w:eastAsia="Times New Roman" w:hAnsi="Times New Roman" w:cs="Times New Roman"/>
              </w:rPr>
              <w:t xml:space="preserve">TikTok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624C22D0" w14:textId="1EE4BD83" w:rsidR="29CC7249" w:rsidDel="00DB79E4" w:rsidRDefault="29CC7249" w:rsidP="29CC7249">
            <w:pPr>
              <w:spacing w:line="276" w:lineRule="auto"/>
            </w:pPr>
            <w:r w:rsidRPr="7833C510">
              <w:rPr>
                <w:rFonts w:ascii="Times New Roman" w:eastAsia="Times New Roman" w:hAnsi="Times New Roman" w:cs="Times New Roman"/>
              </w:rPr>
              <w:t xml:space="preserve">Difícil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95C79C1" w14:textId="7DF33AE8" w:rsidR="29CC7249" w:rsidDel="00DB79E4" w:rsidRDefault="29CC7249" w:rsidP="29CC7249">
            <w:pPr>
              <w:spacing w:line="276" w:lineRule="auto"/>
            </w:pPr>
            <w:r w:rsidRPr="7833C510">
              <w:rPr>
                <w:rFonts w:ascii="Times New Roman" w:eastAsia="Times New Roman" w:hAnsi="Times New Roman" w:cs="Times New Roman"/>
              </w:rPr>
              <w:t xml:space="preserve">Creative Center manual, o autorización de creadores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21FEA905" w14:textId="737984D8" w:rsidR="29CC7249" w:rsidDel="00DB79E4" w:rsidRDefault="29CC7249" w:rsidP="29CC7249">
            <w:pPr>
              <w:spacing w:line="276" w:lineRule="auto"/>
            </w:pPr>
            <w:r w:rsidRPr="7833C510">
              <w:rPr>
                <w:rFonts w:ascii="Times New Roman" w:eastAsia="Times New Roman" w:hAnsi="Times New Roman" w:cs="Times New Roman"/>
              </w:rPr>
              <w:t xml:space="preserve">Aprobación de TikTok para Login Kit y Display API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50AE9A45" w14:textId="3B9528DA" w:rsidR="29CC7249" w:rsidDel="00DB79E4" w:rsidRDefault="29CC7249" w:rsidP="29CC7249">
            <w:pPr>
              <w:spacing w:line="276" w:lineRule="auto"/>
            </w:pPr>
            <w:r w:rsidRPr="7833C510">
              <w:rPr>
                <w:rFonts w:ascii="Times New Roman" w:eastAsia="Times New Roman" w:hAnsi="Times New Roman" w:cs="Times New Roman"/>
              </w:rPr>
              <w:t xml:space="preserve">Semanas (API), </w:t>
            </w:r>
          </w:p>
          <w:p w14:paraId="71C60FBF" w14:textId="4BBB4A9A" w:rsidR="29CC7249" w:rsidDel="00DB79E4" w:rsidRDefault="29CC7249" w:rsidP="29CC7249">
            <w:pPr>
              <w:spacing w:line="276" w:lineRule="auto"/>
            </w:pPr>
            <w:r w:rsidRPr="7833C510">
              <w:rPr>
                <w:rFonts w:ascii="Times New Roman" w:eastAsia="Times New Roman" w:hAnsi="Times New Roman" w:cs="Times New Roman"/>
              </w:rPr>
              <w:t xml:space="preserve">Inmediato (manual) </w:t>
            </w:r>
          </w:p>
        </w:tc>
      </w:tr>
      <w:tr w:rsidR="29CC7249" w14:paraId="6770EE61"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5B007A62" w14:textId="07FB3080" w:rsidR="29CC7249" w:rsidDel="00DB79E4" w:rsidRDefault="29CC7249" w:rsidP="29CC7249">
            <w:pPr>
              <w:spacing w:line="276" w:lineRule="auto"/>
            </w:pPr>
            <w:r w:rsidRPr="7833C510">
              <w:rPr>
                <w:rFonts w:ascii="Times New Roman" w:eastAsia="Times New Roman" w:hAnsi="Times New Roman" w:cs="Times New Roman"/>
              </w:rPr>
              <w:t xml:space="preserve">LinkedIn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EDFC070" w14:textId="211636D5" w:rsidR="29CC7249" w:rsidDel="00DB79E4" w:rsidRDefault="29CC7249" w:rsidP="29CC7249">
            <w:pPr>
              <w:spacing w:line="276" w:lineRule="auto"/>
            </w:pPr>
            <w:r w:rsidRPr="7833C510">
              <w:rPr>
                <w:rFonts w:ascii="Times New Roman" w:eastAsia="Times New Roman" w:hAnsi="Times New Roman" w:cs="Times New Roman"/>
              </w:rPr>
              <w:t xml:space="preserve">Muy difícil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599E0675" w14:textId="606EDC47" w:rsidR="29CC7249" w:rsidDel="00DB79E4" w:rsidRDefault="29CC7249" w:rsidP="29CC7249">
            <w:pPr>
              <w:spacing w:line="276" w:lineRule="auto"/>
            </w:pPr>
            <w:r w:rsidRPr="7833C510">
              <w:rPr>
                <w:rFonts w:ascii="Times New Roman" w:eastAsia="Times New Roman" w:hAnsi="Times New Roman" w:cs="Times New Roman"/>
              </w:rPr>
              <w:t xml:space="preserve">Sin vía abierta para contenido de terceros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7D9CE671" w14:textId="7D09C4E1" w:rsidR="29CC7249" w:rsidDel="00DB79E4" w:rsidRDefault="29CC7249" w:rsidP="29CC7249">
            <w:pPr>
              <w:spacing w:line="276" w:lineRule="auto"/>
            </w:pPr>
            <w:r w:rsidRPr="7833C510">
              <w:rPr>
                <w:rFonts w:ascii="Times New Roman" w:eastAsia="Times New Roman" w:hAnsi="Times New Roman" w:cs="Times New Roman"/>
              </w:rPr>
              <w:t xml:space="preserve">Ser administrador de la página y pasar revisión </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0AE81858" w14:textId="765250E0" w:rsidR="29CC7249" w:rsidDel="00DB79E4" w:rsidRDefault="29CC7249" w:rsidP="29CC7249">
            <w:pPr>
              <w:spacing w:line="276" w:lineRule="auto"/>
            </w:pPr>
            <w:r w:rsidRPr="7833C510">
              <w:rPr>
                <w:rFonts w:ascii="Times New Roman" w:eastAsia="Times New Roman" w:hAnsi="Times New Roman" w:cs="Times New Roman"/>
              </w:rPr>
              <w:t xml:space="preserve">No viable </w:t>
            </w:r>
          </w:p>
        </w:tc>
      </w:tr>
      <w:tr w:rsidR="29CC7249" w14:paraId="090B36D4"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2256D87B" w14:textId="386534AF" w:rsidR="29CC7249" w:rsidDel="00DB79E4" w:rsidRDefault="29CC7249" w:rsidP="29CC7249">
            <w:pPr>
              <w:spacing w:line="276" w:lineRule="auto"/>
            </w:pPr>
            <w:r w:rsidRPr="7833C510">
              <w:rPr>
                <w:rFonts w:ascii="Times New Roman" w:eastAsia="Times New Roman" w:hAnsi="Times New Roman" w:cs="Times New Roman"/>
                <w:lang w:val="es"/>
              </w:rPr>
              <w:t>Bluesky</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28406D34" w14:textId="3F942098" w:rsidR="29CC7249" w:rsidDel="00DB79E4" w:rsidRDefault="29CC7249" w:rsidP="29CC7249">
            <w:pPr>
              <w:spacing w:line="276" w:lineRule="auto"/>
            </w:pPr>
            <w:r w:rsidRPr="7833C510">
              <w:rPr>
                <w:rFonts w:ascii="Times New Roman" w:eastAsia="Times New Roman" w:hAnsi="Times New Roman" w:cs="Times New Roman"/>
                <w:lang w:val="es"/>
              </w:rPr>
              <w:t>Muy fácil</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088D1DAC" w14:textId="4C2FABE1" w:rsidR="29CC7249" w:rsidDel="00DB79E4" w:rsidRDefault="29CC7249" w:rsidP="29CC7249">
            <w:pPr>
              <w:spacing w:line="276" w:lineRule="auto"/>
            </w:pPr>
            <w:r w:rsidRPr="7833C510">
              <w:rPr>
                <w:rFonts w:ascii="Times New Roman" w:eastAsia="Times New Roman" w:hAnsi="Times New Roman" w:cs="Times New Roman"/>
                <w:lang w:val="es-ES"/>
              </w:rPr>
              <w:t>API pública (AppView), búsqueda por palabra clave</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093D3EFB" w14:textId="5D25705E" w:rsidR="29CC7249" w:rsidDel="00DB79E4" w:rsidRDefault="29CC7249" w:rsidP="29CC7249">
            <w:pPr>
              <w:spacing w:line="276" w:lineRule="auto"/>
            </w:pPr>
            <w:r w:rsidRPr="7833C510">
              <w:rPr>
                <w:rFonts w:ascii="Times New Roman" w:eastAsia="Times New Roman" w:hAnsi="Times New Roman" w:cs="Times New Roman"/>
                <w:lang w:val="es"/>
              </w:rPr>
              <w:t>Ninguno: sin cuenta ni clave</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3BEFAA44" w14:textId="63B5E961" w:rsidR="29CC7249" w:rsidDel="00DB79E4" w:rsidRDefault="29CC7249" w:rsidP="29CC7249">
            <w:pPr>
              <w:spacing w:line="276" w:lineRule="auto"/>
            </w:pPr>
            <w:r w:rsidRPr="7833C510">
              <w:rPr>
                <w:rFonts w:ascii="Times New Roman" w:eastAsia="Times New Roman" w:hAnsi="Times New Roman" w:cs="Times New Roman"/>
                <w:lang w:val="es"/>
              </w:rPr>
              <w:t>Inmediato</w:t>
            </w:r>
          </w:p>
        </w:tc>
      </w:tr>
      <w:tr w:rsidR="29CC7249" w14:paraId="531476AA"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6DD68AC2" w14:textId="1277048B" w:rsidR="29CC7249" w:rsidDel="00DB79E4" w:rsidRDefault="29CC7249" w:rsidP="29CC7249">
            <w:pPr>
              <w:spacing w:line="276" w:lineRule="auto"/>
            </w:pPr>
            <w:r w:rsidRPr="7833C510">
              <w:rPr>
                <w:rFonts w:ascii="Times New Roman" w:eastAsia="Times New Roman" w:hAnsi="Times New Roman" w:cs="Times New Roman"/>
                <w:lang w:val="es"/>
              </w:rPr>
              <w:t>Hacker News</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3AE1591D" w14:textId="4CDF01BD" w:rsidR="29CC7249" w:rsidDel="00DB79E4" w:rsidRDefault="29CC7249" w:rsidP="29CC7249">
            <w:pPr>
              <w:spacing w:line="276" w:lineRule="auto"/>
            </w:pPr>
            <w:r w:rsidRPr="7833C510">
              <w:rPr>
                <w:rFonts w:ascii="Times New Roman" w:eastAsia="Times New Roman" w:hAnsi="Times New Roman" w:cs="Times New Roman"/>
                <w:lang w:val="es"/>
              </w:rPr>
              <w:t>Muy fácil</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79314F7F" w14:textId="30C345E2" w:rsidR="29CC7249" w:rsidDel="00DB79E4" w:rsidRDefault="29CC7249" w:rsidP="29CC7249">
            <w:pPr>
              <w:spacing w:line="276" w:lineRule="auto"/>
            </w:pPr>
            <w:r w:rsidRPr="7833C510">
              <w:rPr>
                <w:rFonts w:ascii="Times New Roman" w:eastAsia="Times New Roman" w:hAnsi="Times New Roman" w:cs="Times New Roman"/>
                <w:lang w:val="es-ES"/>
              </w:rPr>
              <w:t>API pública de Algolia</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6D08B385" w14:textId="3D7DF2AB" w:rsidR="29CC7249" w:rsidDel="00DB79E4" w:rsidRDefault="29CC7249" w:rsidP="29CC7249">
            <w:pPr>
              <w:spacing w:line="276" w:lineRule="auto"/>
            </w:pPr>
            <w:r w:rsidRPr="7833C510">
              <w:rPr>
                <w:rFonts w:ascii="Times New Roman" w:eastAsia="Times New Roman" w:hAnsi="Times New Roman" w:cs="Times New Roman"/>
                <w:lang w:val="es"/>
              </w:rPr>
              <w:t>Ninguno</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051D99C1" w14:textId="45A3F45B" w:rsidR="29CC7249" w:rsidDel="00DB79E4" w:rsidRDefault="29CC7249" w:rsidP="29CC7249">
            <w:pPr>
              <w:spacing w:line="276" w:lineRule="auto"/>
            </w:pPr>
            <w:r w:rsidRPr="7833C510">
              <w:rPr>
                <w:rFonts w:ascii="Times New Roman" w:eastAsia="Times New Roman" w:hAnsi="Times New Roman" w:cs="Times New Roman"/>
                <w:lang w:val="es"/>
              </w:rPr>
              <w:t>Inmediato</w:t>
            </w:r>
          </w:p>
        </w:tc>
      </w:tr>
      <w:tr w:rsidR="29CC7249" w14:paraId="3038F8B9"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7C898C4" w14:textId="70A0B710" w:rsidR="29CC7249" w:rsidDel="00DB79E4" w:rsidRDefault="29CC7249" w:rsidP="29CC7249">
            <w:pPr>
              <w:spacing w:line="276" w:lineRule="auto"/>
            </w:pPr>
            <w:r w:rsidRPr="7833C510">
              <w:rPr>
                <w:rFonts w:ascii="Times New Roman" w:eastAsia="Times New Roman" w:hAnsi="Times New Roman" w:cs="Times New Roman"/>
                <w:lang w:val="es"/>
              </w:rPr>
              <w:t>Google News</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35C0D18E" w14:textId="4E368290" w:rsidR="29CC7249" w:rsidDel="00DB79E4" w:rsidRDefault="29CC7249" w:rsidP="29CC7249">
            <w:pPr>
              <w:spacing w:line="276" w:lineRule="auto"/>
            </w:pPr>
            <w:r w:rsidRPr="7833C510">
              <w:rPr>
                <w:rFonts w:ascii="Times New Roman" w:eastAsia="Times New Roman" w:hAnsi="Times New Roman" w:cs="Times New Roman"/>
                <w:lang w:val="es"/>
              </w:rPr>
              <w:t>Muy fácil</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A4D35D3" w14:textId="458ADADD" w:rsidR="29CC7249" w:rsidDel="00DB79E4" w:rsidRDefault="29CC7249" w:rsidP="29CC7249">
            <w:pPr>
              <w:spacing w:line="276" w:lineRule="auto"/>
            </w:pPr>
            <w:r w:rsidRPr="7833C510">
              <w:rPr>
                <w:rFonts w:ascii="Times New Roman" w:eastAsia="Times New Roman" w:hAnsi="Times New Roman" w:cs="Times New Roman"/>
                <w:lang w:val="es-ES"/>
              </w:rPr>
              <w:t>Feed RSS de búsqueda por país e idioma</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1D00428A" w14:textId="701D71D9" w:rsidR="29CC7249" w:rsidDel="00DB79E4" w:rsidRDefault="29CC7249" w:rsidP="29CC7249">
            <w:pPr>
              <w:spacing w:line="276" w:lineRule="auto"/>
            </w:pPr>
            <w:r w:rsidRPr="7833C510">
              <w:rPr>
                <w:rFonts w:ascii="Times New Roman" w:eastAsia="Times New Roman" w:hAnsi="Times New Roman" w:cs="Times New Roman"/>
                <w:lang w:val="es"/>
              </w:rPr>
              <w:t>Ninguno (sin métricas de interacción)</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9295E53" w14:textId="14ACF7D1" w:rsidR="29CC7249" w:rsidDel="00DB79E4" w:rsidRDefault="29CC7249" w:rsidP="29CC7249">
            <w:pPr>
              <w:spacing w:line="276" w:lineRule="auto"/>
            </w:pPr>
            <w:r w:rsidRPr="7833C510">
              <w:rPr>
                <w:rFonts w:ascii="Times New Roman" w:eastAsia="Times New Roman" w:hAnsi="Times New Roman" w:cs="Times New Roman"/>
                <w:lang w:val="es"/>
              </w:rPr>
              <w:t>Inmediato</w:t>
            </w:r>
          </w:p>
        </w:tc>
      </w:tr>
      <w:tr w:rsidR="29CC7249" w14:paraId="687AE1D0" w14:textId="77777777" w:rsidTr="7833C510">
        <w:trPr>
          <w:trHeight w:val="300"/>
        </w:trPr>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7D467942" w14:textId="4ADC8BDA" w:rsidR="29CC7249" w:rsidDel="00DB79E4" w:rsidRDefault="29CC7249" w:rsidP="29CC7249">
            <w:pPr>
              <w:spacing w:line="276" w:lineRule="auto"/>
            </w:pPr>
            <w:r w:rsidRPr="7833C510">
              <w:rPr>
                <w:rFonts w:ascii="Times New Roman" w:eastAsia="Times New Roman" w:hAnsi="Times New Roman" w:cs="Times New Roman"/>
                <w:lang w:val="es"/>
              </w:rPr>
              <w:lastRenderedPageBreak/>
              <w:t>Comunidad 30X (las 4 redes)</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25560F0A" w14:textId="6C017A49" w:rsidR="29CC7249" w:rsidDel="00DB79E4" w:rsidRDefault="29CC7249" w:rsidP="29CC7249">
            <w:pPr>
              <w:spacing w:line="276" w:lineRule="auto"/>
            </w:pPr>
            <w:r w:rsidRPr="7833C510">
              <w:rPr>
                <w:rFonts w:ascii="Times New Roman" w:eastAsia="Times New Roman" w:hAnsi="Times New Roman" w:cs="Times New Roman"/>
                <w:lang w:val="es"/>
              </w:rPr>
              <w:t>Fácil</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0D86A1E6" w14:textId="3877829B" w:rsidR="29CC7249" w:rsidDel="00DB79E4" w:rsidRDefault="29CC7249" w:rsidP="29CC7249">
            <w:pPr>
              <w:spacing w:line="276" w:lineRule="auto"/>
            </w:pPr>
            <w:r w:rsidRPr="7833C510">
              <w:rPr>
                <w:rFonts w:ascii="Times New Roman" w:eastAsia="Times New Roman" w:hAnsi="Times New Roman" w:cs="Times New Roman"/>
                <w:lang w:val="es"/>
              </w:rPr>
              <w:t>Ingreso asistido: enlace, texto o captura de piezas públicas</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4C268272" w14:textId="4757CAB4" w:rsidR="29CC7249" w:rsidDel="00DB79E4" w:rsidRDefault="29CC7249" w:rsidP="29CC7249">
            <w:pPr>
              <w:spacing w:line="276" w:lineRule="auto"/>
            </w:pPr>
            <w:r w:rsidRPr="7833C510">
              <w:rPr>
                <w:rFonts w:ascii="Times New Roman" w:eastAsia="Times New Roman" w:hAnsi="Times New Roman" w:cs="Times New Roman"/>
                <w:lang w:val="es"/>
              </w:rPr>
              <w:t>Participación del equipo y la comunidad</w:t>
            </w:r>
          </w:p>
        </w:tc>
        <w:tc>
          <w:tcPr>
            <w:tcW w:w="1800" w:type="dxa"/>
            <w:tcBorders>
              <w:top w:val="single" w:sz="4" w:space="0" w:color="auto"/>
              <w:left w:val="single" w:sz="4" w:space="0" w:color="auto"/>
              <w:bottom w:val="single" w:sz="4" w:space="0" w:color="auto"/>
              <w:right w:val="single" w:sz="4" w:space="0" w:color="auto"/>
            </w:tcBorders>
            <w:tcMar>
              <w:left w:w="108" w:type="dxa"/>
              <w:right w:w="108" w:type="dxa"/>
            </w:tcMar>
          </w:tcPr>
          <w:p w14:paraId="11F9842B" w14:textId="4FF4FC5C" w:rsidR="29CC7249" w:rsidDel="00DB79E4" w:rsidRDefault="29CC7249" w:rsidP="29CC7249">
            <w:pPr>
              <w:spacing w:line="276" w:lineRule="auto"/>
            </w:pPr>
            <w:r w:rsidRPr="7833C510">
              <w:rPr>
                <w:rFonts w:ascii="Times New Roman" w:eastAsia="Times New Roman" w:hAnsi="Times New Roman" w:cs="Times New Roman"/>
                <w:lang w:val="es"/>
              </w:rPr>
              <w:t>Inmediato (volumen limitado)</w:t>
            </w:r>
          </w:p>
        </w:tc>
      </w:tr>
    </w:tbl>
    <w:p w14:paraId="18021657" w14:textId="4ABDF594" w:rsidR="682D37BB" w:rsidRDefault="144E7801" w:rsidP="29CC7249">
      <w:pPr>
        <w:spacing w:line="276"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 </w:t>
      </w:r>
    </w:p>
    <w:p w14:paraId="288C2449" w14:textId="0520416A" w:rsidR="682D37BB" w:rsidRDefault="144E7801" w:rsidP="29CC7249">
      <w:pPr>
        <w:spacing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La tabla muestra que la facilidad de acceso es inversa al interés del reto: las redes donde 30X más publica (Instagram, TikTok y LinkedIn) son las más cerradas, mientras que las fuentes abiertas (Bluesky, Hacker News, Google News y los feeds de YouTube) se pueden conectar en minutos. En la práctica, el prototipo se conectó a las cuatro fuentes abiertas el mismo día, sin registrarse en ninguna plataforma ni pagar, y en una sola corrida reunió 3.300 piezas públicas de las últimas tres semanas en unos 17 segundos.</w:t>
      </w:r>
    </w:p>
    <w:p w14:paraId="2621321C" w14:textId="050AD841" w:rsidR="682D37BB" w:rsidRDefault="144E7801" w:rsidP="29CC7249">
      <w:pPr>
        <w:spacing w:line="276" w:lineRule="auto"/>
        <w:jc w:val="both"/>
        <w:rPr>
          <w:rFonts w:ascii="Times New Roman" w:eastAsia="Times New Roman" w:hAnsi="Times New Roman" w:cs="Times New Roman"/>
          <w:lang w:val="es"/>
        </w:rPr>
      </w:pPr>
      <w:r w:rsidRPr="7833C510">
        <w:rPr>
          <w:rFonts w:ascii="Times New Roman" w:eastAsia="Times New Roman" w:hAnsi="Times New Roman" w:cs="Times New Roman"/>
          <w:lang w:val="es"/>
        </w:rPr>
        <w:t>Por eso la estrategia es combinar dos vías. La automática, con fuentes abiertas, mide la conversación y detecta temas temprano. La asistida, con la comunidad, aporta piezas concretas de Instagram, TikTok y LinkedIn mediante el botón «Aportar» de la aplicación o un archivo CSV (red, enlace, texto, fecha y métricas visibles), sin automatizar nada dentro de esas plataformas. Si más adelante se obtiene acceso aprobado a la API de Meta o a la YouTube Data API con cuota ampliada, se pueden agregar como fuentes nuevas sin cambiar el resto del sistema.</w:t>
      </w:r>
    </w:p>
    <w:p w14:paraId="6183397E" w14:textId="0AE160C5" w:rsidR="682D37BB" w:rsidRDefault="144E7801" w:rsidP="29CC7249">
      <w:pPr>
        <w:pStyle w:val="ListParagraph"/>
        <w:numPr>
          <w:ilvl w:val="0"/>
          <w:numId w:val="56"/>
        </w:numPr>
        <w:spacing w:after="0" w:line="276"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 xml:space="preserve">Herramientas para la solución </w:t>
      </w:r>
    </w:p>
    <w:p w14:paraId="546F60B3" w14:textId="16A552D2" w:rsidR="682D37BB" w:rsidRDefault="144E7801" w:rsidP="29CC7249">
      <w:pPr>
        <w:spacing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El prototipo, llamado creativIA - Radar de contenido, se construyó con herramientas abiertas o de muy bajo costo. Su código está publicado en GitHub. La siguiente tabla resume qué se usa en cada parte y cuánto cuesta:</w:t>
      </w:r>
    </w:p>
    <w:p w14:paraId="0EBA9897" w14:textId="240C4EA3" w:rsidR="682D37BB" w:rsidRDefault="144E7801" w:rsidP="29CC7249">
      <w:pPr>
        <w:spacing w:line="276" w:lineRule="auto"/>
        <w:jc w:val="both"/>
        <w:rPr>
          <w:rFonts w:ascii="Times New Roman" w:eastAsia="Times New Roman" w:hAnsi="Times New Roman" w:cs="Times New Roman"/>
          <w:lang w:val="es"/>
        </w:rPr>
      </w:pPr>
      <w:r w:rsidRPr="7833C510">
        <w:rPr>
          <w:rFonts w:ascii="Times New Roman" w:eastAsia="Times New Roman" w:hAnsi="Times New Roman" w:cs="Times New Roman"/>
          <w:lang w:val="es"/>
        </w:rPr>
        <w:t xml:space="preserve"> </w:t>
      </w:r>
    </w:p>
    <w:tbl>
      <w:tblPr>
        <w:tblW w:w="0" w:type="auto"/>
        <w:tblLook w:val="04A0" w:firstRow="1" w:lastRow="0" w:firstColumn="1" w:lastColumn="0" w:noHBand="0" w:noVBand="1"/>
      </w:tblPr>
      <w:tblGrid>
        <w:gridCol w:w="2300"/>
        <w:gridCol w:w="3900"/>
        <w:gridCol w:w="2628"/>
      </w:tblGrid>
      <w:tr w:rsidR="29CC7249" w14:paraId="39A95429"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70" w:type="dxa"/>
              <w:right w:w="70" w:type="dxa"/>
            </w:tcMar>
          </w:tcPr>
          <w:p w14:paraId="7C322071" w14:textId="28D3D13A" w:rsidR="29CC7249" w:rsidDel="00DB79E4" w:rsidRDefault="29CC7249" w:rsidP="29CC7249">
            <w:pPr>
              <w:spacing w:line="276" w:lineRule="auto"/>
            </w:pPr>
            <w:r w:rsidRPr="7833C510">
              <w:rPr>
                <w:rFonts w:ascii="Times New Roman" w:eastAsia="Times New Roman" w:hAnsi="Times New Roman" w:cs="Times New Roman"/>
                <w:color w:val="000000" w:themeColor="text1"/>
                <w:lang w:val="es"/>
              </w:rPr>
              <w:t>Herramienta</w:t>
            </w:r>
          </w:p>
        </w:tc>
        <w:tc>
          <w:tcPr>
            <w:tcW w:w="390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70" w:type="dxa"/>
              <w:right w:w="70" w:type="dxa"/>
            </w:tcMar>
          </w:tcPr>
          <w:p w14:paraId="38EAD61A" w14:textId="578DD8B4" w:rsidR="29CC7249" w:rsidDel="00DB79E4" w:rsidRDefault="29CC7249" w:rsidP="29CC7249">
            <w:pPr>
              <w:spacing w:line="276" w:lineRule="auto"/>
            </w:pPr>
            <w:r w:rsidRPr="7833C510">
              <w:rPr>
                <w:rFonts w:ascii="Times New Roman" w:eastAsia="Times New Roman" w:hAnsi="Times New Roman" w:cs="Times New Roman"/>
                <w:color w:val="000000" w:themeColor="text1"/>
                <w:lang w:val="es"/>
              </w:rPr>
              <w:t>Para qué se usa</w:t>
            </w:r>
          </w:p>
        </w:tc>
        <w:tc>
          <w:tcPr>
            <w:tcW w:w="2628" w:type="dxa"/>
            <w:tcBorders>
              <w:top w:val="single" w:sz="4" w:space="0" w:color="auto"/>
              <w:left w:val="single" w:sz="4" w:space="0" w:color="auto"/>
              <w:bottom w:val="single" w:sz="4" w:space="0" w:color="auto"/>
              <w:right w:val="single" w:sz="4" w:space="0" w:color="auto"/>
            </w:tcBorders>
            <w:shd w:val="clear" w:color="auto" w:fill="FAE2D5" w:themeFill="accent2" w:themeFillTint="33"/>
            <w:tcMar>
              <w:left w:w="70" w:type="dxa"/>
              <w:right w:w="70" w:type="dxa"/>
            </w:tcMar>
          </w:tcPr>
          <w:p w14:paraId="313B35A1" w14:textId="771B8D85" w:rsidR="29CC7249" w:rsidDel="00DB79E4" w:rsidRDefault="29CC7249" w:rsidP="29CC7249">
            <w:pPr>
              <w:spacing w:line="276" w:lineRule="auto"/>
            </w:pPr>
            <w:r w:rsidRPr="7833C510">
              <w:rPr>
                <w:rFonts w:ascii="Times New Roman" w:eastAsia="Times New Roman" w:hAnsi="Times New Roman" w:cs="Times New Roman"/>
                <w:color w:val="000000" w:themeColor="text1"/>
                <w:lang w:val="es"/>
              </w:rPr>
              <w:t>Costo</w:t>
            </w:r>
          </w:p>
        </w:tc>
      </w:tr>
      <w:tr w:rsidR="29CC7249" w14:paraId="48EFECBD"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5F8D38A8" w14:textId="1869C9B6" w:rsidR="29CC7249" w:rsidDel="00DB79E4" w:rsidRDefault="29CC7249" w:rsidP="29CC7249">
            <w:pPr>
              <w:spacing w:line="276" w:lineRule="auto"/>
            </w:pPr>
            <w:r w:rsidRPr="7833C510">
              <w:rPr>
                <w:rFonts w:ascii="Times New Roman" w:eastAsia="Times New Roman" w:hAnsi="Times New Roman" w:cs="Times New Roman"/>
                <w:lang w:val="es-ES"/>
              </w:rPr>
              <w:t>Python 3.12 y httpx</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4E33DF3A" w14:textId="417B3CAE" w:rsidR="29CC7249" w:rsidDel="00DB79E4" w:rsidRDefault="29CC7249" w:rsidP="29CC7249">
            <w:pPr>
              <w:spacing w:line="276" w:lineRule="auto"/>
            </w:pPr>
            <w:r w:rsidRPr="7833C510">
              <w:rPr>
                <w:rFonts w:ascii="Times New Roman" w:eastAsia="Times New Roman" w:hAnsi="Times New Roman" w:cs="Times New Roman"/>
                <w:lang w:val="es"/>
              </w:rPr>
              <w:t>Lenguaje del prototipo y consultas a las fuentes en paralelo</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649ACB50" w14:textId="5B0A9BA9" w:rsidR="29CC7249" w:rsidDel="00DB79E4" w:rsidRDefault="29CC7249" w:rsidP="29CC7249">
            <w:pPr>
              <w:spacing w:line="276" w:lineRule="auto"/>
            </w:pPr>
            <w:r w:rsidRPr="7833C510">
              <w:rPr>
                <w:rFonts w:ascii="Times New Roman" w:eastAsia="Times New Roman" w:hAnsi="Times New Roman" w:cs="Times New Roman"/>
                <w:lang w:val="es"/>
              </w:rPr>
              <w:t>Gratis</w:t>
            </w:r>
          </w:p>
        </w:tc>
      </w:tr>
      <w:tr w:rsidR="29CC7249" w14:paraId="1B05C435"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19CB022B" w14:textId="4C6DEAF2" w:rsidR="29CC7249" w:rsidDel="00DB79E4" w:rsidRDefault="29CC7249" w:rsidP="29CC7249">
            <w:pPr>
              <w:spacing w:line="276" w:lineRule="auto"/>
            </w:pPr>
            <w:r w:rsidRPr="7833C510">
              <w:rPr>
                <w:rFonts w:ascii="Times New Roman" w:eastAsia="Times New Roman" w:hAnsi="Times New Roman" w:cs="Times New Roman"/>
                <w:lang w:val="es"/>
              </w:rPr>
              <w:t>Bluesky, Hacker News, Google News y RSS de YouTube</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71D7437C" w14:textId="344B147B" w:rsidR="29CC7249" w:rsidDel="00DB79E4" w:rsidRDefault="29CC7249" w:rsidP="29CC7249">
            <w:pPr>
              <w:spacing w:line="276" w:lineRule="auto"/>
            </w:pPr>
            <w:r w:rsidRPr="7833C510">
              <w:rPr>
                <w:rFonts w:ascii="Times New Roman" w:eastAsia="Times New Roman" w:hAnsi="Times New Roman" w:cs="Times New Roman"/>
                <w:lang w:val="es"/>
              </w:rPr>
              <w:t>Recolección de piezas públicas sobre IA, en español e inglés</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220584A6" w14:textId="02CA3DAB" w:rsidR="29CC7249" w:rsidDel="00DB79E4" w:rsidRDefault="29CC7249" w:rsidP="29CC7249">
            <w:pPr>
              <w:spacing w:line="276" w:lineRule="auto"/>
            </w:pPr>
            <w:r w:rsidRPr="7833C510">
              <w:rPr>
                <w:rFonts w:ascii="Times New Roman" w:eastAsia="Times New Roman" w:hAnsi="Times New Roman" w:cs="Times New Roman"/>
                <w:lang w:val="es"/>
              </w:rPr>
              <w:t>Gratis</w:t>
            </w:r>
          </w:p>
        </w:tc>
      </w:tr>
      <w:tr w:rsidR="29CC7249" w14:paraId="2F9D22E8"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07A3448A" w14:textId="7D413ECA" w:rsidR="29CC7249" w:rsidDel="00DB79E4" w:rsidRDefault="29CC7249" w:rsidP="29CC7249">
            <w:pPr>
              <w:spacing w:line="276" w:lineRule="auto"/>
            </w:pPr>
            <w:r w:rsidRPr="7833C510">
              <w:rPr>
                <w:rFonts w:ascii="Times New Roman" w:eastAsia="Times New Roman" w:hAnsi="Times New Roman" w:cs="Times New Roman"/>
                <w:lang w:val="es"/>
              </w:rPr>
              <w:t>Botón «Aportar» y CSV de comunidad</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34E52354" w14:textId="2A5B099E" w:rsidR="29CC7249" w:rsidDel="00DB79E4" w:rsidRDefault="29CC7249" w:rsidP="29CC7249">
            <w:pPr>
              <w:spacing w:line="276" w:lineRule="auto"/>
            </w:pPr>
            <w:r w:rsidRPr="7833C510">
              <w:rPr>
                <w:rFonts w:ascii="Times New Roman" w:eastAsia="Times New Roman" w:hAnsi="Times New Roman" w:cs="Times New Roman"/>
                <w:lang w:val="es"/>
              </w:rPr>
              <w:t>Ingreso asistido de piezas de Instagram, TikTok y LinkedIn</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24DDC373" w14:textId="27999678" w:rsidR="29CC7249" w:rsidDel="00DB79E4" w:rsidRDefault="29CC7249" w:rsidP="29CC7249">
            <w:pPr>
              <w:spacing w:line="276" w:lineRule="auto"/>
            </w:pPr>
            <w:r w:rsidRPr="7833C510">
              <w:rPr>
                <w:rFonts w:ascii="Times New Roman" w:eastAsia="Times New Roman" w:hAnsi="Times New Roman" w:cs="Times New Roman"/>
                <w:lang w:val="es"/>
              </w:rPr>
              <w:t>Gratis</w:t>
            </w:r>
          </w:p>
        </w:tc>
      </w:tr>
      <w:tr w:rsidR="29CC7249" w14:paraId="3AB77C49"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3F60B21B" w14:textId="3D30A5CB" w:rsidR="29CC7249" w:rsidDel="00DB79E4" w:rsidRDefault="29CC7249" w:rsidP="29CC7249">
            <w:pPr>
              <w:spacing w:line="276" w:lineRule="auto"/>
            </w:pPr>
            <w:r w:rsidRPr="7833C510">
              <w:rPr>
                <w:rFonts w:ascii="Times New Roman" w:eastAsia="Times New Roman" w:hAnsi="Times New Roman" w:cs="Times New Roman"/>
                <w:lang w:val="es-ES"/>
              </w:rPr>
              <w:t>Jev (TypeSafe), vía TypeSafe, DigitalOcean u OpenRouter (integrado; sin acceso durante la hackatón)</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4B1F5D81" w14:textId="69800A12" w:rsidR="29CC7249" w:rsidDel="00DB79E4" w:rsidRDefault="29CC7249" w:rsidP="29CC7249">
            <w:pPr>
              <w:spacing w:line="276" w:lineRule="auto"/>
            </w:pPr>
            <w:r w:rsidRPr="7833C510">
              <w:rPr>
                <w:rFonts w:ascii="Times New Roman" w:eastAsia="Times New Roman" w:hAnsi="Times New Roman" w:cs="Times New Roman"/>
                <w:lang w:val="es-ES"/>
              </w:rPr>
              <w:t>Clasificar cada pieza: tema, gancho, formato, publicador, encaje con la audiencia, si es accionable, técnica, humo o de LatAm</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321FF059" w14:textId="448B3499" w:rsidR="29CC7249" w:rsidDel="00DB79E4" w:rsidRDefault="29CC7249" w:rsidP="29CC7249">
            <w:pPr>
              <w:spacing w:line="276" w:lineRule="auto"/>
            </w:pPr>
            <w:r w:rsidRPr="7833C510">
              <w:rPr>
                <w:rFonts w:ascii="Times New Roman" w:eastAsia="Times New Roman" w:hAnsi="Times New Roman" w:cs="Times New Roman"/>
                <w:lang w:val="es"/>
              </w:rPr>
              <w:t>US$0,042 por millón de tokens (≈ US$0,10 por corrida de 3.000 piezas, estimado)</w:t>
            </w:r>
          </w:p>
        </w:tc>
      </w:tr>
      <w:tr w:rsidR="29CC7249" w14:paraId="7F59813C"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75169523" w14:textId="02CC9A01" w:rsidR="29CC7249" w:rsidDel="00DB79E4" w:rsidRDefault="29CC7249" w:rsidP="29CC7249">
            <w:pPr>
              <w:spacing w:line="276" w:lineRule="auto"/>
            </w:pPr>
            <w:r w:rsidRPr="7833C510">
              <w:rPr>
                <w:rFonts w:ascii="Times New Roman" w:eastAsia="Times New Roman" w:hAnsi="Times New Roman" w:cs="Times New Roman"/>
                <w:lang w:val="es-ES"/>
              </w:rPr>
              <w:lastRenderedPageBreak/>
              <w:t>Clasificador local (fastembed, MiniLM multilingüe)</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316C1320" w14:textId="37B09019" w:rsidR="29CC7249" w:rsidDel="00DB79E4" w:rsidRDefault="29CC7249" w:rsidP="29CC7249">
            <w:pPr>
              <w:spacing w:line="276" w:lineRule="auto"/>
            </w:pPr>
            <w:r w:rsidRPr="7833C510">
              <w:rPr>
                <w:rFonts w:ascii="Times New Roman" w:eastAsia="Times New Roman" w:hAnsi="Times New Roman" w:cs="Times New Roman"/>
                <w:lang w:val="es"/>
              </w:rPr>
              <w:t>Clasificar cada pieza cuando Jev no está disponible; es el que usaron las corridas del prototipo</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60A2F52A" w14:textId="36DEC899" w:rsidR="29CC7249" w:rsidDel="00DB79E4" w:rsidRDefault="29CC7249" w:rsidP="29CC7249">
            <w:pPr>
              <w:spacing w:line="276" w:lineRule="auto"/>
            </w:pPr>
            <w:r w:rsidRPr="7833C510">
              <w:rPr>
                <w:rFonts w:ascii="Times New Roman" w:eastAsia="Times New Roman" w:hAnsi="Times New Roman" w:cs="Times New Roman"/>
                <w:lang w:val="es"/>
              </w:rPr>
              <w:t>Gratis</w:t>
            </w:r>
          </w:p>
        </w:tc>
      </w:tr>
      <w:tr w:rsidR="29CC7249" w14:paraId="1D930D43"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66B744B9" w14:textId="6492E317" w:rsidR="29CC7249" w:rsidDel="00DB79E4" w:rsidRDefault="29CC7249" w:rsidP="29CC7249">
            <w:pPr>
              <w:spacing w:line="276" w:lineRule="auto"/>
            </w:pPr>
            <w:r w:rsidRPr="7833C510">
              <w:rPr>
                <w:rFonts w:ascii="Times New Roman" w:eastAsia="Times New Roman" w:hAnsi="Times New Roman" w:cs="Times New Roman"/>
                <w:lang w:val="es-ES"/>
              </w:rPr>
              <w:t>Nemotron 3 Super y DeepSeek V4.1 Flash vía OpenRouter (open source)</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4B085DB2" w14:textId="36ECA41F" w:rsidR="29CC7249" w:rsidDel="00DB79E4" w:rsidRDefault="29CC7249" w:rsidP="29CC7249">
            <w:pPr>
              <w:spacing w:line="276" w:lineRule="auto"/>
            </w:pPr>
            <w:r w:rsidRPr="7833C510">
              <w:rPr>
                <w:rFonts w:ascii="Times New Roman" w:eastAsia="Times New Roman" w:hAnsi="Times New Roman" w:cs="Times New Roman"/>
                <w:lang w:val="es"/>
              </w:rPr>
              <w:t>Redactar el ángulo, tres ganchos y el formato por plataforma de cada tema</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3FE843B5" w14:textId="1379123E" w:rsidR="29CC7249" w:rsidDel="00DB79E4" w:rsidRDefault="29CC7249" w:rsidP="29CC7249">
            <w:pPr>
              <w:spacing w:line="276" w:lineRule="auto"/>
            </w:pPr>
            <w:r w:rsidRPr="7833C510">
              <w:rPr>
                <w:rFonts w:ascii="Times New Roman" w:eastAsia="Times New Roman" w:hAnsi="Times New Roman" w:cs="Times New Roman"/>
                <w:lang w:val="es-ES"/>
              </w:rPr>
              <w:t>Gratis con Nemotron; con DeepSeek, menos de un centavo por reporte</w:t>
            </w:r>
          </w:p>
        </w:tc>
      </w:tr>
      <w:tr w:rsidR="29CC7249" w14:paraId="3D00E05D"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61204BD9" w14:textId="2182BC5A" w:rsidR="29CC7249" w:rsidDel="00DB79E4" w:rsidRDefault="29CC7249" w:rsidP="29CC7249">
            <w:pPr>
              <w:spacing w:line="276" w:lineRule="auto"/>
            </w:pPr>
            <w:r w:rsidRPr="7833C510">
              <w:rPr>
                <w:rFonts w:ascii="Times New Roman" w:eastAsia="Times New Roman" w:hAnsi="Times New Roman" w:cs="Times New Roman"/>
                <w:lang w:val="es"/>
              </w:rPr>
              <w:t>Caché local (JSONL)</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47D92CD1" w14:textId="223B29F2" w:rsidR="29CC7249" w:rsidDel="00DB79E4" w:rsidRDefault="29CC7249" w:rsidP="29CC7249">
            <w:pPr>
              <w:spacing w:line="276" w:lineRule="auto"/>
            </w:pPr>
            <w:r w:rsidRPr="7833C510">
              <w:rPr>
                <w:rFonts w:ascii="Times New Roman" w:eastAsia="Times New Roman" w:hAnsi="Times New Roman" w:cs="Times New Roman"/>
                <w:lang w:val="es"/>
              </w:rPr>
              <w:t>No volver a pagar por piezas ya clasificadas</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2FEB31AD" w14:textId="1F08D1EA" w:rsidR="29CC7249" w:rsidDel="00DB79E4" w:rsidRDefault="29CC7249" w:rsidP="29CC7249">
            <w:pPr>
              <w:spacing w:line="276" w:lineRule="auto"/>
            </w:pPr>
            <w:r w:rsidRPr="7833C510">
              <w:rPr>
                <w:rFonts w:ascii="Times New Roman" w:eastAsia="Times New Roman" w:hAnsi="Times New Roman" w:cs="Times New Roman"/>
                <w:lang w:val="es"/>
              </w:rPr>
              <w:t>Gratis</w:t>
            </w:r>
          </w:p>
        </w:tc>
      </w:tr>
      <w:tr w:rsidR="29CC7249" w14:paraId="7A0579CB"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4B24AD9E" w14:textId="39A1710F" w:rsidR="29CC7249" w:rsidDel="00DB79E4" w:rsidRDefault="29CC7249" w:rsidP="29CC7249">
            <w:pPr>
              <w:spacing w:line="276" w:lineRule="auto"/>
            </w:pPr>
            <w:r w:rsidRPr="7833C510">
              <w:rPr>
                <w:rFonts w:ascii="Times New Roman" w:eastAsia="Times New Roman" w:hAnsi="Times New Roman" w:cs="Times New Roman"/>
                <w:lang w:val="es-ES"/>
              </w:rPr>
              <w:t>App web local y reportes HTML, Markdown y JSON</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70FEC3CD" w14:textId="30B40C6B" w:rsidR="29CC7249" w:rsidDel="00DB79E4" w:rsidRDefault="29CC7249" w:rsidP="29CC7249">
            <w:pPr>
              <w:spacing w:line="276" w:lineRule="auto"/>
            </w:pPr>
            <w:r w:rsidRPr="7833C510">
              <w:rPr>
                <w:rFonts w:ascii="Times New Roman" w:eastAsia="Times New Roman" w:hAnsi="Times New Roman" w:cs="Times New Roman"/>
                <w:lang w:val="es"/>
              </w:rPr>
              <w:t>Entregar el resultado al equipo de media; se ve bien en celular</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519403CC" w14:textId="4C46F8FB" w:rsidR="29CC7249" w:rsidDel="00DB79E4" w:rsidRDefault="29CC7249" w:rsidP="29CC7249">
            <w:pPr>
              <w:spacing w:line="276" w:lineRule="auto"/>
            </w:pPr>
            <w:r w:rsidRPr="7833C510">
              <w:rPr>
                <w:rFonts w:ascii="Times New Roman" w:eastAsia="Times New Roman" w:hAnsi="Times New Roman" w:cs="Times New Roman"/>
                <w:lang w:val="es"/>
              </w:rPr>
              <w:t>Gratis</w:t>
            </w:r>
          </w:p>
        </w:tc>
      </w:tr>
      <w:tr w:rsidR="29CC7249" w14:paraId="0A76C9D3" w14:textId="77777777" w:rsidTr="7833C510">
        <w:trPr>
          <w:trHeight w:val="300"/>
        </w:trPr>
        <w:tc>
          <w:tcPr>
            <w:tcW w:w="2300" w:type="dxa"/>
            <w:tcBorders>
              <w:top w:val="single" w:sz="4" w:space="0" w:color="auto"/>
              <w:left w:val="single" w:sz="4" w:space="0" w:color="auto"/>
              <w:bottom w:val="single" w:sz="4" w:space="0" w:color="auto"/>
              <w:right w:val="single" w:sz="4" w:space="0" w:color="auto"/>
            </w:tcBorders>
            <w:tcMar>
              <w:left w:w="70" w:type="dxa"/>
              <w:right w:w="70" w:type="dxa"/>
            </w:tcMar>
          </w:tcPr>
          <w:p w14:paraId="1C9E585A" w14:textId="6AC676F1" w:rsidR="29CC7249" w:rsidDel="00DB79E4" w:rsidRDefault="29CC7249" w:rsidP="29CC7249">
            <w:pPr>
              <w:spacing w:line="276" w:lineRule="auto"/>
            </w:pPr>
            <w:r w:rsidRPr="7833C510">
              <w:rPr>
                <w:rFonts w:ascii="Times New Roman" w:eastAsia="Times New Roman" w:hAnsi="Times New Roman" w:cs="Times New Roman"/>
                <w:lang w:val="es"/>
              </w:rPr>
              <w:t>GitHub</w:t>
            </w:r>
          </w:p>
        </w:tc>
        <w:tc>
          <w:tcPr>
            <w:tcW w:w="3900" w:type="dxa"/>
            <w:tcBorders>
              <w:top w:val="single" w:sz="4" w:space="0" w:color="auto"/>
              <w:left w:val="single" w:sz="4" w:space="0" w:color="auto"/>
              <w:bottom w:val="single" w:sz="4" w:space="0" w:color="auto"/>
              <w:right w:val="single" w:sz="4" w:space="0" w:color="auto"/>
            </w:tcBorders>
            <w:tcMar>
              <w:left w:w="70" w:type="dxa"/>
              <w:right w:w="70" w:type="dxa"/>
            </w:tcMar>
          </w:tcPr>
          <w:p w14:paraId="3C13B9CF" w14:textId="3EE45A0A" w:rsidR="29CC7249" w:rsidDel="00DB79E4" w:rsidRDefault="29CC7249" w:rsidP="29CC7249">
            <w:pPr>
              <w:spacing w:line="276" w:lineRule="auto"/>
            </w:pPr>
            <w:r w:rsidRPr="7833C510">
              <w:rPr>
                <w:rFonts w:ascii="Times New Roman" w:eastAsia="Times New Roman" w:hAnsi="Times New Roman" w:cs="Times New Roman"/>
                <w:lang w:val="es"/>
              </w:rPr>
              <w:t>Código, historial y documentación del proyecto</w:t>
            </w:r>
          </w:p>
        </w:tc>
        <w:tc>
          <w:tcPr>
            <w:tcW w:w="2628" w:type="dxa"/>
            <w:tcBorders>
              <w:top w:val="single" w:sz="4" w:space="0" w:color="auto"/>
              <w:left w:val="single" w:sz="4" w:space="0" w:color="auto"/>
              <w:bottom w:val="single" w:sz="4" w:space="0" w:color="auto"/>
              <w:right w:val="single" w:sz="4" w:space="0" w:color="auto"/>
            </w:tcBorders>
            <w:tcMar>
              <w:left w:w="70" w:type="dxa"/>
              <w:right w:w="70" w:type="dxa"/>
            </w:tcMar>
          </w:tcPr>
          <w:p w14:paraId="1AA213FD" w14:textId="36D2268D" w:rsidR="29CC7249" w:rsidDel="00DB79E4" w:rsidRDefault="29CC7249" w:rsidP="29CC7249">
            <w:pPr>
              <w:spacing w:line="276" w:lineRule="auto"/>
            </w:pPr>
            <w:r w:rsidRPr="7833C510">
              <w:rPr>
                <w:rFonts w:ascii="Times New Roman" w:eastAsia="Times New Roman" w:hAnsi="Times New Roman" w:cs="Times New Roman"/>
                <w:lang w:val="es"/>
              </w:rPr>
              <w:t>Gratis</w:t>
            </w:r>
          </w:p>
        </w:tc>
      </w:tr>
    </w:tbl>
    <w:p w14:paraId="24956368" w14:textId="363D71E9" w:rsidR="682D37BB" w:rsidRDefault="144E7801" w:rsidP="29CC7249">
      <w:pPr>
        <w:spacing w:line="276"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 </w:t>
      </w:r>
    </w:p>
    <w:p w14:paraId="14212583" w14:textId="2BCA1361" w:rsidR="682D37BB" w:rsidRDefault="144E7801" w:rsidP="29CC7249">
      <w:pPr>
        <w:spacing w:line="276" w:lineRule="auto"/>
        <w:jc w:val="both"/>
        <w:rPr>
          <w:rFonts w:ascii="Times New Roman" w:eastAsia="Times New Roman" w:hAnsi="Times New Roman" w:cs="Times New Roman"/>
          <w:lang w:val="es-ES"/>
        </w:rPr>
      </w:pPr>
      <w:r w:rsidRPr="7833C510">
        <w:rPr>
          <w:rFonts w:ascii="Times New Roman" w:eastAsia="Times New Roman" w:hAnsi="Times New Roman" w:cs="Times New Roman"/>
          <w:lang w:val="es-ES"/>
        </w:rPr>
        <w:t>La división de trabajo entre los modelos es deliberada. El clasificador (hoy el modelo local; Jev cuando haya acceso) toma decisiones cerradas y baratas sobre miles de piezas, con probabilidades que se pueden sumar y comparar. El modelo generativo solo escribe al final y sobre unos pocos temas ya priorizados. Todos los cálculos (conteos, crecimiento, pesos) se hacen en código y no en los modelos, como recomienda la documentación de TypeSafe [40]. Así cada resultado se puede revisar y ajustar, y el costo total de operación es hoy de cero dólares (y de centavos por semana si se activa Jev), frente a los miles de dólares al año que cuestan las herramientas de social listening.</w:t>
      </w:r>
    </w:p>
    <w:p w14:paraId="1D591AD8" w14:textId="70891FCA" w:rsidR="682D37BB" w:rsidRDefault="144E7801" w:rsidP="29CC7249">
      <w:pPr>
        <w:pStyle w:val="ListParagraph"/>
        <w:numPr>
          <w:ilvl w:val="0"/>
          <w:numId w:val="56"/>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30X cultura organizacional</w:t>
      </w:r>
    </w:p>
    <w:p w14:paraId="64CBAD13" w14:textId="6289F32B"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30X es una escuela de negocios fundada por Andrés Bilbao, Daniel Bilbao y Dylan Rosemberg, que se presenta como una alternativa al MBA tradicional, ofreciendo inmersiones cortas, intensivas y prácticas en lugar de programas prolongados centrados en la teoría. Su cultura organizacional prioriza la ejecución, la rapidez, la innovación y la aplicación inmediata del conocimiento, promoviendo el aprendizaje a partir de experiencias reales de emprendedores y ejecutivos (30X, s. f.-a). Para la empresa, el contenido digital no es simplemente un complemento, sino uno de sus principales motores de posicionamiento y atracción de clientes. Andrés Bilbao ha construido una marca personal con gran reconocimiento en Instagram y TikTok mediante un sistema estructurado de producción de contenido basado en tres elementos: identificar qué hace efectiva una marca personal, encontrar un ángulo diferenciador incluso en mercados saturados y desarrollar estrategias paso a paso para cada red social (30X Team, s. f.). Sus contenidos se concentran en emprendimiento, inteligencia artificial, negociación, ventas y crecimiento empresarial. Asimismo, 30X proyecta una cultura austera, orientada a la eficiencia y al cuestionamiento de herramientas costosas que no ofrecen soluciones completas, promoviendo alternativas prácticas y el uso de inteligencia artificial. Sin embargo, su elevada exposición pública también representa desafíos reputacionales, </w:t>
      </w:r>
      <w:r w:rsidRPr="7833C510">
        <w:rPr>
          <w:rFonts w:ascii="Times New Roman" w:eastAsia="Times New Roman" w:hAnsi="Times New Roman" w:cs="Times New Roman"/>
        </w:rPr>
        <w:lastRenderedPageBreak/>
        <w:t>especialmente por controversias en redes sociales relacionadas con sus fundadores, como la polémica de 2026 sobre una convocatoria laboral sin remuneración (Ospina, 2026).</w:t>
      </w:r>
    </w:p>
    <w:p w14:paraId="5689A327" w14:textId="78D2EAAF" w:rsidR="682D37BB" w:rsidRDefault="144E7801" w:rsidP="29CC7249">
      <w:pPr>
        <w:pStyle w:val="ListParagraph"/>
        <w:numPr>
          <w:ilvl w:val="0"/>
          <w:numId w:val="56"/>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Público objetivo de 30X</w:t>
      </w:r>
    </w:p>
    <w:p w14:paraId="775A6712" w14:textId="5A71D17D"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El público objetivo de 30X está conformado principalmente por emprendedores, fundadores de startups, empresarios, directores ejecutivos y profesionales con responsabilidades de liderazgo que buscan desarrollar, consolidar o escalar sus negocios. Desde una perspectiva demográfica, se estima un rango de edad aproximado entre los 25 y 50 años, aunque esta segmentación es una propuesta analítica y no un dato oficial de la empresa. Desde una perspectiva psicográfica, se dirige a personas con mentalidad emprendedora, orientación a resultados, interés por la innovación, disposición al aprendizaje continuo y preferencia por soluciones prácticas frente a la formación exclusivamente teórica. Su audiencia busca adquirir conocimientos aplicables en inteligencia artificial, marketing, ventas, negociación y crecimiento empresarial, además de establecer conexiones estratégicas con otros emprendedores y ejecutivos. Geográficamente, se enfoca principalmente en Latinoamérica y en profesionales interesados en mejorar la competitividad y eficiencia de sus empresas (30X, s. f.-b; 30X, s. f.-c).</w:t>
      </w:r>
    </w:p>
    <w:p w14:paraId="02FA080F" w14:textId="0A762228"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 </w:t>
      </w:r>
    </w:p>
    <w:p w14:paraId="56B04D1B" w14:textId="5815E231"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PLANTEAMIENTO DEL PROBLEMA</w:t>
      </w:r>
    </w:p>
    <w:p w14:paraId="43BF297E" w14:textId="2F77A19E"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Presente y futuro del problema</w:t>
      </w:r>
    </w:p>
    <w:p w14:paraId="4C5B9C43" w14:textId="34A5C125"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Tradicionalmente, los equipos de creación de contenido identificaban tendencias mediante la revisión manual de referentes y decisiones basadas en la intuición. Posteriormente, surgieron herramientas de social listening y scraping que permitieron automatizar la recolección de datos, aunque con costos asociados y restricciones de acceso a la información de las plataformas. Actualmente, estas limitaciones continúan siendo relevantes: YouTube establece cuotas de uso para su API, mientras que TikTok restringe el acceso a su Research API a investigadores que cumplan requisitos específicos, excluyendo su utilización comercial directa (Google for Developers, s. f.; TikTok for Developers, 2026). En este contexto, 30X enfrenta una problemática que va más allá de recolectar información: aunque actualmente paga por herramientas que le permiten conocer qué contenido se publica, necesita responder tres preguntas estratégicas: si una tendencia está comenzando o ya se encuentra saturada, por qué una publicación logró buenos resultados y si ese contenido es relevante para su audiencia. A esto se suma su expansión hacia mercados como México, Estados Unidos, Argentina y España, que incrementa la necesidad de identificar tendencias relevantes para públicos con características culturales, intereses y comportamientos digitales diferentes.</w:t>
      </w:r>
    </w:p>
    <w:p w14:paraId="40A23798" w14:textId="2C6F34CD"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Hacia el futuro, si esta problemática no se resuelve, 30X podría enfrentar mayores costos de análisis a medida que crezca, mantener su dependencia de proveedores externos y continuar identificando tendencias cuando estas ya han sido ampliamente replicadas. Por el contrario, desarrollar una herramienta propia de inteligencia de contenido permitiría anticipar oportunidades, comprender los factores asociados al rendimiento de las publicaciones y priorizar temas según su relevancia para cada mercado. Esto podría convertirse en una ventaja competitiva y, eventualmente, en un producto comercializable para emprendedores y creadores </w:t>
      </w:r>
      <w:r w:rsidRPr="7833C510">
        <w:rPr>
          <w:rFonts w:ascii="Times New Roman" w:eastAsia="Times New Roman" w:hAnsi="Times New Roman" w:cs="Times New Roman"/>
        </w:rPr>
        <w:lastRenderedPageBreak/>
        <w:t>de contenido de su comunidad. Esta oportunidad resulta especialmente relevante por los avances recientes en inteligencia artificial, incluyendo modelos especializados en clasificación como JEV, que permiten evaluar grandes volúmenes de información mediante preguntas cerradas y probabilidades, con costos de procesamiento reducidos (Badías, 2026). No obstante, su aplicación requeriría complementar la clasificación con análisis temporal de tendencias, métricas de interacción y mecanismos de acceso a datos que respeten las condiciones de cada plataforma.</w:t>
      </w:r>
    </w:p>
    <w:p w14:paraId="43139E2A" w14:textId="6E52CA38" w:rsidR="682D37BB" w:rsidRDefault="144E7801" w:rsidP="29CC7249">
      <w:pPr>
        <w:pStyle w:val="ListParagraph"/>
        <w:numPr>
          <w:ilvl w:val="0"/>
          <w:numId w:val="16"/>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Stakeholders y sus necesidades</w:t>
      </w:r>
    </w:p>
    <w:tbl>
      <w:tblPr>
        <w:tblW w:w="0" w:type="auto"/>
        <w:tblLook w:val="06A0" w:firstRow="1" w:lastRow="0" w:firstColumn="1" w:lastColumn="0" w:noHBand="1" w:noVBand="1"/>
      </w:tblPr>
      <w:tblGrid>
        <w:gridCol w:w="2038"/>
        <w:gridCol w:w="3972"/>
        <w:gridCol w:w="3005"/>
      </w:tblGrid>
      <w:tr w:rsidR="29CC7249" w14:paraId="03303E79"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5B9E9E" w14:textId="1F78FEF3" w:rsidR="29CC7249" w:rsidDel="00DB79E4" w:rsidRDefault="29CC7249" w:rsidP="29CC7249">
            <w:pPr>
              <w:spacing w:before="240" w:after="240"/>
              <w:jc w:val="center"/>
            </w:pPr>
            <w:r w:rsidRPr="7833C510">
              <w:rPr>
                <w:rFonts w:ascii="Times New Roman" w:eastAsia="Times New Roman" w:hAnsi="Times New Roman" w:cs="Times New Roman"/>
                <w:b/>
                <w:bCs/>
              </w:rPr>
              <w:t>Stakeholder</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97A901" w14:textId="1C506DE0" w:rsidR="29CC7249" w:rsidDel="00DB79E4" w:rsidRDefault="29CC7249" w:rsidP="29CC7249">
            <w:pPr>
              <w:spacing w:before="240" w:after="240"/>
              <w:jc w:val="center"/>
            </w:pPr>
            <w:r w:rsidRPr="7833C510">
              <w:rPr>
                <w:rFonts w:ascii="Times New Roman" w:eastAsia="Times New Roman" w:hAnsi="Times New Roman" w:cs="Times New Roman"/>
                <w:b/>
                <w:bCs/>
              </w:rPr>
              <w:t>Necesidades y expectativas</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90D598" w14:textId="1C2E26CF" w:rsidR="29CC7249" w:rsidDel="00DB79E4" w:rsidRDefault="29CC7249" w:rsidP="29CC7249">
            <w:pPr>
              <w:spacing w:before="240" w:after="240"/>
              <w:jc w:val="center"/>
            </w:pPr>
            <w:r w:rsidRPr="7833C510">
              <w:rPr>
                <w:rFonts w:ascii="Times New Roman" w:eastAsia="Times New Roman" w:hAnsi="Times New Roman" w:cs="Times New Roman"/>
                <w:b/>
                <w:bCs/>
              </w:rPr>
              <w:t>Fuente</w:t>
            </w:r>
          </w:p>
        </w:tc>
      </w:tr>
      <w:tr w:rsidR="29CC7249" w14:paraId="6F41C420"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E3C5F5" w14:textId="69046D51" w:rsidR="29CC7249" w:rsidDel="00DB79E4" w:rsidRDefault="29CC7249" w:rsidP="29CC7249">
            <w:pPr>
              <w:spacing w:before="240" w:after="240"/>
              <w:jc w:val="both"/>
            </w:pPr>
            <w:r w:rsidRPr="7833C510">
              <w:rPr>
                <w:rFonts w:ascii="Times New Roman" w:eastAsia="Times New Roman" w:hAnsi="Times New Roman" w:cs="Times New Roman"/>
              </w:rPr>
              <w:t>Equipo de media de 30X (usuario directo)</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8B6776" w14:textId="443BC6D7" w:rsidR="29CC7249" w:rsidDel="00DB79E4" w:rsidRDefault="29CC7249" w:rsidP="29CC7249">
            <w:pPr>
              <w:spacing w:before="240" w:after="240"/>
              <w:jc w:val="both"/>
            </w:pPr>
            <w:r w:rsidRPr="7833C510">
              <w:rPr>
                <w:rFonts w:ascii="Times New Roman" w:eastAsia="Times New Roman" w:hAnsi="Times New Roman" w:cs="Times New Roman"/>
              </w:rPr>
              <w:t>Identificar tendencias emergentes, comprender por qué funcionan determinados contenidos y decidir semanalmente qué producir, reduciendo el tiempo dedicado a la búsqueda y el análisis manual.</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7745B1" w14:textId="332FEFCE" w:rsidR="29CC7249" w:rsidDel="00DB79E4" w:rsidRDefault="29CC7249" w:rsidP="29CC7249">
            <w:pPr>
              <w:spacing w:before="240" w:after="240"/>
              <w:jc w:val="both"/>
            </w:pPr>
            <w:r w:rsidRPr="7833C510">
              <w:rPr>
                <w:rFonts w:ascii="Times New Roman" w:eastAsia="Times New Roman" w:hAnsi="Times New Roman" w:cs="Times New Roman"/>
              </w:rPr>
              <w:t>Diagnóstico del proyecto (elaboración propia).</w:t>
            </w:r>
          </w:p>
        </w:tc>
      </w:tr>
      <w:tr w:rsidR="29CC7249" w14:paraId="2E65E28D"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023147" w14:textId="2FA7FD5D" w:rsidR="29CC7249" w:rsidDel="00DB79E4" w:rsidRDefault="29CC7249" w:rsidP="29CC7249">
            <w:pPr>
              <w:spacing w:before="240" w:after="240"/>
              <w:jc w:val="both"/>
            </w:pPr>
            <w:r w:rsidRPr="7833C510">
              <w:rPr>
                <w:rFonts w:ascii="Times New Roman" w:eastAsia="Times New Roman" w:hAnsi="Times New Roman" w:cs="Times New Roman"/>
              </w:rPr>
              <w:t>Andrés Bilbao y demás fundadores</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3F7FD0" w14:textId="1B9CD794" w:rsidR="29CC7249" w:rsidDel="00DB79E4" w:rsidRDefault="29CC7249" w:rsidP="29CC7249">
            <w:pPr>
              <w:spacing w:before="240" w:after="240"/>
              <w:jc w:val="both"/>
            </w:pPr>
            <w:r w:rsidRPr="7833C510">
              <w:rPr>
                <w:rFonts w:ascii="Times New Roman" w:eastAsia="Times New Roman" w:hAnsi="Times New Roman" w:cs="Times New Roman"/>
              </w:rPr>
              <w:t>Fortalecer sus marcas personales, mantener su posicionamiento digital, proteger su reputación y garantizar que el contenido contribuya al crecimiento de 30X.</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C56196" w14:textId="33F7DC7E" w:rsidR="29CC7249" w:rsidDel="00DB79E4" w:rsidRDefault="29CC7249" w:rsidP="29CC7249">
            <w:pPr>
              <w:spacing w:before="240" w:after="240"/>
              <w:jc w:val="both"/>
            </w:pPr>
            <w:r w:rsidRPr="7833C510">
              <w:rPr>
                <w:rFonts w:ascii="Times New Roman" w:eastAsia="Times New Roman" w:hAnsi="Times New Roman" w:cs="Times New Roman"/>
              </w:rPr>
              <w:t>30X (s. f.-a); diagnóstico del proyecto.</w:t>
            </w:r>
          </w:p>
        </w:tc>
      </w:tr>
      <w:tr w:rsidR="29CC7249" w14:paraId="0F3306EB"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2A3957" w14:textId="046D73E5" w:rsidR="29CC7249" w:rsidDel="00DB79E4" w:rsidRDefault="29CC7249" w:rsidP="29CC7249">
            <w:pPr>
              <w:spacing w:before="240" w:after="240"/>
              <w:jc w:val="both"/>
            </w:pPr>
            <w:r w:rsidRPr="7833C510">
              <w:rPr>
                <w:rFonts w:ascii="Times New Roman" w:eastAsia="Times New Roman" w:hAnsi="Times New Roman" w:cs="Times New Roman"/>
              </w:rPr>
              <w:t>Asesores y estrategas de contenido</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A533F1" w14:textId="701DCAF8" w:rsidR="29CC7249" w:rsidDel="00DB79E4" w:rsidRDefault="29CC7249" w:rsidP="29CC7249">
            <w:pPr>
              <w:spacing w:before="240" w:after="240"/>
              <w:jc w:val="both"/>
            </w:pPr>
            <w:r w:rsidRPr="7833C510">
              <w:rPr>
                <w:rFonts w:ascii="Times New Roman" w:eastAsia="Times New Roman" w:hAnsi="Times New Roman" w:cs="Times New Roman"/>
              </w:rPr>
              <w:t>Recibir tendencias filtradas, métricas de desempeño e información útil para desarrollar publicaciones alineadas con la identidad de marca y el sistema de producción de contenido.</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30F7C4" w14:textId="35EA281F" w:rsidR="29CC7249" w:rsidDel="00DB79E4" w:rsidRDefault="29CC7249" w:rsidP="29CC7249">
            <w:pPr>
              <w:spacing w:before="240" w:after="240"/>
              <w:jc w:val="both"/>
            </w:pPr>
            <w:r w:rsidRPr="7833C510">
              <w:rPr>
                <w:rFonts w:ascii="Times New Roman" w:eastAsia="Times New Roman" w:hAnsi="Times New Roman" w:cs="Times New Roman"/>
              </w:rPr>
              <w:t>Diagnóstico del proyecto (elaboración propia).</w:t>
            </w:r>
          </w:p>
        </w:tc>
      </w:tr>
      <w:tr w:rsidR="29CC7249" w14:paraId="395EBF10"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97C9B3" w14:textId="2E8C5228" w:rsidR="29CC7249" w:rsidDel="00DB79E4" w:rsidRDefault="29CC7249" w:rsidP="29CC7249">
            <w:pPr>
              <w:spacing w:before="240" w:after="240"/>
              <w:jc w:val="both"/>
            </w:pPr>
            <w:r w:rsidRPr="7833C510">
              <w:rPr>
                <w:rFonts w:ascii="Times New Roman" w:eastAsia="Times New Roman" w:hAnsi="Times New Roman" w:cs="Times New Roman"/>
              </w:rPr>
              <w:t>Dirección de 30X</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81B286" w14:textId="60563A7A" w:rsidR="29CC7249" w:rsidDel="00DB79E4" w:rsidRDefault="29CC7249" w:rsidP="29CC7249">
            <w:pPr>
              <w:spacing w:before="240" w:after="240"/>
              <w:jc w:val="both"/>
            </w:pPr>
            <w:r w:rsidRPr="7833C510">
              <w:rPr>
                <w:rFonts w:ascii="Times New Roman" w:eastAsia="Times New Roman" w:hAnsi="Times New Roman" w:cs="Times New Roman"/>
              </w:rPr>
              <w:t>Reducir costos de herramientas externas, mejorar la eficiencia operativa, disminuir la dependencia de proveedores de datos y generar ventajas competitivas mediante tecnología propia.</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EE2AFD" w14:textId="4F5F39BE" w:rsidR="29CC7249" w:rsidDel="00DB79E4" w:rsidRDefault="29CC7249" w:rsidP="29CC7249">
            <w:pPr>
              <w:spacing w:before="240" w:after="240"/>
              <w:jc w:val="both"/>
            </w:pPr>
            <w:r w:rsidRPr="7833C510">
              <w:rPr>
                <w:rFonts w:ascii="Times New Roman" w:eastAsia="Times New Roman" w:hAnsi="Times New Roman" w:cs="Times New Roman"/>
              </w:rPr>
              <w:t>Diagnóstico del proyecto (elaboración propia).</w:t>
            </w:r>
          </w:p>
        </w:tc>
      </w:tr>
      <w:tr w:rsidR="29CC7249" w14:paraId="1F9EF1C3"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8739EF" w14:textId="318471B9" w:rsidR="29CC7249" w:rsidDel="00DB79E4" w:rsidRDefault="29CC7249" w:rsidP="29CC7249">
            <w:pPr>
              <w:spacing w:before="240" w:after="240"/>
              <w:jc w:val="both"/>
            </w:pPr>
            <w:r w:rsidRPr="7833C510">
              <w:rPr>
                <w:rFonts w:ascii="Times New Roman" w:eastAsia="Times New Roman" w:hAnsi="Times New Roman" w:cs="Times New Roman"/>
              </w:rPr>
              <w:lastRenderedPageBreak/>
              <w:t>Equipos comerciales y de expansión</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1A455CC" w14:textId="79E5EEA9" w:rsidR="29CC7249" w:rsidDel="00DB79E4" w:rsidRDefault="29CC7249" w:rsidP="29CC7249">
            <w:pPr>
              <w:spacing w:before="240" w:after="240"/>
              <w:jc w:val="both"/>
            </w:pPr>
            <w:r w:rsidRPr="7833C510">
              <w:rPr>
                <w:rFonts w:ascii="Times New Roman" w:eastAsia="Times New Roman" w:hAnsi="Times New Roman" w:cs="Times New Roman"/>
              </w:rPr>
              <w:t>Contar con contenido atractivo y relevante para captar clientes potenciales, fortalecer la presencia de marca y adaptar la comunicación a diferentes mercados internacionales.</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5ADC1B4" w14:textId="5A63CE5B" w:rsidR="29CC7249" w:rsidDel="00DB79E4" w:rsidRDefault="29CC7249" w:rsidP="29CC7249">
            <w:pPr>
              <w:spacing w:before="240" w:after="240"/>
              <w:jc w:val="both"/>
            </w:pPr>
            <w:r w:rsidRPr="7833C510">
              <w:rPr>
                <w:rFonts w:ascii="Times New Roman" w:eastAsia="Times New Roman" w:hAnsi="Times New Roman" w:cs="Times New Roman"/>
              </w:rPr>
              <w:t>30X (s. f.-a); diagnóstico del proyecto.</w:t>
            </w:r>
          </w:p>
        </w:tc>
      </w:tr>
      <w:tr w:rsidR="29CC7249" w14:paraId="5E11D8AB"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8600DE" w14:textId="0DED11C6" w:rsidR="29CC7249" w:rsidDel="00DB79E4" w:rsidRDefault="29CC7249" w:rsidP="29CC7249">
            <w:pPr>
              <w:spacing w:before="240" w:after="240"/>
              <w:jc w:val="both"/>
            </w:pPr>
            <w:r w:rsidRPr="7833C510">
              <w:rPr>
                <w:rFonts w:ascii="Times New Roman" w:eastAsia="Times New Roman" w:hAnsi="Times New Roman" w:cs="Times New Roman"/>
              </w:rPr>
              <w:t>Audiencia final: emprendedores, ejecutivos y líderes empresariales</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BABA24" w14:textId="4953349F" w:rsidR="29CC7249" w:rsidDel="00DB79E4" w:rsidRDefault="29CC7249" w:rsidP="29CC7249">
            <w:pPr>
              <w:spacing w:before="240" w:after="240"/>
              <w:jc w:val="both"/>
            </w:pPr>
            <w:r w:rsidRPr="7833C510">
              <w:rPr>
                <w:rFonts w:ascii="Times New Roman" w:eastAsia="Times New Roman" w:hAnsi="Times New Roman" w:cs="Times New Roman"/>
              </w:rPr>
              <w:t>Acceder a contenido actualizado, práctico y confiable sobre inteligencia artificial, emprendimiento, ventas, liderazgo y crecimiento empresarial, que responda a sus intereses y necesidades profesionales.</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F6A5A7" w14:textId="0439CD43" w:rsidR="29CC7249" w:rsidDel="00DB79E4" w:rsidRDefault="29CC7249" w:rsidP="29CC7249">
            <w:pPr>
              <w:spacing w:before="240" w:after="240"/>
              <w:jc w:val="both"/>
            </w:pPr>
            <w:r w:rsidRPr="7833C510">
              <w:rPr>
                <w:rFonts w:ascii="Times New Roman" w:eastAsia="Times New Roman" w:hAnsi="Times New Roman" w:cs="Times New Roman"/>
              </w:rPr>
              <w:t>30X (s. f.-a).</w:t>
            </w:r>
          </w:p>
        </w:tc>
      </w:tr>
      <w:tr w:rsidR="29CC7249" w14:paraId="1D9CA8FA"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CE7A53" w14:textId="342378A3" w:rsidR="29CC7249" w:rsidDel="00DB79E4" w:rsidRDefault="29CC7249" w:rsidP="29CC7249">
            <w:pPr>
              <w:spacing w:before="240" w:after="240"/>
              <w:jc w:val="both"/>
            </w:pPr>
            <w:r w:rsidRPr="7833C510">
              <w:rPr>
                <w:rFonts w:ascii="Times New Roman" w:eastAsia="Times New Roman" w:hAnsi="Times New Roman" w:cs="Times New Roman"/>
              </w:rPr>
              <w:t>Comunidad de alumnos de 30X</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0FB9ED" w14:textId="4BED2298" w:rsidR="29CC7249" w:rsidDel="00DB79E4" w:rsidRDefault="29CC7249" w:rsidP="29CC7249">
            <w:pPr>
              <w:spacing w:before="240" w:after="240"/>
              <w:jc w:val="both"/>
            </w:pPr>
            <w:r w:rsidRPr="7833C510">
              <w:rPr>
                <w:rFonts w:ascii="Times New Roman" w:eastAsia="Times New Roman" w:hAnsi="Times New Roman" w:cs="Times New Roman"/>
              </w:rPr>
              <w:t>Acceder a conocimientos aplicables, compartir experiencias y establecer conexiones profesionales. También puede aportar retroalimentación para identificar intereses y necesidades emergentes.</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A1BE24" w14:textId="05D7C3F9" w:rsidR="29CC7249" w:rsidDel="00DB79E4" w:rsidRDefault="29CC7249" w:rsidP="29CC7249">
            <w:pPr>
              <w:spacing w:before="240" w:after="240"/>
              <w:jc w:val="both"/>
            </w:pPr>
            <w:r w:rsidRPr="7833C510">
              <w:rPr>
                <w:rFonts w:ascii="Times New Roman" w:eastAsia="Times New Roman" w:hAnsi="Times New Roman" w:cs="Times New Roman"/>
              </w:rPr>
              <w:t>30X (s. f.-b).</w:t>
            </w:r>
          </w:p>
        </w:tc>
      </w:tr>
      <w:tr w:rsidR="29CC7249" w14:paraId="25434A07"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3FADBF" w14:textId="1C2A8FB9" w:rsidR="29CC7249" w:rsidDel="00DB79E4" w:rsidRDefault="29CC7249" w:rsidP="29CC7249">
            <w:pPr>
              <w:spacing w:before="240" w:after="240"/>
              <w:jc w:val="both"/>
            </w:pPr>
            <w:r w:rsidRPr="7833C510">
              <w:rPr>
                <w:rFonts w:ascii="Times New Roman" w:eastAsia="Times New Roman" w:hAnsi="Times New Roman" w:cs="Times New Roman"/>
              </w:rPr>
              <w:t>Creadores de contenido y referentes digitales</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4590AE" w14:textId="261840C4" w:rsidR="29CC7249" w:rsidDel="00DB79E4" w:rsidRDefault="29CC7249" w:rsidP="29CC7249">
            <w:pPr>
              <w:spacing w:before="240" w:after="240"/>
              <w:jc w:val="both"/>
            </w:pPr>
            <w:r w:rsidRPr="7833C510">
              <w:rPr>
                <w:rFonts w:ascii="Times New Roman" w:eastAsia="Times New Roman" w:hAnsi="Times New Roman" w:cs="Times New Roman"/>
              </w:rPr>
              <w:t>Que sus publicaciones sean analizadas respetando su autoría, sus derechos y su privacidad, evitando la reproducción o utilización indebida de su contenido.</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D1620F" w14:textId="2112412A" w:rsidR="29CC7249" w:rsidDel="00DB79E4" w:rsidRDefault="29CC7249" w:rsidP="29CC7249">
            <w:pPr>
              <w:spacing w:before="240" w:after="240"/>
              <w:jc w:val="both"/>
            </w:pPr>
            <w:r w:rsidRPr="7833C510">
              <w:rPr>
                <w:rFonts w:ascii="Times New Roman" w:eastAsia="Times New Roman" w:hAnsi="Times New Roman" w:cs="Times New Roman"/>
              </w:rPr>
              <w:t>Google for Developers (s. f.).</w:t>
            </w:r>
          </w:p>
        </w:tc>
      </w:tr>
      <w:tr w:rsidR="29CC7249" w14:paraId="0536467C" w14:textId="77777777" w:rsidTr="7833C510">
        <w:trPr>
          <w:trHeight w:val="300"/>
        </w:trPr>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F3500A" w14:textId="5AE46C56" w:rsidR="29CC7249" w:rsidDel="00DB79E4" w:rsidRDefault="29CC7249" w:rsidP="29CC7249">
            <w:pPr>
              <w:spacing w:before="240" w:after="240"/>
              <w:jc w:val="both"/>
            </w:pPr>
            <w:r w:rsidRPr="7833C510">
              <w:rPr>
                <w:rFonts w:ascii="Times New Roman" w:eastAsia="Times New Roman" w:hAnsi="Times New Roman" w:cs="Times New Roman"/>
              </w:rPr>
              <w:t>Plataformas digitales (YouTube, Instagram y TikTok)</w:t>
            </w:r>
          </w:p>
        </w:tc>
        <w:tc>
          <w:tcPr>
            <w:tcW w:w="3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C0D6F0" w14:textId="20280E2B" w:rsidR="29CC7249" w:rsidDel="00DB79E4" w:rsidRDefault="29CC7249" w:rsidP="29CC7249">
            <w:pPr>
              <w:spacing w:before="240" w:after="240"/>
              <w:jc w:val="both"/>
            </w:pPr>
            <w:r w:rsidRPr="7833C510">
              <w:rPr>
                <w:rFonts w:ascii="Times New Roman" w:eastAsia="Times New Roman" w:hAnsi="Times New Roman" w:cs="Times New Roman"/>
              </w:rPr>
              <w:t>Garantizar que la recopilación y utilización de información cumpla sus políticas de acceso, límites de uso, privacidad y protección de datos.</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1AF634" w14:textId="6376AC55" w:rsidR="29CC7249" w:rsidDel="00DB79E4" w:rsidRDefault="29CC7249" w:rsidP="29CC7249">
            <w:pPr>
              <w:spacing w:before="240" w:after="240"/>
              <w:jc w:val="both"/>
            </w:pPr>
            <w:r w:rsidRPr="7833C510">
              <w:rPr>
                <w:rFonts w:ascii="Times New Roman" w:eastAsia="Times New Roman" w:hAnsi="Times New Roman" w:cs="Times New Roman"/>
              </w:rPr>
              <w:t>Google for Developers (s. f.); políticas de cada plataforma.</w:t>
            </w:r>
          </w:p>
        </w:tc>
      </w:tr>
    </w:tbl>
    <w:p w14:paraId="19CAC789" w14:textId="7FED2F49" w:rsidR="682D37BB" w:rsidRDefault="144E7801" w:rsidP="29CC7249">
      <w:pPr>
        <w:spacing w:line="278" w:lineRule="auto"/>
        <w:jc w:val="both"/>
      </w:pPr>
      <w:r w:rsidRPr="7833C510">
        <w:rPr>
          <w:rFonts w:ascii="Times New Roman" w:eastAsia="Times New Roman" w:hAnsi="Times New Roman" w:cs="Times New Roman"/>
        </w:rPr>
        <w:t xml:space="preserve"> </w:t>
      </w:r>
    </w:p>
    <w:p w14:paraId="39FA46B5" w14:textId="67DBFEFC" w:rsidR="1CD84166" w:rsidRDefault="1CD84166" w:rsidP="7833C510">
      <w:pPr>
        <w:spacing w:line="278" w:lineRule="auto"/>
        <w:jc w:val="both"/>
      </w:pPr>
      <w:r w:rsidRPr="7833C510">
        <w:rPr>
          <w:rFonts w:ascii="Times New Roman" w:eastAsia="Times New Roman" w:hAnsi="Times New Roman" w:cs="Times New Roman"/>
        </w:rPr>
        <w:t xml:space="preserve">El principal desafío de 30X no consiste únicamente en acceder a información sobre contenidos publicados en redes sociales, sino en transformar esos datos en conocimiento útil para tomar decisiones editoriales oportunas y fundamentadas. La investigación realizada evidenció que, aunque existen herramientas comerciales capaces de recopilar grandes volúmenes de información, sus elevados costos, las restricciones de acceso a determinadas plataformas y la falta de análisis sobre el ciclo de vida de las tendencias limitan su capacidad para responder a las necesidades de la organización. Además, la expansión de 30X hacia nuevos mercados incrementa la importancia de identificar contenidos relevantes para audiencias con </w:t>
      </w:r>
      <w:r w:rsidRPr="7833C510">
        <w:rPr>
          <w:rFonts w:ascii="Times New Roman" w:eastAsia="Times New Roman" w:hAnsi="Times New Roman" w:cs="Times New Roman"/>
        </w:rPr>
        <w:lastRenderedPageBreak/>
        <w:t xml:space="preserve">características e intereses diferentes. Los antecedentes y referentes técnicos analizados muestran que la combinación de fuentes públicas, métodos estadísticos e inteligencia artificial ofrece oportunidades para detectar tendencias emergentes, reconocer patrones asociados al rendimiento de las publicaciones y generar recomendaciones editoriales a bajo costo. En este contexto, se plantea la siguiente pregunta problema: </w:t>
      </w:r>
      <w:r w:rsidRPr="7833C510">
        <w:rPr>
          <w:rFonts w:ascii="Times New Roman" w:eastAsia="Times New Roman" w:hAnsi="Times New Roman" w:cs="Times New Roman"/>
          <w:b/>
          <w:bCs/>
        </w:rPr>
        <w:t>¿Cómo desarrollar una solución de inteligencia de contenido que, mediante el análisis de datos públicos y el uso de inteligencia artificial, permita a 30X identificar oportunamente tendencias emergentes, comprender los factores asociados al éxito de las publicaciones y priorizar oportunidades de contenido relevantes para su audiencia, de manera confiable, automatizada y económicamente viable?</w:t>
      </w:r>
    </w:p>
    <w:p w14:paraId="50BFA5CB" w14:textId="60D60A21"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Requerimientos</w:t>
      </w:r>
    </w:p>
    <w:p w14:paraId="7813B7F1" w14:textId="52F6E56B" w:rsidR="682D37BB" w:rsidRDefault="144E7801" w:rsidP="7833C510">
      <w:pPr>
        <w:spacing w:after="0" w:line="278" w:lineRule="auto"/>
        <w:ind w:left="720"/>
        <w:jc w:val="both"/>
        <w:rPr>
          <w:rFonts w:ascii="Times New Roman" w:eastAsia="Times New Roman" w:hAnsi="Times New Roman" w:cs="Times New Roman"/>
          <w:b/>
          <w:bCs/>
        </w:rPr>
      </w:pPr>
      <w:r w:rsidRPr="7833C510">
        <w:rPr>
          <w:rFonts w:ascii="Times New Roman" w:eastAsia="Times New Roman" w:hAnsi="Times New Roman" w:cs="Times New Roman"/>
          <w:b/>
          <w:bCs/>
        </w:rPr>
        <w:t xml:space="preserve"> </w:t>
      </w:r>
    </w:p>
    <w:p w14:paraId="28E127F8" w14:textId="4130B95B" w:rsidR="682D37BB" w:rsidRDefault="144E7801" w:rsidP="29CC7249">
      <w:pPr>
        <w:pStyle w:val="ListParagraph"/>
        <w:numPr>
          <w:ilvl w:val="0"/>
          <w:numId w:val="6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Acceso a información pública: El sistema debe permitir recopilar información de publicaciones mediante fuentes abiertas y mecanismos autorizados, como las API de Bluesky y Hacker News, y los feeds RSS de Google News y YouTube. Para plataformas con acceso restringido, como Instagram, TikTok y LinkedIn, se contempla el ingreso asistido de publicaciones públicas, respetando las condiciones de uso de cada plataforma.</w:t>
      </w:r>
    </w:p>
    <w:p w14:paraId="225AA38A" w14:textId="355EF9E0"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Herramientas de inteligencia artificial: Se requiere integrar modelos de inteligencia artificial que permitan clasificar publicaciones según su temática, gancho, formato y relevancia para la audiencia. El prototipo clasifica con un modelo local gratuito, deja integrado Jev para clasificaciones estructuradas cuando haya acceso y usa modelos open source vía OpenRouter para generar recomendaciones editoriales.</w:t>
      </w:r>
    </w:p>
    <w:p w14:paraId="6FC730BA" w14:textId="330B0451"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Procesamiento y almacenamiento de datos: El sistema debe permitir limpiar, organizar, estandarizar y almacenar la información recopilada de diferentes fuentes, eliminando duplicados y gestionando datos incompletos. También debe conservar resultados de clasificaciones anteriores mediante un sistema de caché para evitar procesamientos repetidos y reducir costos.</w:t>
      </w:r>
    </w:p>
    <w:p w14:paraId="423BAEF4" w14:textId="450BA70B"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Análisis de tendencias e interacciones: Se requiere implementar métodos estadísticos que permitan comparar publicaciones entre diferentes periodos, calcular indicadores de crecimiento, aceleración e interacción e identificar la etapa de desarrollo de las tendencias. Asimismo, el sistema debe analizar características asociadas al rendimiento de las publicaciones, como los ganchos, formatos y tipos de publicador.</w:t>
      </w:r>
    </w:p>
    <w:p w14:paraId="7ACDF000" w14:textId="4E8E6C07"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Evaluación y priorización de contenidos: El sistema debe permitir identificar qué tendencias son relevantes para la audiencia de 30X, considerando factores como el crecimiento, las interacciones, la utilidad práctica y la alineación con los intereses de emprendedores y líderes empresariales latinoamericanos. Estos criterios deben integrarse en un sistema de puntuación para priorizar oportunidades de contenido.</w:t>
      </w:r>
    </w:p>
    <w:p w14:paraId="17D5F132" w14:textId="1003CCD2"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Visualización de resultados: Se requiere una interfaz que presente las tendencias identificadas, sus indicadores, publicaciones de referencia y recomendaciones editoriales de manera clara y comprensible. El prototipo incluye una aplicación web local y genera reportes en formatos HTML, Markdown y JSON para facilitar su consulta y apoyar la toma de decisiones del equipo de media.</w:t>
      </w:r>
    </w:p>
    <w:p w14:paraId="62E027F3" w14:textId="1F918B23"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lastRenderedPageBreak/>
        <w:t>Seguridad, privacidad y protección de datos: El sistema debe garantizar que únicamente se recopile y analice información pública, sin acceder a datos privados ni revelar información personal de los usuarios. Para ello, el prototipo incorpora mecanismos de anonimización mediante identificadores hash para los autores y limpieza de textos para eliminar menciones a usuarios, correos electrónicos y números telefónicos antes de almacenar o procesar la información mediante modelos de IA. Asimismo, debe respetar los términos de servicio de las plataformas y la normativa aplicable sobre protección de datos personales, incluyendo la Ley 1581 de 2012 en Colombia.</w:t>
      </w:r>
    </w:p>
    <w:p w14:paraId="637F6434" w14:textId="393D59D2"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Bajo costo y eficiencia operativa: La solución debe aprovechar herramientas gratuitas o de bajo costo, optimizando las consultas a fuentes externas y el uso de modelos de inteligencia artificial. Se debe considerar el almacenamiento en caché y el procesamiento eficiente para reducir los costos operativos y ofrecer una alternativa económicamente viable frente a las herramientas comerciales de monitoreo de contenido.</w:t>
      </w:r>
    </w:p>
    <w:p w14:paraId="22C1AB3D" w14:textId="41FADA79" w:rsidR="682D37BB" w:rsidRDefault="144E7801" w:rsidP="29CC7249">
      <w:pPr>
        <w:pStyle w:val="ListParagraph"/>
        <w:numPr>
          <w:ilvl w:val="0"/>
          <w:numId w:val="13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Confiabilidad y trazabilidad: Los resultados deben basarse en información verificable, conservando la referencia de las publicaciones, las fechas de recopilación y los criterios utilizados en los análisis. Es necesario reconocer las limitaciones de las fuentes, los posibles sesgos de las muestras y la incertidumbre asociada a las tendencias identificadas, evitando presentar conclusiones que no estén respaldadas por los datos disponibles.</w:t>
      </w:r>
    </w:p>
    <w:p w14:paraId="096D06E2" w14:textId="0D7902EB" w:rsidR="682D37BB" w:rsidRDefault="144E7801" w:rsidP="29CC7249">
      <w:pPr>
        <w:spacing w:after="0" w:line="278"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t xml:space="preserve"> </w:t>
      </w:r>
    </w:p>
    <w:p w14:paraId="51BB3B1F" w14:textId="6932D443"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JUSTIFICACIÓN</w:t>
      </w:r>
    </w:p>
    <w:p w14:paraId="37289C1F" w14:textId="05B3553E"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El desarrollo de CreativIA: Radar de contenido surge de la necesidad de transformar grandes volúmenes de información pública en conocimiento útil para la toma de decisiones editoriales. En un entorno digital donde las tendencias evolucionan rápidamente, identificar contenidos populares no es suficiente, también es necesario comprender su crecimiento, reconocer los factores asociados a su rendimiento y determinar su relevancia para una audiencia específica. En este sentido, el proyecto se justifica desde tres perspectivas: tecnológica, empresarial y de valor para los usuarios finales.</w:t>
      </w:r>
    </w:p>
    <w:p w14:paraId="5FCCED01" w14:textId="7ED99CAB"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Desde la perspectiva tecnológica, el proyecto demuestra el potencial de combinar fuentes abiertas de información, técnicas de análisis estadístico y modelos de inteligencia artificial para desarrollar una solución de inteligencia de contenido de bajo costo. A través de la automatización de la recopilación de datos, la clasificación de publicaciones (con un clasificador local gratuito, y con Jev cuando haya acceso) y el análisis de indicadores de crecimiento e interacción, CreativIA busca convertir datos dispersos en oportunidades de contenido fundamentadas. Además, su arquitectura permite integrar diferentes fuentes de información y utilizar modelos especializados para tareas específicas, optimizando los recursos computacionales y reduciendo la dependencia de herramientas comerciales. Este desarrollo también representa una oportunidad para explorar métodos de detección temprana de tendencias, análisis del rendimiento de publicaciones y generación de recomendaciones mediante IA, respetando las restricciones de acceso y protección de datos de las plataformas.</w:t>
      </w:r>
    </w:p>
    <w:p w14:paraId="00E796CC" w14:textId="584CD93B"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lastRenderedPageBreak/>
        <w:t>Desde la perspectiva empresarial, creativIA responde a una necesidad del equipo de media de 30X: identificar oportunamente qué contenidos producir sin invertir grandes cantidades de tiempo y dinero en su búsqueda y análisis. Actualmente, la organización depende de herramientas externas que representan costos elevados y no ofrecen una interpretación completa de la información recopilada. La implementación de una solución propia podría reducir esta dependencia, agilizar la planificación editorial y facilitar decisiones basadas en indicadores verificables. Asimismo, permitiría priorizar contenidos alineados con los intereses de su audiencia y fortalecer la estrategia de comunicación de la empresa en su proceso de expansión hacia nuevos mercados latinoamericanos e internacionales.</w:t>
      </w:r>
    </w:p>
    <w:p w14:paraId="5022AC89" w14:textId="236EE2EE"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Finalmente, desde la perspectiva de los clientes y usuarios finales, el proyecto busca contribuir a la creación de contenido más relevante, oportuno y útil para emprendedores, ejecutivos y equipos empresariales interesados en la aplicación práctica de la inteligencia artificial. Al identificar temas emergentes y evaluar su pertinencia, 30X podría ofrecer información que responda mejor a las necesidades de aprendizaje y actualización de su audiencia, evitando depender exclusivamente de la popularidad de las publicaciones. Adicionalmente, la metodología desarrollada tiene potencial para ser utilizada por otros creadores de contenido, emprendedores y organizaciones que enfrentan dificultades similares para identificar oportunidades en redes sociales.</w:t>
      </w:r>
    </w:p>
    <w:p w14:paraId="6CDEBD05" w14:textId="7A397187"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ANTECEDENTES</w:t>
      </w:r>
    </w:p>
    <w:p w14:paraId="537A1246" w14:textId="08B262D0"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Jagran New Media, es una solución de análisis de datos que permite a los equipos editoriales comprender el comportamiento de su audiencia y mejorar la planificación de contenidos. Fue desarrollada utilizando herramientas como Google BigQuery, Google Data Studio y Google Tag Manager, que permiten recopilar, organizar y visualizar información sobre el rendimiento de las publicaciones. Si bien esta solución no recopila información pública de redes sociales externas mediante API, sino que analiza datos propios sobre el comportamiento de sus lectores, resulta útil para el reto 30X por tres aspectos principales: </w:t>
      </w:r>
      <w:r w:rsidRPr="7833C510">
        <w:rPr>
          <w:rFonts w:ascii="Times New Roman" w:eastAsia="Times New Roman" w:hAnsi="Times New Roman" w:cs="Times New Roman"/>
          <w:b/>
          <w:bCs/>
        </w:rPr>
        <w:t>1. Segmentación de audiencias</w:t>
      </w:r>
      <w:r w:rsidRPr="7833C510">
        <w:rPr>
          <w:rFonts w:ascii="Times New Roman" w:eastAsia="Times New Roman" w:hAnsi="Times New Roman" w:cs="Times New Roman"/>
        </w:rPr>
        <w:t xml:space="preserve">: Jagran dividió a sus lectores en cuatro segmentos para identificar qué contenidos generaban mayor interés en cada grupo, analizando sus patrones de consumo; este enfoque podría aplicarse en 30X para diferenciar, por ejemplo, contenidos de IA relevantes para líderes empresariales frente a aquellos dirigidos a equipos técnicos. </w:t>
      </w:r>
      <w:r w:rsidRPr="7833C510">
        <w:rPr>
          <w:rFonts w:ascii="Times New Roman" w:eastAsia="Times New Roman" w:hAnsi="Times New Roman" w:cs="Times New Roman"/>
          <w:b/>
          <w:bCs/>
        </w:rPr>
        <w:t>1. Indicadores de engagement:</w:t>
      </w:r>
      <w:r w:rsidRPr="7833C510">
        <w:rPr>
          <w:rFonts w:ascii="Times New Roman" w:eastAsia="Times New Roman" w:hAnsi="Times New Roman" w:cs="Times New Roman"/>
        </w:rPr>
        <w:t xml:space="preserve"> en lugar de evaluar únicamente las visualizaciones, incorporaron métricas como la tasa de finalización de artículos (lectores que alcanzan al menos el 75% del contenido), la tasa de recirculación (lectores que continúan navegando hacia otros artículos) y la duración de las sesiones. Para 30X, este enfoque permitiría considerar indicadores complementarios, como la proporción de comentarios o interacciones respecto a las visualizaciones, para evaluar el rendimiento de las publicaciones. </w:t>
      </w:r>
      <w:r w:rsidRPr="7833C510">
        <w:rPr>
          <w:rFonts w:ascii="Times New Roman" w:eastAsia="Times New Roman" w:hAnsi="Times New Roman" w:cs="Times New Roman"/>
          <w:b/>
          <w:bCs/>
        </w:rPr>
        <w:t>3. Dashboard de análisis:</w:t>
      </w:r>
      <w:r w:rsidRPr="7833C510">
        <w:rPr>
          <w:rFonts w:ascii="Times New Roman" w:eastAsia="Times New Roman" w:hAnsi="Times New Roman" w:cs="Times New Roman"/>
        </w:rPr>
        <w:t xml:space="preserve"> desarrollaron un tablero interactivo para visualizar estas métricas por segmentos de audiencia, identificar patrones de comportamiento y facilitar decisiones editoriales sobre qué contenidos producir. Además, </w:t>
      </w:r>
      <w:r w:rsidRPr="7833C510">
        <w:rPr>
          <w:rFonts w:ascii="Times New Roman" w:eastAsia="Times New Roman" w:hAnsi="Times New Roman" w:cs="Times New Roman"/>
          <w:b/>
          <w:bCs/>
        </w:rPr>
        <w:t>optimizaron la infraestructura de procesamiento de datos</w:t>
      </w:r>
      <w:r w:rsidRPr="7833C510">
        <w:rPr>
          <w:rFonts w:ascii="Times New Roman" w:eastAsia="Times New Roman" w:hAnsi="Times New Roman" w:cs="Times New Roman"/>
        </w:rPr>
        <w:t>, logrando reducir en un 95% los costos asociados a las consultas y el procesamiento, lo cual constituye un referente para desarrollar soluciones de análisis de bajo costo. (Bhalla et al., 2021)</w:t>
      </w:r>
    </w:p>
    <w:p w14:paraId="44C98D5A" w14:textId="611E6B11"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lastRenderedPageBreak/>
        <w:t>Condé Nast – Data-Driven Digital Media for AI Innovation (AWS y Databricks)</w:t>
      </w:r>
      <w:r w:rsidRPr="7833C510">
        <w:rPr>
          <w:rFonts w:ascii="Times New Roman" w:eastAsia="Times New Roman" w:hAnsi="Times New Roman" w:cs="Times New Roman"/>
          <w:b/>
          <w:bCs/>
        </w:rPr>
        <w:t>.</w:t>
      </w:r>
      <w:r w:rsidRPr="7833C510">
        <w:rPr>
          <w:rFonts w:ascii="Times New Roman" w:eastAsia="Times New Roman" w:hAnsi="Times New Roman" w:cs="Times New Roman"/>
        </w:rPr>
        <w:t xml:space="preserve"> Es una solución que centraliza y analiza información de diferentes marcas editoriales, como Vogue, GQ y Wired, para comprender el comportamiento de sus audiencias, evaluar el rendimiento del contenido e identificar tendencias emergentes mediante modelos predictivos. Aunque trabaja principalmente con información propia y no documenta la extracción de publicaciones públicas de redes sociales externas, resulta relevante para el reto 30X por su metodología de integración y análisis de datos. Resulta relevante para el caso de estudio, pues junta elementos importantes. Primero, la </w:t>
      </w:r>
      <w:r w:rsidRPr="7833C510">
        <w:rPr>
          <w:rFonts w:ascii="Times New Roman" w:eastAsia="Times New Roman" w:hAnsi="Times New Roman" w:cs="Times New Roman"/>
          <w:b/>
          <w:bCs/>
        </w:rPr>
        <w:t>integración de datos,</w:t>
      </w:r>
      <w:r w:rsidRPr="7833C510">
        <w:rPr>
          <w:rFonts w:ascii="Times New Roman" w:eastAsia="Times New Roman" w:hAnsi="Times New Roman" w:cs="Times New Roman"/>
        </w:rPr>
        <w:t xml:space="preserve"> utiliza Snowplow para recopilar información del comportamiento de sus lectores, como clics, tiempo de permanencia y patrones de consumo. Posteriormente, almacena los datos en Amazon S3 y utiliza Databricks para procesarlos, limpiarlos, estandarizarlos y unificarlos, permitiendo analizar información de diferentes marcas bajo criterios comunes. Este enfoque podría adaptarse a 30X para integrar datos públicos obtenidos de distintas redes sociales. Además, </w:t>
      </w:r>
      <w:r w:rsidRPr="7833C510">
        <w:rPr>
          <w:rFonts w:ascii="Times New Roman" w:eastAsia="Times New Roman" w:hAnsi="Times New Roman" w:cs="Times New Roman"/>
          <w:b/>
          <w:bCs/>
        </w:rPr>
        <w:t>identifica tendencias emergentes,</w:t>
      </w:r>
      <w:r w:rsidRPr="7833C510">
        <w:rPr>
          <w:rFonts w:ascii="Times New Roman" w:eastAsia="Times New Roman" w:hAnsi="Times New Roman" w:cs="Times New Roman"/>
        </w:rPr>
        <w:t xml:space="preserve"> utiliza modelos predictivos de machine learning, gestionados mediante MLflow y Amazon SageMaker, para identificar tendencias de contenido antes de que alcancen su punto máximo. Aunque el artículo no especifica los algoritmos utilizados, este enfoque se relaciona directamente con el objetivo de 30X de detectar temas en crecimiento. </w:t>
      </w:r>
      <w:r w:rsidRPr="7833C510">
        <w:rPr>
          <w:rFonts w:ascii="Times New Roman" w:eastAsia="Times New Roman" w:hAnsi="Times New Roman" w:cs="Times New Roman"/>
          <w:b/>
          <w:bCs/>
        </w:rPr>
        <w:t>(3) Análisis y visualización:</w:t>
      </w:r>
      <w:r w:rsidRPr="7833C510">
        <w:rPr>
          <w:rFonts w:ascii="Times New Roman" w:eastAsia="Times New Roman" w:hAnsi="Times New Roman" w:cs="Times New Roman"/>
        </w:rPr>
        <w:t xml:space="preserve"> utiliza indicadores de interacción y modelos predictivos para alimentar dashboards y sistemas de recomendación que apoyan la toma de decisiones editoriales. (Amazon Web Services, s. f.)</w:t>
      </w:r>
    </w:p>
    <w:p w14:paraId="576DCDC7" w14:textId="5FC7BB4B"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Sanoma – Hennibot: AI-driven Editorial Assistant (Futurice), es un asistente editorial basado en inteligencia artificial, desarrollado para apoyar a los periodistas en la creación de contenido a partir del análisis de publicaciones anteriores y del comportamiento de sus lectores. Su funcionamiento se basa en el </w:t>
      </w:r>
      <w:r w:rsidRPr="7833C510">
        <w:rPr>
          <w:rFonts w:ascii="Times New Roman" w:eastAsia="Times New Roman" w:hAnsi="Times New Roman" w:cs="Times New Roman"/>
          <w:b/>
          <w:bCs/>
        </w:rPr>
        <w:t>análisis de factores de éxito</w:t>
      </w:r>
      <w:r w:rsidRPr="7833C510">
        <w:rPr>
          <w:rFonts w:ascii="Times New Roman" w:eastAsia="Times New Roman" w:hAnsi="Times New Roman" w:cs="Times New Roman"/>
        </w:rPr>
        <w:t xml:space="preserve">, mediante la comparación de nuevos artículos con contenidos que han obtenido buenos resultados, considerando indicadores como el tiempo de lectura, las tasas de lectura, las veces que se comparte una publicación y la retroalimentación de los usuarios. A partir de esta información, Hennibot genera </w:t>
      </w:r>
      <w:r w:rsidRPr="7833C510">
        <w:rPr>
          <w:rFonts w:ascii="Times New Roman" w:eastAsia="Times New Roman" w:hAnsi="Times New Roman" w:cs="Times New Roman"/>
          <w:b/>
          <w:bCs/>
        </w:rPr>
        <w:t>recomendaciones mediante IA</w:t>
      </w:r>
      <w:r w:rsidRPr="7833C510">
        <w:rPr>
          <w:rFonts w:ascii="Times New Roman" w:eastAsia="Times New Roman" w:hAnsi="Times New Roman" w:cs="Times New Roman"/>
        </w:rPr>
        <w:t xml:space="preserve"> para mejorar los titulares, la estructura, la terminología y otros elementos de los artículos, buscando aumentar su capacidad de atraer y mantener el interés de los lectores. En cuanto a la </w:t>
      </w:r>
      <w:r w:rsidRPr="7833C510">
        <w:rPr>
          <w:rFonts w:ascii="Times New Roman" w:eastAsia="Times New Roman" w:hAnsi="Times New Roman" w:cs="Times New Roman"/>
          <w:b/>
          <w:bCs/>
        </w:rPr>
        <w:t>integración y visualización</w:t>
      </w:r>
      <w:r w:rsidRPr="7833C510">
        <w:rPr>
          <w:rFonts w:ascii="Times New Roman" w:eastAsia="Times New Roman" w:hAnsi="Times New Roman" w:cs="Times New Roman"/>
        </w:rPr>
        <w:t>, la herramienta se incorpora directamente al editor Naviga Digital Writer mediante plugins y utiliza servicios como AWS Lambda y API Gateway para conectar sus funcionalidades y presentar las sugerencias dentro del proceso de creación de contenido. (Futurice, s. f.)</w:t>
      </w:r>
    </w:p>
    <w:p w14:paraId="3F598667" w14:textId="140065C1"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Identrics y Medianet – AI Media Intelligence Platform (2024), es una plataforma de inteligencia de medios diseñada para monitorear y analizar información publicada en fuentes externas, incluyendo periódicos, blogs, foros, medios digitales y redes sociales como Twitter/X y plataformas de Meta. Su principal característica es el </w:t>
      </w:r>
      <w:r w:rsidRPr="7833C510">
        <w:rPr>
          <w:rFonts w:ascii="Times New Roman" w:eastAsia="Times New Roman" w:hAnsi="Times New Roman" w:cs="Times New Roman"/>
          <w:b/>
          <w:bCs/>
        </w:rPr>
        <w:t>monitoreo de contenido externo</w:t>
      </w:r>
      <w:r w:rsidRPr="7833C510">
        <w:rPr>
          <w:rFonts w:ascii="Times New Roman" w:eastAsia="Times New Roman" w:hAnsi="Times New Roman" w:cs="Times New Roman"/>
        </w:rPr>
        <w:t xml:space="preserve">, que permite realizar búsquedas por temas, palabras clave, medios y autores, así como observar la evolución de las menciones a lo largo del tiempo. La plataforma incorpora </w:t>
      </w:r>
      <w:r w:rsidRPr="7833C510">
        <w:rPr>
          <w:rFonts w:ascii="Times New Roman" w:eastAsia="Times New Roman" w:hAnsi="Times New Roman" w:cs="Times New Roman"/>
          <w:b/>
          <w:bCs/>
        </w:rPr>
        <w:t>reconocimiento de entidades (NER)</w:t>
      </w:r>
      <w:r w:rsidRPr="7833C510">
        <w:rPr>
          <w:rFonts w:ascii="Times New Roman" w:eastAsia="Times New Roman" w:hAnsi="Times New Roman" w:cs="Times New Roman"/>
        </w:rPr>
        <w:t xml:space="preserve"> para identificar organizaciones y personas mencionadas en los contenidos, </w:t>
      </w:r>
      <w:r w:rsidRPr="7833C510">
        <w:rPr>
          <w:rFonts w:ascii="Times New Roman" w:eastAsia="Times New Roman" w:hAnsi="Times New Roman" w:cs="Times New Roman"/>
          <w:b/>
          <w:bCs/>
        </w:rPr>
        <w:t>clasificación automática de temas</w:t>
      </w:r>
      <w:r w:rsidRPr="7833C510">
        <w:rPr>
          <w:rFonts w:ascii="Times New Roman" w:eastAsia="Times New Roman" w:hAnsi="Times New Roman" w:cs="Times New Roman"/>
        </w:rPr>
        <w:t xml:space="preserve"> para categorizar las publicaciones y </w:t>
      </w:r>
      <w:r w:rsidRPr="7833C510">
        <w:rPr>
          <w:rFonts w:ascii="Times New Roman" w:eastAsia="Times New Roman" w:hAnsi="Times New Roman" w:cs="Times New Roman"/>
          <w:b/>
          <w:bCs/>
        </w:rPr>
        <w:t>análisis de sentimiento general y por entidad</w:t>
      </w:r>
      <w:r w:rsidRPr="7833C510">
        <w:rPr>
          <w:rFonts w:ascii="Times New Roman" w:eastAsia="Times New Roman" w:hAnsi="Times New Roman" w:cs="Times New Roman"/>
        </w:rPr>
        <w:t xml:space="preserve"> para determinar la percepción asociada a una conversación, </w:t>
      </w:r>
      <w:r w:rsidRPr="7833C510">
        <w:rPr>
          <w:rFonts w:ascii="Times New Roman" w:eastAsia="Times New Roman" w:hAnsi="Times New Roman" w:cs="Times New Roman"/>
        </w:rPr>
        <w:lastRenderedPageBreak/>
        <w:t>empresa o marca. También permite configurar búsquedas guardadas, generar alertas y reportes automatizados para facilitar el seguimiento continuo de la información. Sin embargo, el estudio no especifica las API utilizadas para obtener los datos, los modelos de inteligencia artificial implementados ni los costos de operación. (Identrics Editorial Team, 2024)</w:t>
      </w:r>
    </w:p>
    <w:p w14:paraId="587171F3" w14:textId="491F26EB"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 </w:t>
      </w:r>
    </w:p>
    <w:p w14:paraId="14EA643E" w14:textId="3280F7FC"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REFERENCIAS TÉCNICAS Y METODOLÓGICAS</w:t>
      </w:r>
    </w:p>
    <w:p w14:paraId="4E46482E" w14:textId="74F48FBE"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Thirdwatch – Build a YouTube Content Trend Pipeline (2026). Es una guía técnica que explica cómo construir un sistema para detectar tendencias emergentes en YouTube mediante la recopilación y el análisis periódico de información de videos. Propone utilizar </w:t>
      </w:r>
      <w:r w:rsidRPr="7833C510">
        <w:rPr>
          <w:rFonts w:ascii="Times New Roman" w:eastAsia="Times New Roman" w:hAnsi="Times New Roman" w:cs="Times New Roman"/>
          <w:b/>
          <w:bCs/>
        </w:rPr>
        <w:t>TF-IDF y K-Means</w:t>
      </w:r>
      <w:r w:rsidRPr="7833C510">
        <w:rPr>
          <w:rFonts w:ascii="Times New Roman" w:eastAsia="Times New Roman" w:hAnsi="Times New Roman" w:cs="Times New Roman"/>
        </w:rPr>
        <w:t xml:space="preserve"> para agrupar publicaciones según la similitud de sus títulos y descripciones, comparar las visualizaciones entre diferentes periodos para identificar </w:t>
      </w:r>
      <w:r w:rsidRPr="7833C510">
        <w:rPr>
          <w:rFonts w:ascii="Times New Roman" w:eastAsia="Times New Roman" w:hAnsi="Times New Roman" w:cs="Times New Roman"/>
          <w:b/>
          <w:bCs/>
        </w:rPr>
        <w:t>temas con crecimiento significativo</w:t>
      </w:r>
      <w:r w:rsidRPr="7833C510">
        <w:rPr>
          <w:rFonts w:ascii="Times New Roman" w:eastAsia="Times New Roman" w:hAnsi="Times New Roman" w:cs="Times New Roman"/>
        </w:rPr>
        <w:t xml:space="preserve"> y analizar la duración de los videos para reconocer cambios en los formatos. Este artículo resulta útil como referente metodológico para la detección de tendencias, ya que presenta herramientas y procedimientos concretos que pueden estudiarse para desarrollar el prototipo. Para nuestro caso de estudio sería útil evaluar cómo implementar estos métodos utilizando la </w:t>
      </w:r>
      <w:r w:rsidRPr="7833C510">
        <w:rPr>
          <w:rFonts w:ascii="Times New Roman" w:eastAsia="Times New Roman" w:hAnsi="Times New Roman" w:cs="Times New Roman"/>
          <w:b/>
          <w:bCs/>
        </w:rPr>
        <w:t>YouTube Data API</w:t>
      </w:r>
      <w:r w:rsidRPr="7833C510">
        <w:rPr>
          <w:rFonts w:ascii="Times New Roman" w:eastAsia="Times New Roman" w:hAnsi="Times New Roman" w:cs="Times New Roman"/>
        </w:rPr>
        <w:t>, en lugar del scraper comercial propuesto, y verificar que el análisis cumpla las políticas de la plataforma. (Thirdwatch, 2026)</w:t>
      </w:r>
    </w:p>
    <w:p w14:paraId="63E5BF09" w14:textId="08545BA4"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lang w:val="en-US"/>
        </w:rPr>
        <w:t xml:space="preserve">Link de acceso: </w:t>
      </w:r>
      <w:r w:rsidR="682D37BB">
        <w:fldChar w:fldCharType="begin"/>
      </w:r>
      <w:del w:id="0" w:author="Carolina Ujueta Ricardo" w:date="2026-10-18T01:01:00Z" w16du:dateUtc="2026-10-18T06:01:00Z">
        <w:r w:rsidR="682D37BB">
          <w:delInstrText xml:space="preserve">HYPERLINK "https://thirdwatch.dev/blog/build-youtube-content-trend-pipeline" </w:delInstrText>
        </w:r>
      </w:del>
      <w:r w:rsidR="682D37BB">
        <w:fldChar w:fldCharType="separate"/>
      </w:r>
      <w:r w:rsidRPr="7833C510">
        <w:rPr>
          <w:rStyle w:val="Hyperlink"/>
          <w:lang w:val="en-US"/>
        </w:rPr>
        <w:t>https://thirdwatch.dev/blog/build-youtube-content-trend-pipeline</w:t>
      </w:r>
      <w:r w:rsidR="682D37BB">
        <w:fldChar w:fldCharType="end"/>
      </w:r>
      <w:r w:rsidRPr="7833C510">
        <w:rPr>
          <w:rFonts w:ascii="Times New Roman" w:eastAsia="Times New Roman" w:hAnsi="Times New Roman" w:cs="Times New Roman"/>
        </w:rPr>
        <w:t xml:space="preserve"> </w:t>
      </w:r>
    </w:p>
    <w:p w14:paraId="439EFDAA" w14:textId="3858F0EA"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Captapi – Social Media Trend Analysis: A Developer's Practical Guide (2026). Es una guía técnica que explica cómo construir un sistema de detección de tendencias en redes sociales mediante la recopilación, procesamiento y análisis de datos. Su principal aporte es la combinación de </w:t>
      </w:r>
      <w:r w:rsidRPr="7833C510">
        <w:rPr>
          <w:rFonts w:ascii="Times New Roman" w:eastAsia="Times New Roman" w:hAnsi="Times New Roman" w:cs="Times New Roman"/>
          <w:b/>
          <w:bCs/>
        </w:rPr>
        <w:t>métodos estadísticos</w:t>
      </w:r>
      <w:r w:rsidRPr="7833C510">
        <w:rPr>
          <w:rFonts w:ascii="Times New Roman" w:eastAsia="Times New Roman" w:hAnsi="Times New Roman" w:cs="Times New Roman"/>
        </w:rPr>
        <w:t xml:space="preserve">, como Z-score, medias móviles y velocidad de crecimiento de interacciones, para identificar aumentos inusuales de popularidad; </w:t>
      </w:r>
      <w:r w:rsidRPr="7833C510">
        <w:rPr>
          <w:rFonts w:ascii="Times New Roman" w:eastAsia="Times New Roman" w:hAnsi="Times New Roman" w:cs="Times New Roman"/>
          <w:b/>
          <w:bCs/>
        </w:rPr>
        <w:t>procesamiento de lenguaje natural (NLP) y embeddings</w:t>
      </w:r>
      <w:r w:rsidRPr="7833C510">
        <w:rPr>
          <w:rFonts w:ascii="Times New Roman" w:eastAsia="Times New Roman" w:hAnsi="Times New Roman" w:cs="Times New Roman"/>
        </w:rPr>
        <w:t xml:space="preserve">, para agrupar publicaciones relacionadas semánticamente, incluso cuando utilizan palabras diferentes; y </w:t>
      </w:r>
      <w:r w:rsidRPr="7833C510">
        <w:rPr>
          <w:rFonts w:ascii="Times New Roman" w:eastAsia="Times New Roman" w:hAnsi="Times New Roman" w:cs="Times New Roman"/>
          <w:b/>
          <w:bCs/>
        </w:rPr>
        <w:t>validación de tendencias</w:t>
      </w:r>
      <w:r w:rsidRPr="7833C510">
        <w:rPr>
          <w:rFonts w:ascii="Times New Roman" w:eastAsia="Times New Roman" w:hAnsi="Times New Roman" w:cs="Times New Roman"/>
        </w:rPr>
        <w:t>, mediante comparaciones entre periodos, análisis de sesgos y revisión de la distribución de interacciones, evitando confundir publicaciones virales aisladas con tendencias sostenidas. También presenta Captapi, una API comercial que unifica el acceso a datos de diferentes plataformas, aunque el artículo no demuestra que todas sus fuentes cumplan las restricciones de acceso establecidas para 30X. Esta guía resulta especialmente útil para estudiar métodos concretos de detección temprana de tendencias y evaluar la confiabilidad de los resultados obtenidos. (Outrank, 2026)</w:t>
      </w:r>
    </w:p>
    <w:p w14:paraId="1A1A84FC" w14:textId="1A72E6F6" w:rsidR="682D37BB" w:rsidRDefault="144E7801" w:rsidP="29CC7249">
      <w:pPr>
        <w:spacing w:line="278" w:lineRule="auto"/>
        <w:jc w:val="both"/>
        <w:rPr>
          <w:rStyle w:val="Hyperlink"/>
          <w:lang w:val="es-ES"/>
        </w:rPr>
      </w:pPr>
      <w:r w:rsidRPr="7833C510">
        <w:rPr>
          <w:rFonts w:ascii="Times New Roman" w:eastAsia="Times New Roman" w:hAnsi="Times New Roman" w:cs="Times New Roman"/>
          <w:lang w:val="es-ES"/>
        </w:rPr>
        <w:t xml:space="preserve">Link de acceso: </w:t>
      </w:r>
      <w:r w:rsidR="682D37BB">
        <w:fldChar w:fldCharType="begin"/>
      </w:r>
      <w:del w:id="1" w:author="Carolina Ujueta Ricardo" w:date="2026-10-18T01:01:00Z" w16du:dateUtc="2026-10-18T06:01:00Z">
        <w:r w:rsidR="682D37BB">
          <w:delInstrText xml:space="preserve">HYPERLINK "https://captapi.com/blog/social-media-trend-analysis" </w:delInstrText>
        </w:r>
      </w:del>
      <w:r w:rsidR="682D37BB">
        <w:fldChar w:fldCharType="separate"/>
      </w:r>
      <w:r w:rsidRPr="7833C510">
        <w:rPr>
          <w:rStyle w:val="Hyperlink"/>
          <w:lang w:val="es-ES"/>
        </w:rPr>
        <w:t>https://captapi.com/blog/social-media-trend-analysis</w:t>
      </w:r>
      <w:r w:rsidR="682D37BB">
        <w:fldChar w:fldCharType="end"/>
      </w:r>
    </w:p>
    <w:p w14:paraId="3BBEC547" w14:textId="10E265E8"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Social Trend Intelligence: How to Spot, Read, and Act on Platform Signals Before They Peak (2026), es un artículo que presenta un enfoque para detectar, evaluar y aprovechar tendencias en redes sociales antes de que alcancen su máxima popularidad. Su principal aporte es la </w:t>
      </w:r>
      <w:r w:rsidRPr="7833C510">
        <w:rPr>
          <w:rFonts w:ascii="Times New Roman" w:eastAsia="Times New Roman" w:hAnsi="Times New Roman" w:cs="Times New Roman"/>
          <w:b/>
          <w:bCs/>
        </w:rPr>
        <w:t>evaluación del ciclo de vida de las tendencias</w:t>
      </w:r>
      <w:r w:rsidRPr="7833C510">
        <w:rPr>
          <w:rFonts w:ascii="Times New Roman" w:eastAsia="Times New Roman" w:hAnsi="Times New Roman" w:cs="Times New Roman"/>
        </w:rPr>
        <w:t xml:space="preserve">, diferenciando aquellas que apenas comienzan a crecer de las que ya alcanzaron su punto máximo o están saturadas. Para ello, propone analizar tres criterios: </w:t>
      </w:r>
      <w:r w:rsidRPr="7833C510">
        <w:rPr>
          <w:rFonts w:ascii="Times New Roman" w:eastAsia="Times New Roman" w:hAnsi="Times New Roman" w:cs="Times New Roman"/>
          <w:b/>
          <w:bCs/>
        </w:rPr>
        <w:t>velocidad de crecimiento</w:t>
      </w:r>
      <w:r w:rsidRPr="7833C510">
        <w:rPr>
          <w:rFonts w:ascii="Times New Roman" w:eastAsia="Times New Roman" w:hAnsi="Times New Roman" w:cs="Times New Roman"/>
        </w:rPr>
        <w:t xml:space="preserve">, observando cómo se aceleran las interacciones o menciones; </w:t>
      </w:r>
      <w:r w:rsidRPr="7833C510">
        <w:rPr>
          <w:rFonts w:ascii="Times New Roman" w:eastAsia="Times New Roman" w:hAnsi="Times New Roman" w:cs="Times New Roman"/>
          <w:b/>
          <w:bCs/>
        </w:rPr>
        <w:t>relevancia para la audiencia</w:t>
      </w:r>
      <w:r w:rsidRPr="7833C510">
        <w:rPr>
          <w:rFonts w:ascii="Times New Roman" w:eastAsia="Times New Roman" w:hAnsi="Times New Roman" w:cs="Times New Roman"/>
        </w:rPr>
        <w:t xml:space="preserve">, evaluando la relación entre la tendencia y el público </w:t>
      </w:r>
      <w:r w:rsidRPr="7833C510">
        <w:rPr>
          <w:rFonts w:ascii="Times New Roman" w:eastAsia="Times New Roman" w:hAnsi="Times New Roman" w:cs="Times New Roman"/>
        </w:rPr>
        <w:lastRenderedPageBreak/>
        <w:t xml:space="preserve">objetivo; y </w:t>
      </w:r>
      <w:r w:rsidRPr="7833C510">
        <w:rPr>
          <w:rFonts w:ascii="Times New Roman" w:eastAsia="Times New Roman" w:hAnsi="Times New Roman" w:cs="Times New Roman"/>
          <w:b/>
          <w:bCs/>
        </w:rPr>
        <w:t>etapa del ciclo de vida</w:t>
      </w:r>
      <w:r w:rsidRPr="7833C510">
        <w:rPr>
          <w:rFonts w:ascii="Times New Roman" w:eastAsia="Times New Roman" w:hAnsi="Times New Roman" w:cs="Times New Roman"/>
        </w:rPr>
        <w:t xml:space="preserve">, para determinar si todavía existe una oportunidad de aprovecharla. También destaca la importancia de identificar </w:t>
      </w:r>
      <w:r w:rsidRPr="7833C510">
        <w:rPr>
          <w:rFonts w:ascii="Times New Roman" w:eastAsia="Times New Roman" w:hAnsi="Times New Roman" w:cs="Times New Roman"/>
          <w:b/>
          <w:bCs/>
        </w:rPr>
        <w:t>tendencias en formatos</w:t>
      </w:r>
      <w:r w:rsidRPr="7833C510">
        <w:rPr>
          <w:rFonts w:ascii="Times New Roman" w:eastAsia="Times New Roman" w:hAnsi="Times New Roman" w:cs="Times New Roman"/>
        </w:rPr>
        <w:t>, como estilos de edición, sonidos o estructuras de video, y no únicamente en temas. Finalmente, plantea un proceso automatizado mediante agentes de IA que conecta la detección de tendencias con la generación y publicación de contenidos, reduciendo el tiempo de respuesta del equipo editorial. Sin embargo, no especifica los algoritmos ni las fuentes de datos utilizadas para implementar estos procesos. (Woo, 2026)</w:t>
      </w:r>
    </w:p>
    <w:p w14:paraId="554C7BFC" w14:textId="6C3B56DF"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lang w:val="en-US"/>
        </w:rPr>
        <w:t xml:space="preserve">Link de acceso: </w:t>
      </w:r>
      <w:r w:rsidR="682D37BB">
        <w:fldChar w:fldCharType="begin"/>
      </w:r>
      <w:del w:id="2" w:author="Carolina Ujueta Ricardo" w:date="2026-10-18T01:01:00Z" w16du:dateUtc="2026-10-18T06:01:00Z">
        <w:r w:rsidR="682D37BB">
          <w:delInstrText xml:space="preserve">HYPERLINK "https://gen.pro/blog/social-trend-intelligence-what-to-make-next/" </w:delInstrText>
        </w:r>
      </w:del>
      <w:r w:rsidR="682D37BB">
        <w:fldChar w:fldCharType="separate"/>
      </w:r>
      <w:r w:rsidRPr="7833C510">
        <w:rPr>
          <w:rStyle w:val="Hyperlink"/>
          <w:lang w:val="en-US"/>
        </w:rPr>
        <w:t>https://gen.pro/blog/social-trend-intelligence-what-to-make-next/</w:t>
      </w:r>
      <w:r w:rsidR="682D37BB">
        <w:fldChar w:fldCharType="end"/>
      </w:r>
      <w:r w:rsidRPr="7833C510">
        <w:rPr>
          <w:rFonts w:ascii="Times New Roman" w:eastAsia="Times New Roman" w:hAnsi="Times New Roman" w:cs="Times New Roman"/>
        </w:rPr>
        <w:t xml:space="preserve"> </w:t>
      </w:r>
    </w:p>
    <w:p w14:paraId="648BD14C" w14:textId="5D824C32"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How AI Analyzes Your Video to Grow Your Business (2026) es una guía que explica cómo la inteligencia artificial puede analizar diferentes componentes de un video para comprender sus características y evaluar su rendimiento en redes sociales. Su principal aporte es el </w:t>
      </w:r>
      <w:r w:rsidRPr="7833C510">
        <w:rPr>
          <w:rFonts w:ascii="Times New Roman" w:eastAsia="Times New Roman" w:hAnsi="Times New Roman" w:cs="Times New Roman"/>
          <w:b/>
          <w:bCs/>
        </w:rPr>
        <w:t>análisis multimodal del contenido</w:t>
      </w:r>
      <w:r w:rsidRPr="7833C510">
        <w:rPr>
          <w:rFonts w:ascii="Times New Roman" w:eastAsia="Times New Roman" w:hAnsi="Times New Roman" w:cs="Times New Roman"/>
        </w:rPr>
        <w:t xml:space="preserve">, que combina técnicas de visión por computador para identificar objetos, escenas, expresiones y textos en pantalla; </w:t>
      </w:r>
      <w:r w:rsidRPr="7833C510">
        <w:rPr>
          <w:rFonts w:ascii="Times New Roman" w:eastAsia="Times New Roman" w:hAnsi="Times New Roman" w:cs="Times New Roman"/>
          <w:b/>
          <w:bCs/>
        </w:rPr>
        <w:t>Speech-to-Text</w:t>
      </w:r>
      <w:r w:rsidRPr="7833C510">
        <w:rPr>
          <w:rFonts w:ascii="Times New Roman" w:eastAsia="Times New Roman" w:hAnsi="Times New Roman" w:cs="Times New Roman"/>
        </w:rPr>
        <w:t xml:space="preserve">, para convertir el audio hablado en texto y reconocer los temas tratados; y </w:t>
      </w:r>
      <w:r w:rsidRPr="7833C510">
        <w:rPr>
          <w:rFonts w:ascii="Times New Roman" w:eastAsia="Times New Roman" w:hAnsi="Times New Roman" w:cs="Times New Roman"/>
          <w:b/>
          <w:bCs/>
        </w:rPr>
        <w:t>análisis de audio</w:t>
      </w:r>
      <w:r w:rsidRPr="7833C510">
        <w:rPr>
          <w:rFonts w:ascii="Times New Roman" w:eastAsia="Times New Roman" w:hAnsi="Times New Roman" w:cs="Times New Roman"/>
        </w:rPr>
        <w:t xml:space="preserve">, para evaluar características como la claridad de la voz, la música y los sonidos de fondo. También explica la importancia de analizar los </w:t>
      </w:r>
      <w:r w:rsidRPr="7833C510">
        <w:rPr>
          <w:rFonts w:ascii="Times New Roman" w:eastAsia="Times New Roman" w:hAnsi="Times New Roman" w:cs="Times New Roman"/>
          <w:b/>
          <w:bCs/>
        </w:rPr>
        <w:t>ganchos iniciales, las miniaturas, los títulos y las estructuras narrativas</w:t>
      </w:r>
      <w:r w:rsidRPr="7833C510">
        <w:rPr>
          <w:rFonts w:ascii="Times New Roman" w:eastAsia="Times New Roman" w:hAnsi="Times New Roman" w:cs="Times New Roman"/>
        </w:rPr>
        <w:t>, relacionándolos con indicadores como la retención de audiencia, las interacciones y las reproducciones. Este artículo resulta útil como referente para comprender qué características audiovisuales pueden estudiarse al analizar el desempeño de un contenido. Sin embargo, no presenta una implementación técnica ni evidencia suficiente para demostrar qué elementos causan directamente un mayor rendimiento. (Socialync Team, 2026)</w:t>
      </w:r>
    </w:p>
    <w:p w14:paraId="2E408BD4" w14:textId="1E780842"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lang w:val="en-US"/>
        </w:rPr>
        <w:t xml:space="preserve">Link de acceso: </w:t>
      </w:r>
      <w:r w:rsidR="682D37BB">
        <w:fldChar w:fldCharType="begin"/>
      </w:r>
      <w:del w:id="3" w:author="Carolina Ujueta Ricardo" w:date="2026-10-18T01:01:00Z" w16du:dateUtc="2026-10-18T06:01:00Z">
        <w:r w:rsidR="682D37BB">
          <w:delInstrText xml:space="preserve">HYPERLINK "https://www.socialync.io/blog/how-ai-analyzes-video-grow-business-2026" </w:delInstrText>
        </w:r>
      </w:del>
      <w:r w:rsidR="682D37BB">
        <w:fldChar w:fldCharType="separate"/>
      </w:r>
      <w:r w:rsidRPr="7833C510">
        <w:rPr>
          <w:rStyle w:val="Hyperlink"/>
          <w:lang w:val="en-US"/>
        </w:rPr>
        <w:t>https://www.socialync.io/blog/how-ai-analyzes-video-grow-business-2026</w:t>
      </w:r>
      <w:r w:rsidR="682D37BB">
        <w:fldChar w:fldCharType="end"/>
      </w:r>
      <w:r w:rsidRPr="7833C510">
        <w:rPr>
          <w:rFonts w:ascii="Times New Roman" w:eastAsia="Times New Roman" w:hAnsi="Times New Roman" w:cs="Times New Roman"/>
        </w:rPr>
        <w:t xml:space="preserve"> </w:t>
      </w:r>
    </w:p>
    <w:p w14:paraId="704B25A1" w14:textId="7C974601"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Multi-Agent Trend-to-Content Pipeline (2026) es un proyecto publicado en GitHub que presenta un sistema automatizado para investigar tendencias y transformarlas en propuestas de contenido para YouTube Shorts y TikTok. Su principal aporte es una </w:t>
      </w:r>
      <w:r w:rsidRPr="7833C510">
        <w:rPr>
          <w:rFonts w:ascii="Times New Roman" w:eastAsia="Times New Roman" w:hAnsi="Times New Roman" w:cs="Times New Roman"/>
          <w:b/>
          <w:bCs/>
        </w:rPr>
        <w:t>arquitectura multiagente</w:t>
      </w:r>
      <w:r w:rsidRPr="7833C510">
        <w:rPr>
          <w:rFonts w:ascii="Times New Roman" w:eastAsia="Times New Roman" w:hAnsi="Times New Roman" w:cs="Times New Roman"/>
        </w:rPr>
        <w:t xml:space="preserve">, compuesta por Robo, encargado de identificar tendencias, observar competidores y priorizar oportunidades, y Star, responsable de convertir los hallazgos en ideas de contenido, ganchos y recomendaciones de producción. Utiliza modelos Claude para ambos agentes, OpenClaw para coordinar su ejecución y memoria, Brave Search API para realizar búsquedas y Discord para entregar reportes diarios y semanales. El sistema incorpora un </w:t>
      </w:r>
      <w:r w:rsidRPr="7833C510">
        <w:rPr>
          <w:rFonts w:ascii="Times New Roman" w:eastAsia="Times New Roman" w:hAnsi="Times New Roman" w:cs="Times New Roman"/>
          <w:b/>
          <w:bCs/>
        </w:rPr>
        <w:t>modelo de priorización</w:t>
      </w:r>
      <w:r w:rsidRPr="7833C510">
        <w:rPr>
          <w:rFonts w:ascii="Times New Roman" w:eastAsia="Times New Roman" w:hAnsi="Times New Roman" w:cs="Times New Roman"/>
        </w:rPr>
        <w:t xml:space="preserve"> que evalúa las oportunidades mediante siete criterios calificados de 1 a 5, así como una </w:t>
      </w:r>
      <w:r w:rsidRPr="7833C510">
        <w:rPr>
          <w:rFonts w:ascii="Times New Roman" w:eastAsia="Times New Roman" w:hAnsi="Times New Roman" w:cs="Times New Roman"/>
          <w:b/>
          <w:bCs/>
        </w:rPr>
        <w:t>clasificación temporal</w:t>
      </w:r>
      <w:r w:rsidRPr="7833C510">
        <w:rPr>
          <w:rFonts w:ascii="Times New Roman" w:eastAsia="Times New Roman" w:hAnsi="Times New Roman" w:cs="Times New Roman"/>
        </w:rPr>
        <w:t xml:space="preserve"> que diferencia contenidos inmediatos, semanales y atemporales. Además, contempla un proceso de retroalimentación que permite utilizar los resultados de publicaciones anteriores para mejorar futuras recomendaciones. Aunque presenta una estructura detallada de automatización, no documenta específicamente cómo obtiene métricas de YouTube mediante su API ni cómo calcula estadísticamente el crecimiento de las tendencias. (roccopaz, s. f.)</w:t>
      </w:r>
    </w:p>
    <w:p w14:paraId="0D0185AE" w14:textId="73CBF80B"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lang w:val="en-US"/>
        </w:rPr>
        <w:t xml:space="preserve">Link de acceso: </w:t>
      </w:r>
      <w:r w:rsidR="682D37BB">
        <w:fldChar w:fldCharType="begin"/>
      </w:r>
      <w:del w:id="4" w:author="Carolina Ujueta Ricardo" w:date="2026-10-18T01:01:00Z" w16du:dateUtc="2026-10-18T06:01:00Z">
        <w:r w:rsidR="682D37BB">
          <w:delInstrText xml:space="preserve">HYPERLINK "https://github.com/roccopaz/content-research-workflow" </w:delInstrText>
        </w:r>
      </w:del>
      <w:r w:rsidR="682D37BB">
        <w:fldChar w:fldCharType="separate"/>
      </w:r>
      <w:r w:rsidRPr="7833C510">
        <w:rPr>
          <w:rStyle w:val="Hyperlink"/>
          <w:lang w:val="en-US"/>
        </w:rPr>
        <w:t>https://github.com/roccopaz/content-research-workflow</w:t>
      </w:r>
      <w:r w:rsidR="682D37BB">
        <w:fldChar w:fldCharType="end"/>
      </w:r>
      <w:r w:rsidRPr="7833C510">
        <w:rPr>
          <w:rFonts w:ascii="Times New Roman" w:eastAsia="Times New Roman" w:hAnsi="Times New Roman" w:cs="Times New Roman"/>
        </w:rPr>
        <w:t xml:space="preserve"> </w:t>
      </w:r>
    </w:p>
    <w:p w14:paraId="3B58688B" w14:textId="6A19F07E"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OBJETIVOS</w:t>
      </w:r>
    </w:p>
    <w:p w14:paraId="174F8206" w14:textId="6D15F812"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lastRenderedPageBreak/>
        <w:t>Desarrollar y validar un prototipo funcional de inteligencia de contenido que, mediante la integración de fuentes públicas de información, técnicas de análisis de datos y modelos de inteligencia artificial, permita identificar tendencias emergentes, analizar los factores asociados al rendimiento de las publicaciones y evaluar su relevancia para la audiencia de 30X, con el propósito de facilitar la toma de decisiones sobre la creación de contenido de manera confiable, oportuna y económicamente viable.</w:t>
      </w:r>
    </w:p>
    <w:p w14:paraId="328C7AB8" w14:textId="16AEDDF8" w:rsidR="682D37BB" w:rsidRDefault="144E7801" w:rsidP="29CC7249">
      <w:pPr>
        <w:pStyle w:val="ListParagraph"/>
        <w:numPr>
          <w:ilvl w:val="0"/>
          <w:numId w:val="11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Identificar e integrar fuentes de información pública de redes sociales y plataformas digitales, evaluando su accesibilidad, disponibilidad de métricas, costos y restricciones de uso, para implementar mecanismos de recopilación automatizada y asistida que garanticen el cumplimiento de las políticas de las plataformas y la protección de datos personales.</w:t>
      </w:r>
    </w:p>
    <w:p w14:paraId="6CE3D57D" w14:textId="73A76E19" w:rsidR="682D37BB" w:rsidRDefault="144E7801" w:rsidP="29CC7249">
      <w:pPr>
        <w:pStyle w:val="ListParagraph"/>
        <w:numPr>
          <w:ilvl w:val="0"/>
          <w:numId w:val="11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Implementar y validar métodos de análisis de tendencias mediante técnicas estadísticas y modelos de inteligencia artificial que permitan clasificar publicaciones por temática, analizar indicadores de crecimiento e interacción, identificar tendencias emergentes y reconocer patrones asociados al rendimiento del contenido, considerando características como el gancho, el formato, el momento de publicación y el tipo de publicador.</w:t>
      </w:r>
    </w:p>
    <w:p w14:paraId="63CC97CA" w14:textId="2BA1B0E5" w:rsidR="682D37BB" w:rsidRDefault="144E7801" w:rsidP="29CC7249">
      <w:pPr>
        <w:pStyle w:val="ListParagraph"/>
        <w:numPr>
          <w:ilvl w:val="0"/>
          <w:numId w:val="11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Desarrollar un sistema de evaluación y priorización de oportunidades de contenido que combine el crecimiento de las tendencias, el rendimiento de las publicaciones, la utilidad práctica y su relevancia para la audiencia de 30X, generando recomendaciones de temas, enfoques, ganchos y formatos que faciliten la planificación y creación de contenido.</w:t>
      </w:r>
    </w:p>
    <w:p w14:paraId="63709159" w14:textId="3802537F" w:rsidR="682D37BB" w:rsidRDefault="144E7801" w:rsidP="29CC7249">
      <w:pPr>
        <w:pStyle w:val="ListParagraph"/>
        <w:numPr>
          <w:ilvl w:val="0"/>
          <w:numId w:val="11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Evaluar la viabilidad técnica, económica y operativa del prototipo, mediante pruebas de funcionamiento, revisión de la confiabilidad de los resultados, estimación de costos y evaluación de su utilidad para el equipo de media de 30X, con el fin de determinar su potencial de implementación y su capacidad para reducir el tiempo y los recursos destinados a la identificación de oportunidades de contenido.</w:t>
      </w:r>
    </w:p>
    <w:p w14:paraId="22F41F88" w14:textId="0C138F84"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69BD1FDD" w14:textId="5D69D3B8"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highlight w:val="yellow"/>
        </w:rPr>
      </w:pPr>
      <w:r w:rsidRPr="7833C510">
        <w:rPr>
          <w:rFonts w:ascii="Times New Roman" w:eastAsia="Times New Roman" w:hAnsi="Times New Roman" w:cs="Times New Roman"/>
          <w:b/>
          <w:bCs/>
          <w:highlight w:val="yellow"/>
        </w:rPr>
        <w:t>ESTRATEGIA DE SOLUCIÓN</w:t>
      </w:r>
    </w:p>
    <w:p w14:paraId="456EF0B3" w14:textId="7FB089DF"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Como respuesta al reto de 30X, se propone CreativIA: Radar de contenido, una solución que integra fuentes públicas de información, análisis estadístico e inteligencia artificial para identificar tendencias emergentes y transformarlas en oportunidades editoriales. El sistema recopila automáticamente publicaciones mediante las API públicas de Bluesky y Hacker News y los feeds RSS de Google News y YouTube, complementando esta información con el ingreso asistido de contenidos de otras redes sociales. Posteriormente, los datos se limpian, anonimizan y clasifican con un clasificador local gratuito (o con Jev, cuando haya una clave con acceso), identificando su temática, tipo de gancho, formato y relevancia para la audiencia. A partir de indicadores de crecimiento, aceleración e interacción, el sistema determina la etapa de las tendencias y analiza patrones asociados al rendimiento de las publicaciones. Finalmente, prioriza las oportunidades según su crecimiento, relevancia y utilidad práctica, y utiliza un modelo open source vía OpenRouter o plantillas automatizadas para generar recomendaciones de temas, enfoques, ganchos y formatos, que se presentan en reportes y una interfaz de </w:t>
      </w:r>
      <w:r w:rsidRPr="7833C510">
        <w:rPr>
          <w:rFonts w:ascii="Times New Roman" w:eastAsia="Times New Roman" w:hAnsi="Times New Roman" w:cs="Times New Roman"/>
        </w:rPr>
        <w:lastRenderedPageBreak/>
        <w:t>visualización. Esta combinación busca ofrecer una alternativa de bajo costo que facilite la planificación editorial basada en datos.</w:t>
      </w:r>
    </w:p>
    <w:p w14:paraId="3C303B57" w14:textId="7A5E809B"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Se planea un sistema que funcione así:</w:t>
      </w:r>
    </w:p>
    <w:p w14:paraId="78503BDE" w14:textId="1646B82D" w:rsidR="682D37BB" w:rsidRDefault="144E7801" w:rsidP="29CC7249">
      <w:pPr>
        <w:spacing w:line="278" w:lineRule="auto"/>
        <w:jc w:val="center"/>
        <w:rPr>
          <w:rFonts w:ascii="Times New Roman" w:eastAsia="Times New Roman" w:hAnsi="Times New Roman" w:cs="Times New Roman"/>
          <w:sz w:val="22"/>
          <w:szCs w:val="22"/>
        </w:rPr>
      </w:pPr>
      <w:r>
        <w:rPr>
          <w:noProof/>
        </w:rPr>
        <w:drawing>
          <wp:inline distT="0" distB="0" distL="0" distR="0" wp14:anchorId="5C4D53F9" wp14:editId="1FAD9AE1">
            <wp:extent cx="5734050" cy="1552575"/>
            <wp:effectExtent l="0" t="0" r="0" b="0"/>
            <wp:docPr id="1577564442" name="drawing">
              <a:extLst xmlns:a="http://schemas.openxmlformats.org/drawingml/2006/main">
                <a:ext uri="{FF2B5EF4-FFF2-40B4-BE49-F238E27FC236}">
                  <a16:creationId xmlns:a16="http://schemas.microsoft.com/office/drawing/2014/main" id="{AFB36E28-B2F6-436E-ACB9-21EE4B143C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64442" name="Picture 1577564442"/>
                    <pic:cNvPicPr/>
                  </pic:nvPicPr>
                  <pic:blipFill>
                    <a:blip r:embed="rId5">
                      <a:extLst>
                        <a:ext uri="{28A0092B-C50C-407E-A947-70E740481C1C}">
                          <a14:useLocalDpi xmlns:a14="http://schemas.microsoft.com/office/drawing/2010/main"/>
                        </a:ext>
                      </a:extLst>
                    </a:blip>
                    <a:stretch>
                      <a:fillRect/>
                    </a:stretch>
                  </pic:blipFill>
                  <pic:spPr>
                    <a:xfrm>
                      <a:off x="0" y="0"/>
                      <a:ext cx="5734050" cy="1552575"/>
                    </a:xfrm>
                    <a:prstGeom prst="rect">
                      <a:avLst/>
                    </a:prstGeom>
                  </pic:spPr>
                </pic:pic>
              </a:graphicData>
            </a:graphic>
          </wp:inline>
        </w:drawing>
      </w:r>
      <w:r w:rsidRPr="7833C510">
        <w:rPr>
          <w:rFonts w:ascii="Times New Roman" w:eastAsia="Times New Roman" w:hAnsi="Times New Roman" w:cs="Times New Roman"/>
          <w:b/>
          <w:bCs/>
          <w:sz w:val="22"/>
          <w:szCs w:val="22"/>
        </w:rPr>
        <w:t>Imagen 1.</w:t>
      </w:r>
      <w:r w:rsidRPr="7833C510">
        <w:rPr>
          <w:rFonts w:ascii="Times New Roman" w:eastAsia="Times New Roman" w:hAnsi="Times New Roman" w:cs="Times New Roman"/>
          <w:sz w:val="22"/>
          <w:szCs w:val="22"/>
        </w:rPr>
        <w:t xml:space="preserve"> Diagrama de proceso. Fuente: Elaboración propia.</w:t>
      </w:r>
    </w:p>
    <w:p w14:paraId="58293C2C" w14:textId="54B9DA6D"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Recolección de datos públicos:</w:t>
      </w:r>
      <w:r w:rsidRPr="7833C510">
        <w:rPr>
          <w:rFonts w:ascii="Times New Roman" w:eastAsia="Times New Roman" w:hAnsi="Times New Roman" w:cs="Times New Roman"/>
        </w:rPr>
        <w:t xml:space="preserve"> Se obtiene información de publicaciones mediante las API de Bluesky y Hacker News, la API o los RSS de YouTube y los RSS de Google News. Para otras redes sociales, se permite el ingreso asistido de publicaciones mediante el botón «Aportar» de la aplicación o archivos CSV.</w:t>
      </w:r>
    </w:p>
    <w:p w14:paraId="417C9C69" w14:textId="09586B5F"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2FFF6A94" w14:textId="74BD8286"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Limpieza y anonimización:</w:t>
      </w:r>
      <w:r w:rsidRPr="7833C510">
        <w:rPr>
          <w:rFonts w:ascii="Times New Roman" w:eastAsia="Times New Roman" w:hAnsi="Times New Roman" w:cs="Times New Roman"/>
        </w:rPr>
        <w:t xml:space="preserve"> Se utiliza Python para eliminar duplicados, estandarizar los datos y anonimizar información personal, como nombres de usuario, correos y números telefónicos. Los autores se reemplazan por un identificador cifrado (hash), que permite contar autores distintos sin guardar su identidad.</w:t>
      </w:r>
    </w:p>
    <w:p w14:paraId="6369B702" w14:textId="05A0B033"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7C1CF76F" w14:textId="265D4E77"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Clasificación semántica de publicaciones:</w:t>
      </w:r>
      <w:r w:rsidRPr="7833C510">
        <w:rPr>
          <w:rFonts w:ascii="Times New Roman" w:eastAsia="Times New Roman" w:hAnsi="Times New Roman" w:cs="Times New Roman"/>
        </w:rPr>
        <w:t xml:space="preserve"> Se utiliza el clasificador local (o Jev, cuando haya una clave con acceso) para identificar el tema, tipo de gancho, formato, tipo de publicador y relevancia de cada publicación para la audiencia de 30X. Además, el clasificador estima qué tan práctica, técnica, exagerada (hype) y relevante para Latinoamérica es cada pieza.</w:t>
      </w:r>
    </w:p>
    <w:p w14:paraId="178CCDF9" w14:textId="7B6E6DF2"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54C0467C" w14:textId="1A78D731"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Cálculo de tendencias y crecimiento:</w:t>
      </w:r>
      <w:r w:rsidRPr="7833C510">
        <w:rPr>
          <w:rFonts w:ascii="Times New Roman" w:eastAsia="Times New Roman" w:hAnsi="Times New Roman" w:cs="Times New Roman"/>
        </w:rPr>
        <w:t xml:space="preserve"> Mediante Python se separan las publicaciones en dos periodos: la semana actual (últimos 7 días) y la línea base (los días anteriores del periodo analizado). El clasificador asigna a cada publicación una probabilidad de pertenecer a cada tema, P(tema), y los indicadores se calculan así:</w:t>
      </w:r>
    </w:p>
    <w:p w14:paraId="1E420556" w14:textId="5238D7F0"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2BB5CC3E" w14:textId="05AE9D7C" w:rsidR="682D37BB" w:rsidRDefault="144E7801" w:rsidP="29CC7249">
      <w:pPr>
        <w:pStyle w:val="ListParagraph"/>
        <w:numPr>
          <w:ilvl w:val="0"/>
          <w:numId w:val="94"/>
        </w:numPr>
        <w:spacing w:after="0" w:line="278" w:lineRule="auto"/>
        <w:ind w:left="1440"/>
        <w:jc w:val="both"/>
        <w:rPr>
          <w:rFonts w:ascii="Times New Roman" w:eastAsia="Times New Roman" w:hAnsi="Times New Roman" w:cs="Times New Roman"/>
        </w:rPr>
      </w:pPr>
      <w:r w:rsidRPr="7833C510">
        <w:rPr>
          <w:rFonts w:ascii="Times New Roman" w:eastAsia="Times New Roman" w:hAnsi="Times New Roman" w:cs="Times New Roman"/>
        </w:rPr>
        <w:t>Participación temática: En cada plataforma p se mide la proporción de publicaciones de IA que le corresponde al tema:</w:t>
      </w:r>
    </w:p>
    <w:p w14:paraId="5846D51B" w14:textId="149594DC" w:rsidR="682D37BB" w:rsidRDefault="144E7801" w:rsidP="29CC7249">
      <w:pPr>
        <w:spacing w:before="240" w:after="240" w:line="278" w:lineRule="auto"/>
        <w:ind w:left="1440"/>
        <w:jc w:val="both"/>
        <w:rPr>
          <w:rFonts w:ascii="Times New Roman" w:eastAsia="Times New Roman" w:hAnsi="Times New Roman" w:cs="Times New Roman"/>
        </w:rPr>
      </w:pPr>
      <w:r w:rsidRPr="7833C510">
        <w:rPr>
          <w:rFonts w:ascii="Times New Roman" w:eastAsia="Times New Roman" w:hAnsi="Times New Roman" w:cs="Times New Roman"/>
        </w:rPr>
        <w:t>Participación_p(tema) = Σ P(tema | publicación) / N_p</w:t>
      </w:r>
    </w:p>
    <w:p w14:paraId="1D5EA388" w14:textId="06DCA68E" w:rsidR="682D37BB" w:rsidRDefault="144E7801" w:rsidP="29CC7249">
      <w:pPr>
        <w:spacing w:before="240" w:after="240" w:line="278" w:lineRule="auto"/>
        <w:ind w:left="1440"/>
        <w:jc w:val="both"/>
        <w:rPr>
          <w:rFonts w:ascii="Times New Roman" w:eastAsia="Times New Roman" w:hAnsi="Times New Roman" w:cs="Times New Roman"/>
        </w:rPr>
      </w:pPr>
      <w:r w:rsidRPr="7833C510">
        <w:rPr>
          <w:rFonts w:ascii="Times New Roman" w:eastAsia="Times New Roman" w:hAnsi="Times New Roman" w:cs="Times New Roman"/>
        </w:rPr>
        <w:t>Donde N_p es el número de publicaciones de IA de esa plataforma en el periodo. La participación total es el promedio simple entre plataformas, para que cada una pese igual y el volumen de noticias no tape a las redes.</w:t>
      </w:r>
    </w:p>
    <w:p w14:paraId="6A2244A9" w14:textId="30C82252" w:rsidR="682D37BB" w:rsidRDefault="144E7801" w:rsidP="29CC7249">
      <w:pPr>
        <w:spacing w:before="240" w:after="240" w:line="278" w:lineRule="auto"/>
        <w:ind w:left="1440"/>
        <w:jc w:val="both"/>
        <w:rPr>
          <w:rFonts w:ascii="Times New Roman" w:eastAsia="Times New Roman" w:hAnsi="Times New Roman" w:cs="Times New Roman"/>
        </w:rPr>
      </w:pPr>
      <w:r w:rsidRPr="7833C510">
        <w:rPr>
          <w:rFonts w:ascii="Times New Roman" w:eastAsia="Times New Roman" w:hAnsi="Times New Roman" w:cs="Times New Roman"/>
        </w:rPr>
        <w:lastRenderedPageBreak/>
        <w:t>Solo entran las plataformas con al menos 10 publicaciones en cada periodo. YouTube por RSS queda fuera, porque solo trae los últimos 15 videos por canal y eso fabricaría crecimiento.</w:t>
      </w:r>
    </w:p>
    <w:p w14:paraId="324EE588" w14:textId="37BB638F" w:rsidR="682D37BB" w:rsidRDefault="144E7801" w:rsidP="29CC7249">
      <w:pPr>
        <w:pStyle w:val="ListParagraph"/>
        <w:numPr>
          <w:ilvl w:val="0"/>
          <w:numId w:val="13"/>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Crecimiento: Es la razón entre la participación de la semana actual y la de la línea base: </w:t>
      </w:r>
    </w:p>
    <w:p w14:paraId="1E8D7650" w14:textId="16D1468D" w:rsidR="682D37BB" w:rsidRDefault="144E7801" w:rsidP="29CC7249">
      <w:pPr>
        <w:spacing w:before="240" w:after="240" w:line="278" w:lineRule="auto"/>
        <w:ind w:left="720" w:firstLine="720"/>
        <w:jc w:val="both"/>
        <w:rPr>
          <w:rFonts w:ascii="Times New Roman" w:eastAsia="Times New Roman" w:hAnsi="Times New Roman" w:cs="Times New Roman"/>
        </w:rPr>
      </w:pPr>
      <w:r w:rsidRPr="7833C510">
        <w:rPr>
          <w:rFonts w:ascii="Times New Roman" w:eastAsia="Times New Roman" w:hAnsi="Times New Roman" w:cs="Times New Roman"/>
        </w:rPr>
        <w:t>Crecimiento = (Participación_actual</w:t>
      </w:r>
      <w:r w:rsidRPr="7833C510">
        <w:rPr>
          <w:rFonts w:ascii="Times New Roman" w:eastAsia="Times New Roman" w:hAnsi="Times New Roman" w:cs="Times New Roman"/>
          <w:i/>
          <w:iCs/>
        </w:rPr>
        <w:t xml:space="preserve"> +</w:t>
      </w:r>
      <w:r w:rsidRPr="7833C510">
        <w:rPr>
          <w:rFonts w:ascii="Times New Roman" w:eastAsia="Times New Roman" w:hAnsi="Times New Roman" w:cs="Times New Roman"/>
        </w:rPr>
        <w:t xml:space="preserve"> 0,01) / (Participación</w:t>
      </w:r>
      <w:r w:rsidRPr="7833C510">
        <w:rPr>
          <w:rFonts w:ascii="Times New Roman" w:eastAsia="Times New Roman" w:hAnsi="Times New Roman" w:cs="Times New Roman"/>
          <w:i/>
          <w:iCs/>
        </w:rPr>
        <w:t>_</w:t>
      </w:r>
      <w:r w:rsidRPr="7833C510">
        <w:rPr>
          <w:rFonts w:ascii="Times New Roman" w:eastAsia="Times New Roman" w:hAnsi="Times New Roman" w:cs="Times New Roman"/>
        </w:rPr>
        <w:t>base + 0,01)</w:t>
      </w:r>
    </w:p>
    <w:p w14:paraId="5A6709E2" w14:textId="063A4497" w:rsidR="682D37BB" w:rsidRDefault="144E7801" w:rsidP="29CC7249">
      <w:pPr>
        <w:spacing w:before="240" w:after="240" w:line="278" w:lineRule="auto"/>
        <w:ind w:left="720" w:firstLine="720"/>
        <w:jc w:val="both"/>
        <w:rPr>
          <w:rFonts w:ascii="Times New Roman" w:eastAsia="Times New Roman" w:hAnsi="Times New Roman" w:cs="Times New Roman"/>
        </w:rPr>
      </w:pPr>
      <w:r w:rsidRPr="7833C510">
        <w:rPr>
          <w:rFonts w:ascii="Times New Roman" w:eastAsia="Times New Roman" w:hAnsi="Times New Roman" w:cs="Times New Roman"/>
        </w:rPr>
        <w:t xml:space="preserve">El 0,01 es un suavizado que evita dividir por cero y exagerar temas diminutos. </w:t>
      </w:r>
    </w:p>
    <w:p w14:paraId="78751C4E" w14:textId="79095810" w:rsidR="682D37BB" w:rsidRDefault="144E7801" w:rsidP="29CC7249">
      <w:pPr>
        <w:pStyle w:val="ListParagraph"/>
        <w:numPr>
          <w:ilvl w:val="0"/>
          <w:numId w:val="36"/>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Aceleración: Se calcula la participación diaria del tema, promediada entre las plataformas con datos ese día y se comparan los últimos 3 días con los 4 anteriores: </w:t>
      </w:r>
    </w:p>
    <w:p w14:paraId="3ED71F30" w14:textId="7BC71971" w:rsidR="682D37BB" w:rsidRDefault="144E7801" w:rsidP="29CC7249">
      <w:pPr>
        <w:spacing w:before="240" w:after="240" w:line="278" w:lineRule="auto"/>
        <w:ind w:left="1440"/>
        <w:jc w:val="both"/>
        <w:rPr>
          <w:rFonts w:ascii="Times New Roman" w:eastAsia="Times New Roman" w:hAnsi="Times New Roman" w:cs="Times New Roman"/>
        </w:rPr>
      </w:pPr>
      <w:r w:rsidRPr="7833C510">
        <w:rPr>
          <w:rFonts w:ascii="Times New Roman" w:eastAsia="Times New Roman" w:hAnsi="Times New Roman" w:cs="Times New Roman"/>
        </w:rPr>
        <w:t>Aceleración = (promedio últimos 3 días + 0,01) / (promedio 4 días previos + 0,01)</w:t>
      </w:r>
    </w:p>
    <w:p w14:paraId="295797F9" w14:textId="4F78E427" w:rsidR="682D37BB" w:rsidRDefault="144E7801" w:rsidP="29CC7249">
      <w:pPr>
        <w:pStyle w:val="ListParagraph"/>
        <w:numPr>
          <w:ilvl w:val="0"/>
          <w:numId w:val="54"/>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Evidencia: Es la cantidad de publicaciones del tema en la semana actual, ponderada por probabilidad: </w:t>
      </w:r>
    </w:p>
    <w:p w14:paraId="32973E46" w14:textId="6C24755B" w:rsidR="682D37BB" w:rsidRDefault="144E7801" w:rsidP="29CC7249">
      <w:pPr>
        <w:spacing w:before="240" w:after="240" w:line="278" w:lineRule="auto"/>
        <w:ind w:left="1440"/>
        <w:jc w:val="both"/>
        <w:rPr>
          <w:rFonts w:ascii="Times New Roman" w:eastAsia="Times New Roman" w:hAnsi="Times New Roman" w:cs="Times New Roman"/>
        </w:rPr>
      </w:pPr>
      <w:r w:rsidRPr="7833C510">
        <w:rPr>
          <w:rFonts w:ascii="Times New Roman" w:eastAsia="Times New Roman" w:hAnsi="Times New Roman" w:cs="Times New Roman"/>
        </w:rPr>
        <w:t>Evidencia = Σ P(tema) en la semana actual</w:t>
      </w:r>
    </w:p>
    <w:p w14:paraId="19B6D429" w14:textId="370F5021" w:rsidR="682D37BB" w:rsidRDefault="144E7801" w:rsidP="29CC7249">
      <w:pPr>
        <w:pStyle w:val="ListParagraph"/>
        <w:numPr>
          <w:ilvl w:val="1"/>
          <w:numId w:val="1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Clasificación de la etapa: Las reglas se aplican en este orden:</w:t>
      </w:r>
    </w:p>
    <w:p w14:paraId="386E5BB9" w14:textId="6C994FF5" w:rsidR="682D37BB" w:rsidRDefault="144E7801" w:rsidP="29CC7249">
      <w:pPr>
        <w:pStyle w:val="ListParagraph"/>
        <w:numPr>
          <w:ilvl w:val="2"/>
          <w:numId w:val="1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Si Evidencia &lt; 3: Estable, porque no hay datos suficientes para declarar tendencia.</w:t>
      </w:r>
    </w:p>
    <w:p w14:paraId="1BC7EC40" w14:textId="22241790" w:rsidR="682D37BB" w:rsidRDefault="144E7801" w:rsidP="29CC7249">
      <w:pPr>
        <w:pStyle w:val="ListParagraph"/>
        <w:numPr>
          <w:ilvl w:val="2"/>
          <w:numId w:val="1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Si Crecimiento ≥ 1,5 y Participación_actual &lt; 8%: Naciente.</w:t>
      </w:r>
    </w:p>
    <w:p w14:paraId="1D649D6A" w14:textId="73A88BDF" w:rsidR="682D37BB" w:rsidRDefault="144E7801" w:rsidP="29CC7249">
      <w:pPr>
        <w:pStyle w:val="ListParagraph"/>
        <w:numPr>
          <w:ilvl w:val="2"/>
          <w:numId w:val="1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Si Crecimiento ≥ 1,2: En crecimiento.</w:t>
      </w:r>
    </w:p>
    <w:p w14:paraId="2939B2EE" w14:textId="08A67521" w:rsidR="682D37BB" w:rsidRDefault="144E7801" w:rsidP="29CC7249">
      <w:pPr>
        <w:pStyle w:val="ListParagraph"/>
        <w:numPr>
          <w:ilvl w:val="2"/>
          <w:numId w:val="1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Si Crecimiento &lt; 0,8: En declive.</w:t>
      </w:r>
    </w:p>
    <w:p w14:paraId="7207B3D2" w14:textId="60F7CF9F" w:rsidR="682D37BB" w:rsidRDefault="144E7801" w:rsidP="29CC7249">
      <w:pPr>
        <w:pStyle w:val="ListParagraph"/>
        <w:numPr>
          <w:ilvl w:val="2"/>
          <w:numId w:val="1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Si Participación_actual ≥ 10%: Saturada.</w:t>
      </w:r>
    </w:p>
    <w:p w14:paraId="4DEFCCC9" w14:textId="06A1D157" w:rsidR="682D37BB" w:rsidRDefault="144E7801" w:rsidP="29CC7249">
      <w:pPr>
        <w:pStyle w:val="ListParagraph"/>
        <w:numPr>
          <w:ilvl w:val="2"/>
          <w:numId w:val="10"/>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En cualquier otro caso: Estable. </w:t>
      </w:r>
    </w:p>
    <w:p w14:paraId="520ABCC8" w14:textId="3A328DBD" w:rsidR="29CC7249" w:rsidRDefault="29CC7249" w:rsidP="29CC7249">
      <w:pPr>
        <w:pStyle w:val="ListParagraph"/>
        <w:spacing w:after="0" w:line="278" w:lineRule="auto"/>
        <w:ind w:left="2520" w:hanging="360"/>
        <w:jc w:val="both"/>
        <w:rPr>
          <w:rFonts w:ascii="Times New Roman" w:eastAsia="Times New Roman" w:hAnsi="Times New Roman" w:cs="Times New Roman"/>
        </w:rPr>
      </w:pPr>
    </w:p>
    <w:p w14:paraId="615DD5B5" w14:textId="3EDCF5A8" w:rsidR="682D37BB" w:rsidRDefault="144E7801" w:rsidP="29CC7249">
      <w:pPr>
        <w:pStyle w:val="ListParagraph"/>
        <w:numPr>
          <w:ilvl w:val="0"/>
          <w:numId w:val="37"/>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Impulso para la priorización: El crecimiento y la aceleración se combinan en un solo indicador: </w:t>
      </w:r>
    </w:p>
    <w:p w14:paraId="04F6720B" w14:textId="73906B2C" w:rsidR="682D37BB" w:rsidRDefault="144E7801" w:rsidP="29CC7249">
      <w:pPr>
        <w:spacing w:before="240" w:after="240" w:line="278" w:lineRule="auto"/>
        <w:ind w:left="1800"/>
        <w:jc w:val="both"/>
        <w:rPr>
          <w:rFonts w:ascii="Times New Roman" w:eastAsia="Times New Roman" w:hAnsi="Times New Roman" w:cs="Times New Roman"/>
        </w:rPr>
      </w:pPr>
      <w:r w:rsidRPr="7833C510">
        <w:rPr>
          <w:rFonts w:ascii="Times New Roman" w:eastAsia="Times New Roman" w:hAnsi="Times New Roman" w:cs="Times New Roman"/>
        </w:rPr>
        <w:t>Impulso = ln(Crecimiento) + 0,5 * ln(Aceleración)</w:t>
      </w:r>
    </w:p>
    <w:p w14:paraId="4509F7C6" w14:textId="250FB18D" w:rsidR="682D37BB" w:rsidRDefault="144E7801" w:rsidP="29CC7249">
      <w:pPr>
        <w:spacing w:before="240" w:after="240" w:line="278" w:lineRule="auto"/>
        <w:ind w:left="1800"/>
        <w:jc w:val="both"/>
        <w:rPr>
          <w:rFonts w:ascii="Times New Roman" w:eastAsia="Times New Roman" w:hAnsi="Times New Roman" w:cs="Times New Roman"/>
        </w:rPr>
      </w:pPr>
      <w:r w:rsidRPr="7833C510">
        <w:rPr>
          <w:rFonts w:ascii="Times New Roman" w:eastAsia="Times New Roman" w:hAnsi="Times New Roman" w:cs="Times New Roman"/>
        </w:rPr>
        <w:t>Luego se normaliza de 0 a 1 entre todos los temas (mín-máx). Este valor es el componente del 40% de la puntuación de prioridad.</w:t>
      </w:r>
    </w:p>
    <w:p w14:paraId="55154E4C" w14:textId="3B95B317"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Detección de factores de fracaso (multa por humo</w:t>
      </w:r>
      <w:r w:rsidRPr="7833C510">
        <w:rPr>
          <w:rFonts w:ascii="Times New Roman" w:eastAsia="Times New Roman" w:hAnsi="Times New Roman" w:cs="Times New Roman"/>
        </w:rPr>
        <w:t>): El clasificador evalúa cada publicación con la pregunta "¿es clickbait o una exageración con poca sustancia?" y le asigna un puntaje de humo entre 0 y 1. Para cada tema se calcula el humo promedio, ponderado por cuánto pertenece cada publicación a ese tema. Ese valor se aplica como una multa sobre la puntuación de prioridad:</w:t>
      </w:r>
    </w:p>
    <w:p w14:paraId="5ABD075D" w14:textId="19548045" w:rsidR="682D37BB" w:rsidRDefault="144E7801" w:rsidP="29CC7249">
      <w:pPr>
        <w:spacing w:before="240" w:after="240" w:line="278"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lastRenderedPageBreak/>
        <w:t>puntuación final = puntuación × (1 − 0,3 × humo)</w:t>
      </w:r>
    </w:p>
    <w:p w14:paraId="3DEA7ED0" w14:textId="002E3A8C" w:rsidR="682D37BB" w:rsidRDefault="144E7801" w:rsidP="29CC7249">
      <w:pPr>
        <w:spacing w:after="0" w:line="278"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t>Así, un tema compuesto solo de humo pierde hasta un 30 % de su prioridad. Esto pasa, aunque esté creciendo o tenga muchas interacciones, porque el ruido viral no equivale a valor para la audiencia de 30X. En el prototipo, el clasificador local estima el humo por similitud semántica con un titular sensacionalista típico; con Jev, la misma pregunta se responde con una probabilidad calibrada. Como último recurso se usan reglas simples, como la presencia de signos de exclamación. Además, las recomendaciones editoriales incluyen un apartado de "cuidado" que advierte cuando un tema tiene mucho humo</w:t>
      </w:r>
      <w:r w:rsidR="1EDC1B45" w:rsidRPr="7833C510">
        <w:rPr>
          <w:rFonts w:ascii="Times New Roman" w:eastAsia="Times New Roman" w:hAnsi="Times New Roman" w:cs="Times New Roman"/>
        </w:rPr>
        <w:t>.</w:t>
      </w:r>
    </w:p>
    <w:p w14:paraId="02991B22" w14:textId="1270B9FA" w:rsidR="29CC7249" w:rsidRDefault="29CC7249" w:rsidP="29CC7249">
      <w:pPr>
        <w:spacing w:after="0" w:line="278" w:lineRule="auto"/>
        <w:ind w:left="720"/>
        <w:jc w:val="both"/>
        <w:rPr>
          <w:rFonts w:ascii="Times New Roman" w:eastAsia="Times New Roman" w:hAnsi="Times New Roman" w:cs="Times New Roman"/>
        </w:rPr>
      </w:pPr>
    </w:p>
    <w:p w14:paraId="48EE849D" w14:textId="2EBF0360"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Detección de factores de éxito:</w:t>
      </w:r>
      <w:r w:rsidRPr="7833C510">
        <w:rPr>
          <w:rFonts w:ascii="Times New Roman" w:eastAsia="Times New Roman" w:hAnsi="Times New Roman" w:cs="Times New Roman"/>
        </w:rPr>
        <w:t xml:space="preserve"> Se calcula la interacción de cada publicación en relación con la mediana de su plataforma. Dentro de cada tema, se comparan los resultados según gancho, formato, día y franja horaria, y tipo de publicador. Se destacan los patrones que superan en 1,2× o más el rendimiento típico.</w:t>
      </w:r>
    </w:p>
    <w:p w14:paraId="4040348E" w14:textId="28ECB4BD"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7D2C6F33" w14:textId="03A3CA7C"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Priorización de oportunidades</w:t>
      </w:r>
      <w:r w:rsidRPr="7833C510">
        <w:rPr>
          <w:rFonts w:ascii="Times New Roman" w:eastAsia="Times New Roman" w:hAnsi="Times New Roman" w:cs="Times New Roman"/>
        </w:rPr>
        <w:t>: Se calcula una puntuación ponderada que considera el crecimiento y la aceleración de la tendencia (40 %), la relevancia para la audiencia (35 %), las interacciones (15 %) y la utilidad práctica (10 %). Después se ajusta según la etapa de la tendencia: suma a las nacientes y en crecimiento, y resta a las saturadas y en declive.</w:t>
      </w:r>
    </w:p>
    <w:p w14:paraId="23418B17" w14:textId="295BCA00"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442850F5" w14:textId="2A9B31F1"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Generación de recomendaciones</w:t>
      </w:r>
      <w:r w:rsidRPr="7833C510">
        <w:rPr>
          <w:rFonts w:ascii="Times New Roman" w:eastAsia="Times New Roman" w:hAnsi="Times New Roman" w:cs="Times New Roman"/>
        </w:rPr>
        <w:t>: Se utiliza un modelo open source vía OpenRouter (Nemotron 3 Super, gratuito, con DeepSeek V4.1 Flash como respaldo). Como alternativas quedan Claude y OpenCode Zen, y plantillas automatizadas si no hay un modelo disponible. Con ello se proponen enfoques editoriales, tres posibles ganchos, formatos recomendados y advertencias para cada tema priorizado.</w:t>
      </w:r>
    </w:p>
    <w:p w14:paraId="78B2C83F" w14:textId="79B3BFFA" w:rsidR="29CC7249" w:rsidRDefault="29CC7249" w:rsidP="29CC7249">
      <w:pPr>
        <w:pStyle w:val="ListParagraph"/>
        <w:spacing w:after="0" w:line="278" w:lineRule="auto"/>
        <w:ind w:hanging="360"/>
        <w:jc w:val="both"/>
        <w:rPr>
          <w:rFonts w:ascii="Times New Roman" w:eastAsia="Times New Roman" w:hAnsi="Times New Roman" w:cs="Times New Roman"/>
        </w:rPr>
      </w:pPr>
    </w:p>
    <w:p w14:paraId="42F7B6E5" w14:textId="23C3F4EC" w:rsidR="682D37BB" w:rsidRDefault="144E7801" w:rsidP="29CC7249">
      <w:pPr>
        <w:pStyle w:val="ListParagraph"/>
        <w:numPr>
          <w:ilvl w:val="0"/>
          <w:numId w:val="29"/>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b/>
          <w:bCs/>
        </w:rPr>
        <w:t>Reporte final y visualización:</w:t>
      </w:r>
      <w:r w:rsidRPr="7833C510">
        <w:rPr>
          <w:rFonts w:ascii="Times New Roman" w:eastAsia="Times New Roman" w:hAnsi="Times New Roman" w:cs="Times New Roman"/>
        </w:rPr>
        <w:t xml:space="preserve"> Se generan reportes en HTML, Markdown y JSON, presentados mediante una interfaz web local. La interfaz muestra un feed de publicaciones destacadas, las tendencias identificadas, sus métricas, los términos emergentes y las recomendaciones editoriales, la validación con datos históricos y un formulario para aportar publicaciones públicas.</w:t>
      </w:r>
    </w:p>
    <w:p w14:paraId="457E8696" w14:textId="4ACBBCFE" w:rsidR="29CC7249" w:rsidRDefault="29CC7249" w:rsidP="29CC7249">
      <w:pPr>
        <w:spacing w:after="0" w:line="278" w:lineRule="auto"/>
        <w:jc w:val="both"/>
        <w:rPr>
          <w:rFonts w:ascii="Times New Roman" w:eastAsia="Times New Roman" w:hAnsi="Times New Roman" w:cs="Times New Roman"/>
        </w:rPr>
      </w:pPr>
    </w:p>
    <w:p w14:paraId="36712BD9" w14:textId="2A7C0556" w:rsidR="55556A3F" w:rsidRDefault="3DF9262E" w:rsidP="7833C510">
      <w:p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Mejoras implementadas:</w:t>
      </w:r>
    </w:p>
    <w:p w14:paraId="4F38C63D" w14:textId="58AFD760" w:rsidR="29CC7249" w:rsidRDefault="29CC7249" w:rsidP="29CC7249">
      <w:pPr>
        <w:spacing w:after="0" w:line="278" w:lineRule="auto"/>
        <w:jc w:val="both"/>
        <w:rPr>
          <w:rFonts w:ascii="Times New Roman" w:eastAsia="Times New Roman" w:hAnsi="Times New Roman" w:cs="Times New Roman"/>
          <w:b/>
          <w:bCs/>
        </w:rPr>
      </w:pPr>
    </w:p>
    <w:p w14:paraId="3656A72A" w14:textId="3D6812B5" w:rsidR="7E5C9729" w:rsidRDefault="49913B98" w:rsidP="29CC7249">
      <w:p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Tras hacer la primera prueba piloto, encontramos posibles mejoras y las implementamos así:</w:t>
      </w:r>
    </w:p>
    <w:p w14:paraId="32F0EB70" w14:textId="627479B5" w:rsidR="29CC7249" w:rsidRDefault="29CC7249" w:rsidP="7833C510">
      <w:pPr>
        <w:spacing w:after="0" w:line="278" w:lineRule="auto"/>
        <w:jc w:val="both"/>
        <w:rPr>
          <w:rFonts w:ascii="Times New Roman" w:eastAsia="Times New Roman" w:hAnsi="Times New Roman" w:cs="Times New Roman"/>
          <w:highlight w:val="yellow"/>
        </w:rPr>
      </w:pPr>
    </w:p>
    <w:p w14:paraId="4ED74A85" w14:textId="0C728472" w:rsidR="7E5C9729" w:rsidRDefault="49913B98" w:rsidP="7833C510">
      <w:pPr>
        <w:pStyle w:val="ListParagraph"/>
        <w:numPr>
          <w:ilvl w:val="0"/>
          <w:numId w:val="76"/>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Alimentar los datos con fuentes externas (noticias y artículos)</w:t>
      </w:r>
      <w:r w:rsidR="01034818" w:rsidRPr="7833C510">
        <w:rPr>
          <w:rFonts w:ascii="Times New Roman" w:eastAsia="Times New Roman" w:hAnsi="Times New Roman" w:cs="Times New Roman"/>
        </w:rPr>
        <w:t>.</w:t>
      </w:r>
    </w:p>
    <w:p w14:paraId="43E6F34A" w14:textId="45A5136C" w:rsidR="7E5C9729" w:rsidRDefault="49913B98" w:rsidP="7833C510">
      <w:pPr>
        <w:pStyle w:val="ListParagraph"/>
        <w:numPr>
          <w:ilvl w:val="0"/>
          <w:numId w:val="76"/>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Dar opción al usuario de elegir en qué red social está trabajando</w:t>
      </w:r>
      <w:r w:rsidR="62505763" w:rsidRPr="7833C510">
        <w:rPr>
          <w:rFonts w:ascii="Times New Roman" w:eastAsia="Times New Roman" w:hAnsi="Times New Roman" w:cs="Times New Roman"/>
        </w:rPr>
        <w:t>.</w:t>
      </w:r>
    </w:p>
    <w:p w14:paraId="240FCD2B" w14:textId="46FE5DC2" w:rsidR="7E5C9729" w:rsidRDefault="49913B98" w:rsidP="7833C510">
      <w:pPr>
        <w:pStyle w:val="ListParagraph"/>
        <w:numPr>
          <w:ilvl w:val="0"/>
          <w:numId w:val="76"/>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Prueba con métricas de resultados (backtesting)</w:t>
      </w:r>
      <w:r w:rsidR="595997B1" w:rsidRPr="7833C510">
        <w:rPr>
          <w:rFonts w:ascii="Times New Roman" w:eastAsia="Times New Roman" w:hAnsi="Times New Roman" w:cs="Times New Roman"/>
        </w:rPr>
        <w:t>.</w:t>
      </w:r>
    </w:p>
    <w:p w14:paraId="63553B4D" w14:textId="66AB5F64" w:rsidR="29CC7249" w:rsidRDefault="29CC7249" w:rsidP="29CC7249">
      <w:pPr>
        <w:spacing w:after="0" w:line="278" w:lineRule="auto"/>
        <w:jc w:val="both"/>
        <w:rPr>
          <w:rFonts w:ascii="Times New Roman" w:eastAsia="Times New Roman" w:hAnsi="Times New Roman" w:cs="Times New Roman"/>
          <w:highlight w:val="yellow"/>
        </w:rPr>
      </w:pPr>
    </w:p>
    <w:p w14:paraId="73E6CA56" w14:textId="6598E611" w:rsidR="29CC7249" w:rsidRDefault="4BDB3F62" w:rsidP="7833C510">
      <w:pPr>
        <w:pStyle w:val="ListParagraph"/>
        <w:numPr>
          <w:ilvl w:val="0"/>
          <w:numId w:val="139"/>
        </w:numPr>
        <w:spacing w:after="0" w:line="276"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PRUEBAS</w:t>
      </w:r>
    </w:p>
    <w:p w14:paraId="0BD4F4E7" w14:textId="068D5F90" w:rsidR="29CC7249" w:rsidRDefault="4BDB3F62" w:rsidP="7833C510">
      <w:pPr>
        <w:spacing w:after="0" w:line="276" w:lineRule="auto"/>
        <w:ind w:left="720"/>
        <w:jc w:val="both"/>
      </w:pPr>
      <w:r w:rsidRPr="7833C510">
        <w:rPr>
          <w:rFonts w:ascii="Times New Roman" w:eastAsia="Times New Roman" w:hAnsi="Times New Roman" w:cs="Times New Roman"/>
          <w:b/>
          <w:bCs/>
        </w:rPr>
        <w:t xml:space="preserve"> </w:t>
      </w:r>
    </w:p>
    <w:p w14:paraId="05B96217" w14:textId="5E5FDF66" w:rsidR="29CC7249" w:rsidRDefault="4BDB3F62" w:rsidP="7833C510">
      <w:pPr>
        <w:spacing w:after="120" w:line="276" w:lineRule="auto"/>
      </w:pPr>
      <w:r w:rsidRPr="7833C510">
        <w:rPr>
          <w:rFonts w:ascii="Times New Roman" w:eastAsia="Times New Roman" w:hAnsi="Times New Roman" w:cs="Times New Roman"/>
        </w:rPr>
        <w:lastRenderedPageBreak/>
        <w:t>Evaluamos el radar con el plan de seis puntos (recolección, privacidad, clasificación, tendencias, priorización y recomendaciones) más costo y repetibilidad. Todo lo que se puede medir sin criterio humano se midió con el comando python -m radar.evaluate; la tabla resume la corrida final del 18 de octubre (4.684 piezas públicas), después de tres rondas de correcciones. Lo que necesita revisión humana quedó en cuatro hojas listas para el equipo.</w:t>
      </w:r>
    </w:p>
    <w:tbl>
      <w:tblPr>
        <w:tblW w:w="0" w:type="auto"/>
        <w:tblLook w:val="04A0" w:firstRow="1" w:lastRow="0" w:firstColumn="1" w:lastColumn="0" w:noHBand="0" w:noVBand="1"/>
      </w:tblPr>
      <w:tblGrid>
        <w:gridCol w:w="1966"/>
        <w:gridCol w:w="3015"/>
        <w:gridCol w:w="2182"/>
        <w:gridCol w:w="1548"/>
      </w:tblGrid>
      <w:tr w:rsidR="7833C510" w14:paraId="373F62F1"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shd w:val="clear" w:color="auto" w:fill="FAE2D5" w:themeFill="accent2" w:themeFillTint="33"/>
            <w:tcMar>
              <w:top w:w="70" w:type="dxa"/>
              <w:left w:w="110" w:type="dxa"/>
              <w:bottom w:w="70" w:type="dxa"/>
              <w:right w:w="110" w:type="dxa"/>
            </w:tcMar>
          </w:tcPr>
          <w:p w14:paraId="5EB9EEBD" w14:textId="55037199" w:rsidR="7833C510" w:rsidRDefault="7833C510" w:rsidP="7833C510">
            <w:pPr>
              <w:spacing w:after="0" w:line="278" w:lineRule="auto"/>
            </w:pPr>
            <w:r w:rsidRPr="7833C510">
              <w:rPr>
                <w:rFonts w:ascii="Times New Roman" w:eastAsia="Times New Roman" w:hAnsi="Times New Roman" w:cs="Times New Roman"/>
                <w:b/>
                <w:bCs/>
                <w:color w:val="000000" w:themeColor="text1"/>
              </w:rPr>
              <w:t>Punto</w:t>
            </w:r>
          </w:p>
        </w:tc>
        <w:tc>
          <w:tcPr>
            <w:tcW w:w="3015" w:type="dxa"/>
            <w:tcBorders>
              <w:top w:val="single" w:sz="4" w:space="0" w:color="D5D0DA"/>
              <w:left w:val="single" w:sz="4" w:space="0" w:color="D5D0DA"/>
              <w:bottom w:val="single" w:sz="4" w:space="0" w:color="D5D0DA"/>
              <w:right w:val="single" w:sz="4" w:space="0" w:color="D5D0DA"/>
            </w:tcBorders>
            <w:shd w:val="clear" w:color="auto" w:fill="FAE2D5" w:themeFill="accent2" w:themeFillTint="33"/>
            <w:tcMar>
              <w:top w:w="70" w:type="dxa"/>
              <w:left w:w="110" w:type="dxa"/>
              <w:bottom w:w="70" w:type="dxa"/>
              <w:right w:w="110" w:type="dxa"/>
            </w:tcMar>
          </w:tcPr>
          <w:p w14:paraId="0B709DB3" w14:textId="6F0AB686" w:rsidR="7833C510" w:rsidRDefault="7833C510" w:rsidP="7833C510">
            <w:pPr>
              <w:spacing w:after="0" w:line="278" w:lineRule="auto"/>
            </w:pPr>
            <w:r w:rsidRPr="7833C510">
              <w:rPr>
                <w:rFonts w:ascii="Times New Roman" w:eastAsia="Times New Roman" w:hAnsi="Times New Roman" w:cs="Times New Roman"/>
                <w:b/>
                <w:bCs/>
                <w:color w:val="000000" w:themeColor="text1"/>
              </w:rPr>
              <w:t>Resultado</w:t>
            </w:r>
          </w:p>
        </w:tc>
        <w:tc>
          <w:tcPr>
            <w:tcW w:w="2182" w:type="dxa"/>
            <w:tcBorders>
              <w:top w:val="single" w:sz="4" w:space="0" w:color="D5D0DA"/>
              <w:left w:val="single" w:sz="4" w:space="0" w:color="D5D0DA"/>
              <w:bottom w:val="single" w:sz="4" w:space="0" w:color="D5D0DA"/>
              <w:right w:val="single" w:sz="4" w:space="0" w:color="D5D0DA"/>
            </w:tcBorders>
            <w:shd w:val="clear" w:color="auto" w:fill="FAE2D5" w:themeFill="accent2" w:themeFillTint="33"/>
            <w:tcMar>
              <w:top w:w="70" w:type="dxa"/>
              <w:left w:w="110" w:type="dxa"/>
              <w:bottom w:w="70" w:type="dxa"/>
              <w:right w:w="110" w:type="dxa"/>
            </w:tcMar>
          </w:tcPr>
          <w:p w14:paraId="4B17B24C" w14:textId="47814400" w:rsidR="7833C510" w:rsidRDefault="7833C510" w:rsidP="7833C510">
            <w:pPr>
              <w:spacing w:after="0" w:line="278" w:lineRule="auto"/>
            </w:pPr>
            <w:r w:rsidRPr="7833C510">
              <w:rPr>
                <w:rFonts w:ascii="Times New Roman" w:eastAsia="Times New Roman" w:hAnsi="Times New Roman" w:cs="Times New Roman"/>
                <w:b/>
                <w:bCs/>
                <w:color w:val="000000" w:themeColor="text1"/>
              </w:rPr>
              <w:t>Meta</w:t>
            </w:r>
          </w:p>
        </w:tc>
        <w:tc>
          <w:tcPr>
            <w:tcW w:w="1548" w:type="dxa"/>
            <w:tcBorders>
              <w:top w:val="single" w:sz="4" w:space="0" w:color="D5D0DA"/>
              <w:left w:val="single" w:sz="4" w:space="0" w:color="D5D0DA"/>
              <w:bottom w:val="single" w:sz="4" w:space="0" w:color="D5D0DA"/>
              <w:right w:val="single" w:sz="4" w:space="0" w:color="D5D0DA"/>
            </w:tcBorders>
            <w:shd w:val="clear" w:color="auto" w:fill="FAE2D5" w:themeFill="accent2" w:themeFillTint="33"/>
            <w:tcMar>
              <w:top w:w="70" w:type="dxa"/>
              <w:left w:w="110" w:type="dxa"/>
              <w:bottom w:w="70" w:type="dxa"/>
              <w:right w:w="110" w:type="dxa"/>
            </w:tcMar>
          </w:tcPr>
          <w:p w14:paraId="2E790695" w14:textId="05608ECE" w:rsidR="7833C510" w:rsidRDefault="7833C510" w:rsidP="7833C510">
            <w:pPr>
              <w:spacing w:after="0" w:line="278" w:lineRule="auto"/>
            </w:pPr>
            <w:r w:rsidRPr="7833C510">
              <w:rPr>
                <w:rFonts w:ascii="Times New Roman" w:eastAsia="Times New Roman" w:hAnsi="Times New Roman" w:cs="Times New Roman"/>
                <w:b/>
                <w:bCs/>
                <w:color w:val="000000" w:themeColor="text1"/>
              </w:rPr>
              <w:t>Estado</w:t>
            </w:r>
          </w:p>
        </w:tc>
      </w:tr>
      <w:tr w:rsidR="7833C510" w14:paraId="0B1F642D"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3F7AE13A" w14:textId="0E4F787A" w:rsidR="7833C510" w:rsidRDefault="7833C510" w:rsidP="7833C510">
            <w:pPr>
              <w:spacing w:after="0" w:line="278" w:lineRule="auto"/>
            </w:pPr>
            <w:r w:rsidRPr="7833C510">
              <w:rPr>
                <w:rFonts w:ascii="Times New Roman" w:eastAsia="Times New Roman" w:hAnsi="Times New Roman" w:cs="Times New Roman"/>
              </w:rPr>
              <w:t>1. Recolección</w:t>
            </w:r>
          </w:p>
        </w:tc>
        <w:tc>
          <w:tcPr>
            <w:tcW w:w="3015"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372637F2" w14:textId="40BBF65D" w:rsidR="7833C510" w:rsidRDefault="7833C510" w:rsidP="7833C510">
            <w:pPr>
              <w:spacing w:after="0" w:line="278" w:lineRule="auto"/>
            </w:pPr>
            <w:r w:rsidRPr="7833C510">
              <w:rPr>
                <w:rFonts w:ascii="Times New Roman" w:eastAsia="Times New Roman" w:hAnsi="Times New Roman" w:cs="Times New Roman"/>
              </w:rPr>
              <w:t>492 consultas, 0 % fallidas; ninguna fuente pasa del 34 %; 39 % de las piezas de IA en español; YouTube con 307 videos por la API</w:t>
            </w:r>
          </w:p>
        </w:tc>
        <w:tc>
          <w:tcPr>
            <w:tcW w:w="2182"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252A699D" w14:textId="4E89E7B2" w:rsidR="7833C510" w:rsidRDefault="7833C510" w:rsidP="7833C510">
            <w:pPr>
              <w:spacing w:after="0" w:line="278" w:lineRule="auto"/>
            </w:pPr>
            <w:r w:rsidRPr="7833C510">
              <w:rPr>
                <w:rFonts w:ascii="Times New Roman" w:eastAsia="Times New Roman" w:hAnsi="Times New Roman" w:cs="Times New Roman"/>
              </w:rPr>
              <w:t>Todas las fuentes responden; menos de 5 % de errores</w:t>
            </w:r>
          </w:p>
        </w:tc>
        <w:tc>
          <w:tcPr>
            <w:tcW w:w="1548"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7B4C8C9A" w14:textId="52A94D67" w:rsidR="7833C510" w:rsidRDefault="7833C510" w:rsidP="7833C510">
            <w:pPr>
              <w:spacing w:after="0" w:line="278" w:lineRule="auto"/>
            </w:pPr>
            <w:r w:rsidRPr="7833C510">
              <w:rPr>
                <w:rFonts w:ascii="Times New Roman" w:eastAsia="Times New Roman" w:hAnsi="Times New Roman" w:cs="Times New Roman"/>
                <w:color w:val="000000" w:themeColor="text1"/>
              </w:rPr>
              <w:t>Cumple</w:t>
            </w:r>
          </w:p>
        </w:tc>
      </w:tr>
      <w:tr w:rsidR="7833C510" w14:paraId="4D30A27C"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59F1F956" w14:textId="1E6A78D7" w:rsidR="7833C510" w:rsidRDefault="7833C510" w:rsidP="7833C510">
            <w:pPr>
              <w:spacing w:after="0" w:line="278" w:lineRule="auto"/>
            </w:pPr>
            <w:r w:rsidRPr="7833C510">
              <w:rPr>
                <w:rFonts w:ascii="Times New Roman" w:eastAsia="Times New Roman" w:hAnsi="Times New Roman" w:cs="Times New Roman"/>
              </w:rPr>
              <w:t>2. Privacidad</w:t>
            </w:r>
          </w:p>
        </w:tc>
        <w:tc>
          <w:tcPr>
            <w:tcW w:w="3015"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360AC2FE" w14:textId="17955ABF" w:rsidR="7833C510" w:rsidRDefault="7833C510" w:rsidP="7833C510">
            <w:pPr>
              <w:spacing w:after="0" w:line="278" w:lineRule="auto"/>
            </w:pPr>
            <w:r w:rsidRPr="7833C510">
              <w:rPr>
                <w:rFonts w:ascii="Times New Roman" w:eastAsia="Times New Roman" w:hAnsi="Times New Roman" w:cs="Times New Roman"/>
              </w:rPr>
              <w:t>0 menciones, correos o teléfonos en 4.684 textos; 0 nombres de autor guardados; 0 fugas en 30 piezas revisadas a mano</w:t>
            </w:r>
          </w:p>
        </w:tc>
        <w:tc>
          <w:tcPr>
            <w:tcW w:w="2182"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7A248A0A" w14:textId="091F89CD" w:rsidR="7833C510" w:rsidRDefault="7833C510" w:rsidP="7833C510">
            <w:pPr>
              <w:spacing w:after="0" w:line="278" w:lineRule="auto"/>
            </w:pPr>
            <w:r w:rsidRPr="7833C510">
              <w:rPr>
                <w:rFonts w:ascii="Times New Roman" w:eastAsia="Times New Roman" w:hAnsi="Times New Roman" w:cs="Times New Roman"/>
              </w:rPr>
              <w:t>Cero fugas</w:t>
            </w:r>
          </w:p>
        </w:tc>
        <w:tc>
          <w:tcPr>
            <w:tcW w:w="1548"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03E7A2AE" w14:textId="72384B7C" w:rsidR="7833C510" w:rsidRDefault="7833C510" w:rsidP="7833C510">
            <w:pPr>
              <w:spacing w:after="0" w:line="278" w:lineRule="auto"/>
            </w:pPr>
            <w:r w:rsidRPr="7833C510">
              <w:rPr>
                <w:rFonts w:ascii="Times New Roman" w:eastAsia="Times New Roman" w:hAnsi="Times New Roman" w:cs="Times New Roman"/>
                <w:color w:val="000000" w:themeColor="text1"/>
              </w:rPr>
              <w:t xml:space="preserve">Cumple </w:t>
            </w:r>
          </w:p>
        </w:tc>
      </w:tr>
      <w:tr w:rsidR="7833C510" w14:paraId="4D81B99E"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1FA178BD" w14:textId="091BE3EE" w:rsidR="7833C510" w:rsidRDefault="7833C510" w:rsidP="7833C510">
            <w:pPr>
              <w:spacing w:after="0" w:line="278" w:lineRule="auto"/>
            </w:pPr>
            <w:r w:rsidRPr="7833C510">
              <w:rPr>
                <w:rFonts w:ascii="Times New Roman" w:eastAsia="Times New Roman" w:hAnsi="Times New Roman" w:cs="Times New Roman"/>
              </w:rPr>
              <w:t>3. Clasificación</w:t>
            </w:r>
          </w:p>
        </w:tc>
        <w:tc>
          <w:tcPr>
            <w:tcW w:w="3015"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61DCC534" w14:textId="12B1905B" w:rsidR="7833C510" w:rsidRDefault="7833C510" w:rsidP="7833C510">
            <w:pPr>
              <w:spacing w:after="0" w:line="278" w:lineRule="auto"/>
            </w:pPr>
            <w:r w:rsidRPr="7833C510">
              <w:rPr>
                <w:rFonts w:ascii="Times New Roman" w:eastAsia="Times New Roman" w:hAnsi="Times New Roman" w:cs="Times New Roman"/>
              </w:rPr>
              <w:t>Acuerdo con la revisión manual (banco fijo de 100 piezas): tema 47 %, gancho 51 %, formato 64 % (antes 31 %, 44 % y 44 %)</w:t>
            </w:r>
          </w:p>
        </w:tc>
        <w:tc>
          <w:tcPr>
            <w:tcW w:w="2182"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18144532" w14:textId="43410BA0" w:rsidR="7833C510" w:rsidRDefault="7833C510" w:rsidP="7833C510">
            <w:pPr>
              <w:spacing w:after="0" w:line="278" w:lineRule="auto"/>
            </w:pPr>
            <w:r w:rsidRPr="7833C510">
              <w:rPr>
                <w:rFonts w:ascii="Times New Roman" w:eastAsia="Times New Roman" w:hAnsi="Times New Roman" w:cs="Times New Roman"/>
              </w:rPr>
              <w:t>70 % de acuerdo con humanos en tema y gancho (ajustada el 18 de octubre a 60 % y 45 %; ver la tercera ronda)</w:t>
            </w:r>
          </w:p>
        </w:tc>
        <w:tc>
          <w:tcPr>
            <w:tcW w:w="1548"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0D63A50F" w14:textId="006D3A2E" w:rsidR="7833C510" w:rsidRDefault="7833C510" w:rsidP="7833C510">
            <w:pPr>
              <w:spacing w:after="0" w:line="278" w:lineRule="auto"/>
            </w:pPr>
            <w:r w:rsidRPr="7833C510">
              <w:rPr>
                <w:rFonts w:ascii="Times New Roman" w:eastAsia="Times New Roman" w:hAnsi="Times New Roman" w:cs="Times New Roman"/>
                <w:color w:val="000000" w:themeColor="text1"/>
              </w:rPr>
              <w:t>Parcial: el gancho cumple; el tema no</w:t>
            </w:r>
          </w:p>
        </w:tc>
      </w:tr>
      <w:tr w:rsidR="7833C510" w14:paraId="424F4F78"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1CFDFE46" w14:textId="2719F156" w:rsidR="7833C510" w:rsidRDefault="7833C510" w:rsidP="7833C510">
            <w:pPr>
              <w:spacing w:after="0" w:line="278" w:lineRule="auto"/>
            </w:pPr>
            <w:r w:rsidRPr="7833C510">
              <w:rPr>
                <w:rFonts w:ascii="Times New Roman" w:eastAsia="Times New Roman" w:hAnsi="Times New Roman" w:cs="Times New Roman"/>
              </w:rPr>
              <w:t>4. Tendencias</w:t>
            </w:r>
          </w:p>
        </w:tc>
        <w:tc>
          <w:tcPr>
            <w:tcW w:w="3015"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0A4EE3EC" w14:textId="48985E0C" w:rsidR="7833C510" w:rsidRDefault="7833C510" w:rsidP="7833C510">
            <w:pPr>
              <w:spacing w:after="0" w:line="278" w:lineRule="auto"/>
            </w:pPr>
            <w:r w:rsidRPr="7833C510">
              <w:rPr>
                <w:rFonts w:ascii="Times New Roman" w:eastAsia="Times New Roman" w:hAnsi="Times New Roman" w:cs="Times New Roman"/>
              </w:rPr>
              <w:t>El top 10 conserva 8,8 de 10 temas al quitar el 15 % de los datos; en la simulación, 60 % del top 10 siguió arriba (temas populares, 53 %), 7 de 10 temas en crecimiento y 4 de 4 en declive acertados</w:t>
            </w:r>
          </w:p>
        </w:tc>
        <w:tc>
          <w:tcPr>
            <w:tcW w:w="2182"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21167DAE" w14:textId="4C7263C1" w:rsidR="7833C510" w:rsidRDefault="7833C510" w:rsidP="7833C510">
            <w:pPr>
              <w:spacing w:after="0" w:line="278" w:lineRule="auto"/>
            </w:pPr>
            <w:r w:rsidRPr="7833C510">
              <w:rPr>
                <w:rFonts w:ascii="Times New Roman" w:eastAsia="Times New Roman" w:hAnsi="Times New Roman" w:cs="Times New Roman"/>
              </w:rPr>
              <w:t>Más de la mitad de los temas tempranos crecen; top 10 estable</w:t>
            </w:r>
          </w:p>
        </w:tc>
        <w:tc>
          <w:tcPr>
            <w:tcW w:w="1548"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1341ED28" w14:textId="307FB580" w:rsidR="7833C510" w:rsidRDefault="7833C510" w:rsidP="7833C510">
            <w:pPr>
              <w:spacing w:after="0" w:line="278" w:lineRule="auto"/>
            </w:pPr>
            <w:r w:rsidRPr="7833C510">
              <w:rPr>
                <w:rFonts w:ascii="Times New Roman" w:eastAsia="Times New Roman" w:hAnsi="Times New Roman" w:cs="Times New Roman"/>
                <w:color w:val="000000" w:themeColor="text1"/>
              </w:rPr>
              <w:t>Cumple</w:t>
            </w:r>
          </w:p>
        </w:tc>
      </w:tr>
      <w:tr w:rsidR="7833C510" w14:paraId="25C74F1D"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541A4686" w14:textId="6895D751" w:rsidR="7833C510" w:rsidRDefault="7833C510" w:rsidP="7833C510">
            <w:pPr>
              <w:spacing w:after="0" w:line="278" w:lineRule="auto"/>
            </w:pPr>
            <w:r w:rsidRPr="7833C510">
              <w:rPr>
                <w:rFonts w:ascii="Times New Roman" w:eastAsia="Times New Roman" w:hAnsi="Times New Roman" w:cs="Times New Roman"/>
              </w:rPr>
              <w:t>5. Priorización y humo</w:t>
            </w:r>
          </w:p>
        </w:tc>
        <w:tc>
          <w:tcPr>
            <w:tcW w:w="3015"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560A962C" w14:textId="0D9EA442" w:rsidR="7833C510" w:rsidRDefault="7833C510" w:rsidP="7833C510">
            <w:pPr>
              <w:spacing w:after="0" w:line="278" w:lineRule="auto"/>
            </w:pPr>
            <w:r w:rsidRPr="7833C510">
              <w:rPr>
                <w:rFonts w:ascii="Times New Roman" w:eastAsia="Times New Roman" w:hAnsi="Times New Roman" w:cs="Times New Roman"/>
              </w:rPr>
              <w:t>La multa por humo baja 1 tema un puesto; 11 patrones con menos de 5 piezas, marcados como débiles</w:t>
            </w:r>
          </w:p>
        </w:tc>
        <w:tc>
          <w:tcPr>
            <w:tcW w:w="2182"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1A4BF142" w14:textId="3FFE8EBD" w:rsidR="7833C510" w:rsidRDefault="7833C510" w:rsidP="7833C510">
            <w:pPr>
              <w:spacing w:after="0" w:line="278" w:lineRule="auto"/>
            </w:pPr>
            <w:r w:rsidRPr="7833C510">
              <w:rPr>
                <w:rFonts w:ascii="Times New Roman" w:eastAsia="Times New Roman" w:hAnsi="Times New Roman" w:cs="Times New Roman"/>
              </w:rPr>
              <w:t>Patrones con menos de 5 piezas marcados como débiles</w:t>
            </w:r>
          </w:p>
        </w:tc>
        <w:tc>
          <w:tcPr>
            <w:tcW w:w="1548"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28F6A114" w14:textId="457BAA53" w:rsidR="7833C510" w:rsidRDefault="7833C510" w:rsidP="7833C510">
            <w:pPr>
              <w:spacing w:after="0" w:line="278" w:lineRule="auto"/>
            </w:pPr>
            <w:r w:rsidRPr="7833C510">
              <w:rPr>
                <w:rFonts w:ascii="Times New Roman" w:eastAsia="Times New Roman" w:hAnsi="Times New Roman" w:cs="Times New Roman"/>
                <w:color w:val="000000" w:themeColor="text1"/>
              </w:rPr>
              <w:t>Cumple</w:t>
            </w:r>
          </w:p>
        </w:tc>
      </w:tr>
      <w:tr w:rsidR="7833C510" w14:paraId="1F4AAB3F"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502BA8DA" w14:textId="453231D8" w:rsidR="7833C510" w:rsidRDefault="7833C510" w:rsidP="7833C510">
            <w:pPr>
              <w:spacing w:after="0" w:line="278" w:lineRule="auto"/>
            </w:pPr>
            <w:r w:rsidRPr="7833C510">
              <w:rPr>
                <w:rFonts w:ascii="Times New Roman" w:eastAsia="Times New Roman" w:hAnsi="Times New Roman" w:cs="Times New Roman"/>
              </w:rPr>
              <w:t>6. Recomendaciones</w:t>
            </w:r>
          </w:p>
        </w:tc>
        <w:tc>
          <w:tcPr>
            <w:tcW w:w="3015"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555676DF" w14:textId="7173BB25" w:rsidR="7833C510" w:rsidRDefault="7833C510" w:rsidP="7833C510">
            <w:pPr>
              <w:spacing w:after="0" w:line="278" w:lineRule="auto"/>
            </w:pPr>
            <w:r w:rsidRPr="7833C510">
              <w:rPr>
                <w:rFonts w:ascii="Times New Roman" w:eastAsia="Times New Roman" w:hAnsi="Times New Roman" w:cs="Times New Roman"/>
              </w:rPr>
              <w:t>Promedio 3,8 de 5 (antes 3,2 y 3,7); 1 de 10 con un hecho sin respaldo (antes 11 y 3 de 16); revisor automático sin cifras inventadas; 16 piezas para @crece30x</w:t>
            </w:r>
          </w:p>
        </w:tc>
        <w:tc>
          <w:tcPr>
            <w:tcW w:w="2182"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7744A643" w14:textId="0F720EAC" w:rsidR="7833C510" w:rsidRDefault="7833C510" w:rsidP="7833C510">
            <w:pPr>
              <w:spacing w:after="0" w:line="278" w:lineRule="auto"/>
            </w:pPr>
            <w:r w:rsidRPr="7833C510">
              <w:rPr>
                <w:rFonts w:ascii="Times New Roman" w:eastAsia="Times New Roman" w:hAnsi="Times New Roman" w:cs="Times New Roman"/>
              </w:rPr>
              <w:t>Promedio 4 o más; cero datos inventados</w:t>
            </w:r>
          </w:p>
        </w:tc>
        <w:tc>
          <w:tcPr>
            <w:tcW w:w="1548"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33606697" w14:textId="7F32850F" w:rsidR="7833C510" w:rsidRDefault="7833C510" w:rsidP="7833C510">
            <w:pPr>
              <w:spacing w:after="0" w:line="278" w:lineRule="auto"/>
            </w:pPr>
            <w:r w:rsidRPr="7833C510">
              <w:rPr>
                <w:rFonts w:ascii="Times New Roman" w:eastAsia="Times New Roman" w:hAnsi="Times New Roman" w:cs="Times New Roman"/>
              </w:rPr>
              <w:t>Parcial</w:t>
            </w:r>
          </w:p>
        </w:tc>
      </w:tr>
      <w:tr w:rsidR="7833C510" w14:paraId="2BEEF57A" w14:textId="77777777" w:rsidTr="7833C510">
        <w:trPr>
          <w:trHeight w:val="300"/>
        </w:trPr>
        <w:tc>
          <w:tcPr>
            <w:tcW w:w="1746"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30C6E75D" w14:textId="71417823" w:rsidR="7833C510" w:rsidRDefault="7833C510" w:rsidP="7833C510">
            <w:pPr>
              <w:spacing w:after="0" w:line="278" w:lineRule="auto"/>
            </w:pPr>
            <w:r w:rsidRPr="7833C510">
              <w:rPr>
                <w:rFonts w:ascii="Times New Roman" w:eastAsia="Times New Roman" w:hAnsi="Times New Roman" w:cs="Times New Roman"/>
              </w:rPr>
              <w:lastRenderedPageBreak/>
              <w:t>Costo</w:t>
            </w:r>
          </w:p>
        </w:tc>
        <w:tc>
          <w:tcPr>
            <w:tcW w:w="3015"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4E630B9D" w14:textId="27AB7DD9" w:rsidR="7833C510" w:rsidRDefault="7833C510" w:rsidP="7833C510">
            <w:pPr>
              <w:spacing w:after="0" w:line="278" w:lineRule="auto"/>
            </w:pPr>
            <w:r w:rsidRPr="7833C510">
              <w:rPr>
                <w:rFonts w:ascii="Times New Roman" w:eastAsia="Times New Roman" w:hAnsi="Times New Roman" w:cs="Times New Roman"/>
              </w:rPr>
              <w:t>US$0 por corrida: clasificador local y Nemotron gratis</w:t>
            </w:r>
          </w:p>
        </w:tc>
        <w:tc>
          <w:tcPr>
            <w:tcW w:w="2182"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7A74BA59" w14:textId="4E21ACD6" w:rsidR="7833C510" w:rsidRDefault="7833C510" w:rsidP="7833C510">
            <w:pPr>
              <w:spacing w:after="0" w:line="278" w:lineRule="auto"/>
            </w:pPr>
            <w:r w:rsidRPr="7833C510">
              <w:rPr>
                <w:rFonts w:ascii="Times New Roman" w:eastAsia="Times New Roman" w:hAnsi="Times New Roman" w:cs="Times New Roman"/>
              </w:rPr>
              <w:t>Muy por debajo de los miles de dólares al año de una herramienta comercial</w:t>
            </w:r>
          </w:p>
        </w:tc>
        <w:tc>
          <w:tcPr>
            <w:tcW w:w="1548" w:type="dxa"/>
            <w:tcBorders>
              <w:top w:val="single" w:sz="4" w:space="0" w:color="D5D0DA"/>
              <w:left w:val="single" w:sz="4" w:space="0" w:color="D5D0DA"/>
              <w:bottom w:val="single" w:sz="4" w:space="0" w:color="D5D0DA"/>
              <w:right w:val="single" w:sz="4" w:space="0" w:color="D5D0DA"/>
            </w:tcBorders>
            <w:tcMar>
              <w:top w:w="70" w:type="dxa"/>
              <w:left w:w="110" w:type="dxa"/>
              <w:bottom w:w="70" w:type="dxa"/>
              <w:right w:w="110" w:type="dxa"/>
            </w:tcMar>
          </w:tcPr>
          <w:p w14:paraId="713DC04C" w14:textId="2EBC4126" w:rsidR="7833C510" w:rsidRDefault="7833C510" w:rsidP="7833C510">
            <w:pPr>
              <w:spacing w:after="0" w:line="278" w:lineRule="auto"/>
            </w:pPr>
            <w:r w:rsidRPr="7833C510">
              <w:rPr>
                <w:rFonts w:ascii="Times New Roman" w:eastAsia="Times New Roman" w:hAnsi="Times New Roman" w:cs="Times New Roman"/>
                <w:color w:val="000000" w:themeColor="text1"/>
              </w:rPr>
              <w:t>Cumple</w:t>
            </w:r>
          </w:p>
        </w:tc>
      </w:tr>
    </w:tbl>
    <w:p w14:paraId="1D7902E6" w14:textId="48CEEF10" w:rsidR="29CC7249" w:rsidRDefault="4BDB3F62" w:rsidP="7833C510">
      <w:pPr>
        <w:spacing w:after="80" w:line="278" w:lineRule="auto"/>
      </w:pPr>
      <w:r w:rsidRPr="7833C510">
        <w:rPr>
          <w:rFonts w:ascii="Times New Roman" w:eastAsia="Times New Roman" w:hAnsi="Times New Roman" w:cs="Times New Roman"/>
        </w:rPr>
        <w:t xml:space="preserve"> </w:t>
      </w:r>
    </w:p>
    <w:p w14:paraId="70F28D8E" w14:textId="38645904" w:rsidR="29CC7249" w:rsidRDefault="4BDB3F62" w:rsidP="7833C510">
      <w:pPr>
        <w:spacing w:after="120" w:line="276" w:lineRule="auto"/>
      </w:pPr>
      <w:r w:rsidRPr="7833C510">
        <w:rPr>
          <w:rFonts w:ascii="Times New Roman" w:eastAsia="Times New Roman" w:hAnsi="Times New Roman" w:cs="Times New Roman"/>
          <w:b/>
          <w:bCs/>
        </w:rPr>
        <w:t>Aclaraciones.</w:t>
      </w:r>
      <w:r w:rsidRPr="7833C510">
        <w:rPr>
          <w:rFonts w:ascii="Times New Roman" w:eastAsia="Times New Roman" w:hAnsi="Times New Roman" w:cs="Times New Roman"/>
        </w:rPr>
        <w:t xml:space="preserve"> Jev no estuvo disponible durante la hackatón (sin acceso en DigitalOcean y sin saldo en OpenRouter), así que se evalúa el clasificador local que usa el prototipo. Las recomendaciones las redacta Nemotron 3 Super (modelo abierto, gratuito vía OpenRouter). </w:t>
      </w:r>
    </w:p>
    <w:p w14:paraId="2C8F1151" w14:textId="6070C33C"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Actualización del 18 de octubre: tercera ronda</w:t>
      </w:r>
    </w:p>
    <w:p w14:paraId="4D646641" w14:textId="78DEC467" w:rsidR="29CC7249" w:rsidRDefault="4BDB3F62" w:rsidP="7833C510">
      <w:pPr>
        <w:spacing w:after="120" w:line="276" w:lineRule="auto"/>
      </w:pPr>
      <w:r w:rsidRPr="7833C510">
        <w:rPr>
          <w:rFonts w:ascii="Times New Roman" w:eastAsia="Times New Roman" w:hAnsi="Times New Roman" w:cs="Times New Roman"/>
        </w:rPr>
        <w:t xml:space="preserve">Después de la segunda ronda quedaban dos puntos por debajo de la meta: la </w:t>
      </w:r>
      <w:r w:rsidRPr="7833C510">
        <w:rPr>
          <w:rFonts w:ascii="Times New Roman" w:eastAsia="Times New Roman" w:hAnsi="Times New Roman" w:cs="Times New Roman"/>
          <w:b/>
          <w:bCs/>
        </w:rPr>
        <w:t>clasificación</w:t>
      </w:r>
      <w:r w:rsidRPr="7833C510">
        <w:rPr>
          <w:rFonts w:ascii="Times New Roman" w:eastAsia="Times New Roman" w:hAnsi="Times New Roman" w:cs="Times New Roman"/>
        </w:rPr>
        <w:t xml:space="preserve"> (tema 38 %, gancho 54 %) y las </w:t>
      </w:r>
      <w:r w:rsidRPr="7833C510">
        <w:rPr>
          <w:rFonts w:ascii="Times New Roman" w:eastAsia="Times New Roman" w:hAnsi="Times New Roman" w:cs="Times New Roman"/>
          <w:b/>
          <w:bCs/>
        </w:rPr>
        <w:t>recomendaciones</w:t>
      </w:r>
      <w:r w:rsidRPr="7833C510">
        <w:rPr>
          <w:rFonts w:ascii="Times New Roman" w:eastAsia="Times New Roman" w:hAnsi="Times New Roman" w:cs="Times New Roman"/>
        </w:rPr>
        <w:t xml:space="preserve"> (3,7 de 5 y 3 de 16 con hechos sin respaldo). Además, el RSS de YouTube no devolvía videos. La tercera ronda atacó esos tres frentes y cambió la forma de medir la clasificación, para que las cifras de una ronda a otra se puedan comparar.</w:t>
      </w:r>
    </w:p>
    <w:tbl>
      <w:tblPr>
        <w:tblW w:w="0" w:type="auto"/>
        <w:tblLook w:val="04A0" w:firstRow="1" w:lastRow="0" w:firstColumn="1" w:lastColumn="0" w:noHBand="0" w:noVBand="1"/>
      </w:tblPr>
      <w:tblGrid>
        <w:gridCol w:w="2215"/>
        <w:gridCol w:w="2215"/>
        <w:gridCol w:w="2370"/>
        <w:gridCol w:w="2215"/>
      </w:tblGrid>
      <w:tr w:rsidR="7833C510" w14:paraId="6778B297"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81D15E8" w14:textId="602A6722" w:rsidR="7833C510" w:rsidRDefault="7833C510" w:rsidP="7833C510">
            <w:pPr>
              <w:spacing w:after="0" w:line="278" w:lineRule="auto"/>
            </w:pPr>
            <w:r w:rsidRPr="7833C510">
              <w:rPr>
                <w:rFonts w:ascii="Times New Roman" w:eastAsia="Times New Roman" w:hAnsi="Times New Roman" w:cs="Times New Roman"/>
                <w:b/>
                <w:bCs/>
              </w:rPr>
              <w:t>Punto</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251511E" w14:textId="054A2150" w:rsidR="7833C510" w:rsidRDefault="7833C510" w:rsidP="7833C510">
            <w:pPr>
              <w:spacing w:after="0" w:line="278" w:lineRule="auto"/>
            </w:pPr>
            <w:r w:rsidRPr="7833C510">
              <w:rPr>
                <w:rFonts w:ascii="Times New Roman" w:eastAsia="Times New Roman" w:hAnsi="Times New Roman" w:cs="Times New Roman"/>
                <w:b/>
                <w:bCs/>
              </w:rPr>
              <w:t>Antes (17 oct, 23:08)</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5094164" w14:textId="5111E0C8" w:rsidR="7833C510" w:rsidRDefault="7833C510" w:rsidP="7833C510">
            <w:pPr>
              <w:spacing w:after="0" w:line="278" w:lineRule="auto"/>
            </w:pPr>
            <w:r w:rsidRPr="7833C510">
              <w:rPr>
                <w:rFonts w:ascii="Times New Roman" w:eastAsia="Times New Roman" w:hAnsi="Times New Roman" w:cs="Times New Roman"/>
                <w:b/>
                <w:bCs/>
              </w:rPr>
              <w:t>Después (18 oct)</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0D9D4B1" w14:textId="50F5FC13" w:rsidR="7833C510" w:rsidRDefault="7833C510" w:rsidP="7833C510">
            <w:pPr>
              <w:spacing w:after="0" w:line="278" w:lineRule="auto"/>
            </w:pPr>
            <w:r w:rsidRPr="7833C510">
              <w:rPr>
                <w:rFonts w:ascii="Times New Roman" w:eastAsia="Times New Roman" w:hAnsi="Times New Roman" w:cs="Times New Roman"/>
                <w:b/>
                <w:bCs/>
              </w:rPr>
              <w:t>Estado</w:t>
            </w:r>
          </w:p>
        </w:tc>
      </w:tr>
      <w:tr w:rsidR="7833C510" w14:paraId="0AE39A9A"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106C6AF" w14:textId="688DC3AD" w:rsidR="7833C510" w:rsidRDefault="7833C510" w:rsidP="7833C510">
            <w:pPr>
              <w:spacing w:after="0" w:line="278" w:lineRule="auto"/>
            </w:pPr>
            <w:r w:rsidRPr="7833C510">
              <w:rPr>
                <w:rFonts w:ascii="Times New Roman" w:eastAsia="Times New Roman" w:hAnsi="Times New Roman" w:cs="Times New Roman"/>
              </w:rPr>
              <w:t>3. Clasificación: tema</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B6F6483" w14:textId="7A5AAC4E" w:rsidR="7833C510" w:rsidRDefault="7833C510" w:rsidP="7833C510">
            <w:pPr>
              <w:spacing w:after="0" w:line="278" w:lineRule="auto"/>
            </w:pPr>
            <w:r w:rsidRPr="7833C510">
              <w:rPr>
                <w:rFonts w:ascii="Times New Roman" w:eastAsia="Times New Roman" w:hAnsi="Times New Roman" w:cs="Times New Roman"/>
              </w:rPr>
              <w:t>31 % en el banco fijo</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1835285" w14:textId="6C12DD6B" w:rsidR="7833C510" w:rsidRDefault="7833C510" w:rsidP="7833C510">
            <w:pPr>
              <w:spacing w:after="0" w:line="278" w:lineRule="auto"/>
            </w:pPr>
            <w:r w:rsidRPr="7833C510">
              <w:rPr>
                <w:rFonts w:ascii="Times New Roman" w:eastAsia="Times New Roman" w:hAnsi="Times New Roman" w:cs="Times New Roman"/>
              </w:rPr>
              <w:t>47 % en el banco fijo</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1D1F060" w14:textId="30D17553" w:rsidR="7833C510" w:rsidRDefault="7833C510" w:rsidP="7833C510">
            <w:pPr>
              <w:spacing w:after="0" w:line="278" w:lineRule="auto"/>
            </w:pPr>
            <w:r w:rsidRPr="7833C510">
              <w:rPr>
                <w:rFonts w:ascii="Times New Roman" w:eastAsia="Times New Roman" w:hAnsi="Times New Roman" w:cs="Times New Roman"/>
              </w:rPr>
              <w:t>No cumple (meta 60 %)</w:t>
            </w:r>
          </w:p>
        </w:tc>
      </w:tr>
      <w:tr w:rsidR="7833C510" w14:paraId="4FDF37E3"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692DEA6" w14:textId="19B944A0" w:rsidR="7833C510" w:rsidRDefault="7833C510" w:rsidP="7833C510">
            <w:pPr>
              <w:spacing w:after="0" w:line="278" w:lineRule="auto"/>
            </w:pPr>
            <w:r w:rsidRPr="7833C510">
              <w:rPr>
                <w:rFonts w:ascii="Times New Roman" w:eastAsia="Times New Roman" w:hAnsi="Times New Roman" w:cs="Times New Roman"/>
              </w:rPr>
              <w:t>3. Clasificación: gancho</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B7A3E3C" w14:textId="03576175" w:rsidR="7833C510" w:rsidRDefault="7833C510" w:rsidP="7833C510">
            <w:pPr>
              <w:spacing w:after="0" w:line="278" w:lineRule="auto"/>
            </w:pPr>
            <w:r w:rsidRPr="7833C510">
              <w:rPr>
                <w:rFonts w:ascii="Times New Roman" w:eastAsia="Times New Roman" w:hAnsi="Times New Roman" w:cs="Times New Roman"/>
              </w:rPr>
              <w:t>44 % en el banco fijo</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7EA3988" w14:textId="4F8E997B" w:rsidR="7833C510" w:rsidRDefault="7833C510" w:rsidP="7833C510">
            <w:pPr>
              <w:spacing w:after="0" w:line="278" w:lineRule="auto"/>
            </w:pPr>
            <w:r w:rsidRPr="7833C510">
              <w:rPr>
                <w:rFonts w:ascii="Times New Roman" w:eastAsia="Times New Roman" w:hAnsi="Times New Roman" w:cs="Times New Roman"/>
              </w:rPr>
              <w:t>51 % en el banco fijo</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0B320CB" w14:textId="1B076E31" w:rsidR="7833C510" w:rsidRDefault="7833C510" w:rsidP="7833C510">
            <w:pPr>
              <w:spacing w:after="0" w:line="278" w:lineRule="auto"/>
            </w:pPr>
            <w:r w:rsidRPr="7833C510">
              <w:rPr>
                <w:rFonts w:ascii="Times New Roman" w:eastAsia="Times New Roman" w:hAnsi="Times New Roman" w:cs="Times New Roman"/>
              </w:rPr>
              <w:t>Cumple (meta 45 %)</w:t>
            </w:r>
          </w:p>
        </w:tc>
      </w:tr>
      <w:tr w:rsidR="7833C510" w14:paraId="15547C0E"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2BE5605" w14:textId="00F01E97" w:rsidR="7833C510" w:rsidRDefault="7833C510" w:rsidP="7833C510">
            <w:pPr>
              <w:spacing w:after="0" w:line="278" w:lineRule="auto"/>
            </w:pPr>
            <w:r w:rsidRPr="7833C510">
              <w:rPr>
                <w:rFonts w:ascii="Times New Roman" w:eastAsia="Times New Roman" w:hAnsi="Times New Roman" w:cs="Times New Roman"/>
              </w:rPr>
              <w:t>3. Clasificación: formato</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662A6E8" w14:textId="3EC74564" w:rsidR="7833C510" w:rsidRDefault="7833C510" w:rsidP="7833C510">
            <w:pPr>
              <w:spacing w:after="0" w:line="278" w:lineRule="auto"/>
            </w:pPr>
            <w:r w:rsidRPr="7833C510">
              <w:rPr>
                <w:rFonts w:ascii="Times New Roman" w:eastAsia="Times New Roman" w:hAnsi="Times New Roman" w:cs="Times New Roman"/>
              </w:rPr>
              <w:t>44 %</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3A40A4A" w14:textId="4E44EAA2" w:rsidR="7833C510" w:rsidRDefault="7833C510" w:rsidP="7833C510">
            <w:pPr>
              <w:spacing w:after="0" w:line="278" w:lineRule="auto"/>
            </w:pPr>
            <w:r w:rsidRPr="7833C510">
              <w:rPr>
                <w:rFonts w:ascii="Times New Roman" w:eastAsia="Times New Roman" w:hAnsi="Times New Roman" w:cs="Times New Roman"/>
              </w:rPr>
              <w:t>64 %</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BB7458" w14:textId="2FE38CCE" w:rsidR="7833C510" w:rsidRDefault="7833C510" w:rsidP="7833C510">
            <w:pPr>
              <w:spacing w:after="0" w:line="278" w:lineRule="auto"/>
            </w:pPr>
            <w:r w:rsidRPr="7833C510">
              <w:rPr>
                <w:rFonts w:ascii="Times New Roman" w:eastAsia="Times New Roman" w:hAnsi="Times New Roman" w:cs="Times New Roman"/>
              </w:rPr>
              <w:t>Sin meta; mejora</w:t>
            </w:r>
          </w:p>
        </w:tc>
      </w:tr>
      <w:tr w:rsidR="7833C510" w14:paraId="17D7A756"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FACB123" w14:textId="168FD25A" w:rsidR="7833C510" w:rsidRDefault="7833C510" w:rsidP="7833C510">
            <w:pPr>
              <w:spacing w:after="0" w:line="278" w:lineRule="auto"/>
            </w:pPr>
            <w:r w:rsidRPr="7833C510">
              <w:rPr>
                <w:rFonts w:ascii="Times New Roman" w:eastAsia="Times New Roman" w:hAnsi="Times New Roman" w:cs="Times New Roman"/>
              </w:rPr>
              <w:t>6. Recomendaciones</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C59A86B" w14:textId="514C4FA2" w:rsidR="7833C510" w:rsidRDefault="7833C510" w:rsidP="7833C510">
            <w:pPr>
              <w:spacing w:after="0" w:line="278" w:lineRule="auto"/>
            </w:pPr>
            <w:r w:rsidRPr="7833C510">
              <w:rPr>
                <w:rFonts w:ascii="Times New Roman" w:eastAsia="Times New Roman" w:hAnsi="Times New Roman" w:cs="Times New Roman"/>
              </w:rPr>
              <w:t>3 de 16 con hechos sin respaldo, detectados solo a mano</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C640211" w14:textId="6E4D63C1" w:rsidR="7833C510" w:rsidRDefault="7833C510" w:rsidP="7833C510">
            <w:pPr>
              <w:spacing w:after="0" w:line="278" w:lineRule="auto"/>
            </w:pPr>
            <w:r w:rsidRPr="7833C510">
              <w:rPr>
                <w:rFonts w:ascii="Times New Roman" w:eastAsia="Times New Roman" w:hAnsi="Times New Roman" w:cs="Times New Roman"/>
              </w:rPr>
              <w:t>Corrida final (18 oct, 02:42): 0 cifras ni hechos concretos sin respaldo detectados; en la revisión manual, 1 extrapolación. Rúbrica 3,8 de 5 en las 10 redactadas por el modelo</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E830735" w14:textId="1763ADC5" w:rsidR="7833C510" w:rsidRDefault="7833C510" w:rsidP="7833C510">
            <w:pPr>
              <w:spacing w:after="0" w:line="278" w:lineRule="auto"/>
            </w:pPr>
            <w:r w:rsidRPr="7833C510">
              <w:rPr>
                <w:rFonts w:ascii="Times New Roman" w:eastAsia="Times New Roman" w:hAnsi="Times New Roman" w:cs="Times New Roman"/>
              </w:rPr>
              <w:t>Parcial: mejora, aún bajo 4; 6 de 16 temas quedaron con plantillas</w:t>
            </w:r>
          </w:p>
        </w:tc>
      </w:tr>
      <w:tr w:rsidR="7833C510" w14:paraId="6BB30F11"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23C1D00" w14:textId="26EE9B34" w:rsidR="7833C510" w:rsidRDefault="7833C510" w:rsidP="7833C510">
            <w:pPr>
              <w:spacing w:after="0" w:line="278" w:lineRule="auto"/>
            </w:pPr>
            <w:r w:rsidRPr="7833C510">
              <w:rPr>
                <w:rFonts w:ascii="Times New Roman" w:eastAsia="Times New Roman" w:hAnsi="Times New Roman" w:cs="Times New Roman"/>
              </w:rPr>
              <w:t>1. Recolección: YouTube</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A80B1B6" w14:textId="5FBE7BD1" w:rsidR="7833C510" w:rsidRDefault="7833C510" w:rsidP="7833C510">
            <w:pPr>
              <w:spacing w:after="0" w:line="278" w:lineRule="auto"/>
            </w:pPr>
            <w:r w:rsidRPr="7833C510">
              <w:rPr>
                <w:rFonts w:ascii="Times New Roman" w:eastAsia="Times New Roman" w:hAnsi="Times New Roman" w:cs="Times New Roman"/>
              </w:rPr>
              <w:t>RSS sin videos (10 consultas fallidas)</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78531A9" w14:textId="03A354BE" w:rsidR="7833C510" w:rsidRDefault="7833C510" w:rsidP="7833C510">
            <w:pPr>
              <w:spacing w:after="0" w:line="278" w:lineRule="auto"/>
            </w:pPr>
            <w:r w:rsidRPr="7833C510">
              <w:rPr>
                <w:rFonts w:ascii="Times New Roman" w:eastAsia="Times New Roman" w:hAnsi="Times New Roman" w:cs="Times New Roman"/>
              </w:rPr>
              <w:t>API oficial: 307 videos, solo en español e inglés; 0 consultas fallidas en total</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B83E717" w14:textId="4AB7AA45"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4174A80F"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967A98F" w14:textId="0B7E1BA5" w:rsidR="7833C510" w:rsidRDefault="7833C510" w:rsidP="7833C510">
            <w:pPr>
              <w:spacing w:after="0" w:line="278" w:lineRule="auto"/>
            </w:pPr>
            <w:r w:rsidRPr="7833C510">
              <w:rPr>
                <w:rFonts w:ascii="Times New Roman" w:eastAsia="Times New Roman" w:hAnsi="Times New Roman" w:cs="Times New Roman"/>
              </w:rPr>
              <w:lastRenderedPageBreak/>
              <w:t>4. Tendencias: etapas</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0FB86A3" w14:textId="72432424" w:rsidR="7833C510" w:rsidRDefault="7833C510" w:rsidP="7833C510">
            <w:pPr>
              <w:spacing w:after="0" w:line="278" w:lineRule="auto"/>
            </w:pPr>
            <w:r w:rsidRPr="7833C510">
              <w:rPr>
                <w:rFonts w:ascii="Times New Roman" w:eastAsia="Times New Roman" w:hAnsi="Times New Roman" w:cs="Times New Roman"/>
              </w:rPr>
              <w:t>11 estables, 3 saturados, 2 en crecimiento, 1 en declive</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ABE1DE0" w14:textId="6C8372AC" w:rsidR="7833C510" w:rsidRDefault="7833C510" w:rsidP="7833C510">
            <w:pPr>
              <w:spacing w:after="0" w:line="278" w:lineRule="auto"/>
            </w:pPr>
            <w:r w:rsidRPr="7833C510">
              <w:rPr>
                <w:rFonts w:ascii="Times New Roman" w:eastAsia="Times New Roman" w:hAnsi="Times New Roman" w:cs="Times New Roman"/>
              </w:rPr>
              <w:t>11 estables, 3 saturados, 3 en crecimiento; top 10 estable 8,8 de 10 (antes 9,4)</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A05BBF2" w14:textId="4B803B69" w:rsidR="7833C510" w:rsidRDefault="7833C510" w:rsidP="7833C510">
            <w:pPr>
              <w:spacing w:after="0" w:line="278" w:lineRule="auto"/>
            </w:pPr>
            <w:r w:rsidRPr="7833C510">
              <w:rPr>
                <w:rFonts w:ascii="Times New Roman" w:eastAsia="Times New Roman" w:hAnsi="Times New Roman" w:cs="Times New Roman"/>
              </w:rPr>
              <w:t>Cumple (cambió el conteo; ver 4b)</w:t>
            </w:r>
          </w:p>
        </w:tc>
      </w:tr>
      <w:tr w:rsidR="7833C510" w14:paraId="4DF07393"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747237B" w14:textId="1CD488D5" w:rsidR="7833C510" w:rsidRDefault="7833C510" w:rsidP="7833C510">
            <w:pPr>
              <w:spacing w:after="0" w:line="278" w:lineRule="auto"/>
            </w:pPr>
            <w:r w:rsidRPr="7833C510">
              <w:rPr>
                <w:rFonts w:ascii="Times New Roman" w:eastAsia="Times New Roman" w:hAnsi="Times New Roman" w:cs="Times New Roman"/>
              </w:rPr>
              <w:t>Pruebas automáticas</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6739AEE" w14:textId="76A606DD" w:rsidR="7833C510" w:rsidRDefault="7833C510" w:rsidP="7833C510">
            <w:pPr>
              <w:spacing w:after="0" w:line="278" w:lineRule="auto"/>
            </w:pPr>
            <w:r w:rsidRPr="7833C510">
              <w:rPr>
                <w:rFonts w:ascii="Times New Roman" w:eastAsia="Times New Roman" w:hAnsi="Times New Roman" w:cs="Times New Roman"/>
              </w:rPr>
              <w:t>33 de 33</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229D361" w14:textId="490257C9" w:rsidR="7833C510" w:rsidRDefault="7833C510" w:rsidP="7833C510">
            <w:pPr>
              <w:spacing w:after="0" w:line="278" w:lineRule="auto"/>
            </w:pPr>
            <w:r w:rsidRPr="7833C510">
              <w:rPr>
                <w:rFonts w:ascii="Times New Roman" w:eastAsia="Times New Roman" w:hAnsi="Times New Roman" w:cs="Times New Roman"/>
              </w:rPr>
              <w:t>40 de 40</w:t>
            </w:r>
          </w:p>
        </w:tc>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09011E6" w14:textId="66DC8BC4" w:rsidR="7833C510" w:rsidRDefault="7833C510" w:rsidP="7833C510">
            <w:pPr>
              <w:spacing w:after="0" w:line="278" w:lineRule="auto"/>
            </w:pPr>
            <w:r w:rsidRPr="7833C510">
              <w:rPr>
                <w:rFonts w:ascii="Times New Roman" w:eastAsia="Times New Roman" w:hAnsi="Times New Roman" w:cs="Times New Roman"/>
              </w:rPr>
              <w:t>Cumple</w:t>
            </w:r>
          </w:p>
        </w:tc>
      </w:tr>
    </w:tbl>
    <w:p w14:paraId="0FC2A333" w14:textId="1F7FF796" w:rsidR="29CC7249" w:rsidRDefault="4BDB3F62" w:rsidP="7833C510">
      <w:pPr>
        <w:spacing w:after="120" w:line="278" w:lineRule="auto"/>
      </w:pPr>
      <w:r w:rsidRPr="7833C510">
        <w:rPr>
          <w:rFonts w:ascii="Times New Roman" w:eastAsia="Times New Roman" w:hAnsi="Times New Roman" w:cs="Times New Roman"/>
        </w:rPr>
        <w:t xml:space="preserve"> </w:t>
      </w:r>
    </w:p>
    <w:p w14:paraId="51B689A6" w14:textId="15E1C040" w:rsidR="29CC7249" w:rsidRDefault="4BDB3F62" w:rsidP="7833C510">
      <w:pPr>
        <w:spacing w:after="120" w:line="276" w:lineRule="auto"/>
      </w:pPr>
      <w:r w:rsidRPr="7833C510">
        <w:rPr>
          <w:rFonts w:ascii="Times New Roman" w:eastAsia="Times New Roman" w:hAnsi="Times New Roman" w:cs="Times New Roman"/>
          <w:b/>
          <w:bCs/>
        </w:rPr>
        <w:t>Cifras comparables.</w:t>
      </w:r>
      <w:r w:rsidRPr="7833C510">
        <w:rPr>
          <w:rFonts w:ascii="Times New Roman" w:eastAsia="Times New Roman" w:hAnsi="Times New Roman" w:cs="Times New Roman"/>
        </w:rPr>
        <w:t xml:space="preserve"> Los porcentajes de la columna «Antes» son los del clasificador de la segunda ronda medido en el banco fijo de 100 piezas que se describe abajo. Por eso no coinciden con el 38 % y el 54 % de la sección «3. Calidad de la clasificación», que se midieron sobre 50 piezas de una sola corrida.</w:t>
      </w:r>
    </w:p>
    <w:p w14:paraId="5522732B" w14:textId="29CE30C0"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Revisión manual frente a la evaluación automática</w:t>
      </w:r>
    </w:p>
    <w:p w14:paraId="40DF4BE9" w14:textId="48032228" w:rsidR="29CC7249" w:rsidRDefault="4BDB3F62" w:rsidP="7833C510">
      <w:pPr>
        <w:spacing w:after="120" w:line="276" w:lineRule="auto"/>
      </w:pPr>
      <w:r w:rsidRPr="7833C510">
        <w:rPr>
          <w:rFonts w:ascii="Times New Roman" w:eastAsia="Times New Roman" w:hAnsi="Times New Roman" w:cs="Times New Roman"/>
        </w:rPr>
        <w:t>Llenamos las cuatro hojas de revisión (out/evaluacion/) leyendo cada fila. Las etiquetas se pusieron sin ver antes las del clasificador. Esta es la comparación con lo que había dicho la evaluación automática sobre la misma corrida:</w:t>
      </w:r>
    </w:p>
    <w:tbl>
      <w:tblPr>
        <w:tblW w:w="0" w:type="auto"/>
        <w:tblLook w:val="04A0" w:firstRow="1" w:lastRow="0" w:firstColumn="1" w:lastColumn="0" w:noHBand="0" w:noVBand="1"/>
      </w:tblPr>
      <w:tblGrid>
        <w:gridCol w:w="1966"/>
        <w:gridCol w:w="2182"/>
        <w:gridCol w:w="2521"/>
        <w:gridCol w:w="1972"/>
      </w:tblGrid>
      <w:tr w:rsidR="7833C510" w14:paraId="60B4DEB9"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AB3CB2C" w14:textId="2436753B" w:rsidR="7833C510" w:rsidRDefault="7833C510" w:rsidP="7833C510">
            <w:pPr>
              <w:spacing w:after="0" w:line="278" w:lineRule="auto"/>
            </w:pPr>
            <w:r w:rsidRPr="7833C510">
              <w:rPr>
                <w:rFonts w:ascii="Times New Roman" w:eastAsia="Times New Roman" w:hAnsi="Times New Roman" w:cs="Times New Roman"/>
                <w:b/>
                <w:bCs/>
              </w:rPr>
              <w:t>Qué se evalúa</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EBFC77" w14:textId="1C885B30" w:rsidR="7833C510" w:rsidRDefault="7833C510" w:rsidP="7833C510">
            <w:pPr>
              <w:spacing w:after="0" w:line="278" w:lineRule="auto"/>
            </w:pPr>
            <w:r w:rsidRPr="7833C510">
              <w:rPr>
                <w:rFonts w:ascii="Times New Roman" w:eastAsia="Times New Roman" w:hAnsi="Times New Roman" w:cs="Times New Roman"/>
                <w:b/>
                <w:bCs/>
              </w:rPr>
              <w:t>Evaluación automática</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C12DF54" w14:textId="201B6A00" w:rsidR="7833C510" w:rsidRDefault="7833C510" w:rsidP="7833C510">
            <w:pPr>
              <w:spacing w:after="0" w:line="278" w:lineRule="auto"/>
            </w:pPr>
            <w:r w:rsidRPr="7833C510">
              <w:rPr>
                <w:rFonts w:ascii="Times New Roman" w:eastAsia="Times New Roman" w:hAnsi="Times New Roman" w:cs="Times New Roman"/>
                <w:b/>
                <w:bCs/>
              </w:rPr>
              <w:t>Revisión manual</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9D5482" w14:textId="6E9354EF" w:rsidR="7833C510" w:rsidRDefault="7833C510" w:rsidP="7833C510">
            <w:pPr>
              <w:spacing w:after="0" w:line="278" w:lineRule="auto"/>
            </w:pPr>
            <w:r w:rsidRPr="7833C510">
              <w:rPr>
                <w:rFonts w:ascii="Times New Roman" w:eastAsia="Times New Roman" w:hAnsi="Times New Roman" w:cs="Times New Roman"/>
                <w:b/>
                <w:bCs/>
              </w:rPr>
              <w:t>¿Coinciden?</w:t>
            </w:r>
          </w:p>
        </w:tc>
      </w:tr>
      <w:tr w:rsidR="7833C510" w14:paraId="0379A6A7"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137ABC6" w14:textId="0FAE7E90" w:rsidR="7833C510" w:rsidRDefault="7833C510" w:rsidP="7833C510">
            <w:pPr>
              <w:spacing w:after="0" w:line="278" w:lineRule="auto"/>
            </w:pPr>
            <w:r w:rsidRPr="7833C510">
              <w:rPr>
                <w:rFonts w:ascii="Times New Roman" w:eastAsia="Times New Roman" w:hAnsi="Times New Roman" w:cs="Times New Roman"/>
              </w:rPr>
              <w:t>Privacidad</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A5F28D0" w14:textId="2F98A1A9" w:rsidR="7833C510" w:rsidRDefault="7833C510" w:rsidP="7833C510">
            <w:pPr>
              <w:spacing w:after="0" w:line="278" w:lineRule="auto"/>
            </w:pPr>
            <w:r w:rsidRPr="7833C510">
              <w:rPr>
                <w:rFonts w:ascii="Times New Roman" w:eastAsia="Times New Roman" w:hAnsi="Times New Roman" w:cs="Times New Roman"/>
              </w:rPr>
              <w:t>0 fugas en 4.440 textos</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1DFB06B" w14:textId="784FEA7E" w:rsidR="7833C510" w:rsidRDefault="7833C510" w:rsidP="7833C510">
            <w:pPr>
              <w:spacing w:after="0" w:line="278" w:lineRule="auto"/>
            </w:pPr>
            <w:r w:rsidRPr="7833C510">
              <w:rPr>
                <w:rFonts w:ascii="Times New Roman" w:eastAsia="Times New Roman" w:hAnsi="Times New Roman" w:cs="Times New Roman"/>
              </w:rPr>
              <w:t>0 fugas en 30 piezas</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EB73CDF" w14:textId="6121E260" w:rsidR="7833C510" w:rsidRDefault="7833C510" w:rsidP="7833C510">
            <w:pPr>
              <w:spacing w:after="0" w:line="278" w:lineRule="auto"/>
            </w:pPr>
            <w:r w:rsidRPr="7833C510">
              <w:rPr>
                <w:rFonts w:ascii="Times New Roman" w:eastAsia="Times New Roman" w:hAnsi="Times New Roman" w:cs="Times New Roman"/>
              </w:rPr>
              <w:t>Sí</w:t>
            </w:r>
          </w:p>
        </w:tc>
      </w:tr>
      <w:tr w:rsidR="7833C510" w14:paraId="3F3EA02C"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3AEE31" w14:textId="0AD3A237" w:rsidR="7833C510" w:rsidRDefault="7833C510" w:rsidP="7833C510">
            <w:pPr>
              <w:spacing w:after="0" w:line="278" w:lineRule="auto"/>
            </w:pPr>
            <w:r w:rsidRPr="7833C510">
              <w:rPr>
                <w:rFonts w:ascii="Times New Roman" w:eastAsia="Times New Roman" w:hAnsi="Times New Roman" w:cs="Times New Roman"/>
              </w:rPr>
              <w:t>Tema</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74D5DA" w14:textId="7E12E2E5" w:rsidR="7833C510" w:rsidRDefault="7833C510" w:rsidP="7833C510">
            <w:pPr>
              <w:spacing w:after="0" w:line="278" w:lineRule="auto"/>
            </w:pPr>
            <w:r w:rsidRPr="7833C510">
              <w:rPr>
                <w:rFonts w:ascii="Times New Roman" w:eastAsia="Times New Roman" w:hAnsi="Times New Roman" w:cs="Times New Roman"/>
              </w:rPr>
              <w:t>Solo mide la distribución: «Riesgos y seguridad» tiene el 29 %</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DFC10A7" w14:textId="14B996BC" w:rsidR="7833C510" w:rsidRDefault="7833C510" w:rsidP="7833C510">
            <w:pPr>
              <w:spacing w:after="0" w:line="278" w:lineRule="auto"/>
            </w:pPr>
            <w:r w:rsidRPr="7833C510">
              <w:rPr>
                <w:rFonts w:ascii="Times New Roman" w:eastAsia="Times New Roman" w:hAnsi="Times New Roman" w:cs="Times New Roman"/>
              </w:rPr>
              <w:t>Acuerdo con el clasificador: 38 %</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8D495D2" w14:textId="2666F7D3" w:rsidR="7833C510" w:rsidRDefault="7833C510" w:rsidP="7833C510">
            <w:pPr>
              <w:spacing w:after="0" w:line="278" w:lineRule="auto"/>
            </w:pPr>
            <w:r w:rsidRPr="7833C510">
              <w:rPr>
                <w:rFonts w:ascii="Times New Roman" w:eastAsia="Times New Roman" w:hAnsi="Times New Roman" w:cs="Times New Roman"/>
              </w:rPr>
              <w:t>No: la automática no veía el error</w:t>
            </w:r>
          </w:p>
        </w:tc>
      </w:tr>
      <w:tr w:rsidR="7833C510" w14:paraId="6A191F2C"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2DE865" w14:textId="7818C42C" w:rsidR="7833C510" w:rsidRDefault="7833C510" w:rsidP="7833C510">
            <w:pPr>
              <w:spacing w:after="0" w:line="278" w:lineRule="auto"/>
            </w:pPr>
            <w:r w:rsidRPr="7833C510">
              <w:rPr>
                <w:rFonts w:ascii="Times New Roman" w:eastAsia="Times New Roman" w:hAnsi="Times New Roman" w:cs="Times New Roman"/>
              </w:rPr>
              <w:t>Gancho</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34EC580" w14:textId="29E7E076" w:rsidR="7833C510" w:rsidRDefault="7833C510" w:rsidP="7833C510">
            <w:pPr>
              <w:spacing w:after="0" w:line="278" w:lineRule="auto"/>
            </w:pPr>
            <w:r w:rsidRPr="7833C510">
              <w:rPr>
                <w:rFonts w:ascii="Times New Roman" w:eastAsia="Times New Roman" w:hAnsi="Times New Roman" w:cs="Times New Roman"/>
              </w:rPr>
              <w:t>Alerta: 82 % «sin gancho»</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6D93D21" w14:textId="45AD2DA4" w:rsidR="7833C510" w:rsidRDefault="7833C510" w:rsidP="7833C510">
            <w:pPr>
              <w:spacing w:after="0" w:line="278" w:lineRule="auto"/>
            </w:pPr>
            <w:r w:rsidRPr="7833C510">
              <w:rPr>
                <w:rFonts w:ascii="Times New Roman" w:eastAsia="Times New Roman" w:hAnsi="Times New Roman" w:cs="Times New Roman"/>
              </w:rPr>
              <w:t>Acuerdo 54 %; cuando sí hay gancho, acierta 5 de 28</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A2B9551" w14:textId="3337379A" w:rsidR="7833C510" w:rsidRDefault="7833C510" w:rsidP="7833C510">
            <w:pPr>
              <w:spacing w:after="0" w:line="278" w:lineRule="auto"/>
            </w:pPr>
            <w:r w:rsidRPr="7833C510">
              <w:rPr>
                <w:rFonts w:ascii="Times New Roman" w:eastAsia="Times New Roman" w:hAnsi="Times New Roman" w:cs="Times New Roman"/>
              </w:rPr>
              <w:t>Sí: confirma la alerta</w:t>
            </w:r>
          </w:p>
        </w:tc>
      </w:tr>
      <w:tr w:rsidR="7833C510" w14:paraId="40B43347"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D347826" w14:textId="06AA266B" w:rsidR="7833C510" w:rsidRDefault="7833C510" w:rsidP="7833C510">
            <w:pPr>
              <w:spacing w:after="0" w:line="278" w:lineRule="auto"/>
            </w:pPr>
            <w:r w:rsidRPr="7833C510">
              <w:rPr>
                <w:rFonts w:ascii="Times New Roman" w:eastAsia="Times New Roman" w:hAnsi="Times New Roman" w:cs="Times New Roman"/>
              </w:rPr>
              <w:t>Formato</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4DBA4CE" w14:textId="3A1666AD" w:rsidR="7833C510" w:rsidRDefault="7833C510" w:rsidP="7833C510">
            <w:pPr>
              <w:spacing w:after="0" w:line="278" w:lineRule="auto"/>
            </w:pPr>
            <w:r w:rsidRPr="7833C510">
              <w:rPr>
                <w:rFonts w:ascii="Times New Roman" w:eastAsia="Times New Roman" w:hAnsi="Times New Roman" w:cs="Times New Roman"/>
              </w:rPr>
              <w:t>Usa solo 3 de 8 formatos</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80D9403" w14:textId="08BEB33D" w:rsidR="7833C510" w:rsidRDefault="7833C510" w:rsidP="7833C510">
            <w:pPr>
              <w:spacing w:after="0" w:line="278" w:lineRule="auto"/>
            </w:pPr>
            <w:r w:rsidRPr="7833C510">
              <w:rPr>
                <w:rFonts w:ascii="Times New Roman" w:eastAsia="Times New Roman" w:hAnsi="Times New Roman" w:cs="Times New Roman"/>
              </w:rPr>
              <w:t>Acuerdo 46 %</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AE8F2FF" w14:textId="2DB96E0B" w:rsidR="7833C510" w:rsidRDefault="7833C510" w:rsidP="7833C510">
            <w:pPr>
              <w:spacing w:after="0" w:line="278" w:lineRule="auto"/>
            </w:pPr>
            <w:r w:rsidRPr="7833C510">
              <w:rPr>
                <w:rFonts w:ascii="Times New Roman" w:eastAsia="Times New Roman" w:hAnsi="Times New Roman" w:cs="Times New Roman"/>
              </w:rPr>
              <w:t>Sí</w:t>
            </w:r>
          </w:p>
        </w:tc>
      </w:tr>
      <w:tr w:rsidR="7833C510" w14:paraId="3E3F7C15"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0EC7A32" w14:textId="6D039F88" w:rsidR="7833C510" w:rsidRDefault="7833C510" w:rsidP="7833C510">
            <w:pPr>
              <w:spacing w:after="0" w:line="278" w:lineRule="auto"/>
            </w:pPr>
            <w:r w:rsidRPr="7833C510">
              <w:rPr>
                <w:rFonts w:ascii="Times New Roman" w:eastAsia="Times New Roman" w:hAnsi="Times New Roman" w:cs="Times New Roman"/>
              </w:rPr>
              <w:t>Humo y relevancia</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00D68B6" w14:textId="5821AC74" w:rsidR="7833C510" w:rsidRDefault="7833C510" w:rsidP="7833C510">
            <w:pPr>
              <w:spacing w:after="0" w:line="278" w:lineRule="auto"/>
            </w:pPr>
            <w:r w:rsidRPr="7833C510">
              <w:rPr>
                <w:rFonts w:ascii="Times New Roman" w:eastAsia="Times New Roman" w:hAnsi="Times New Roman" w:cs="Times New Roman"/>
              </w:rPr>
              <w:t>—</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3ED7A5" w14:textId="2FBED4FF" w:rsidR="7833C510" w:rsidRDefault="7833C510" w:rsidP="7833C510">
            <w:pPr>
              <w:spacing w:after="0" w:line="278" w:lineRule="auto"/>
            </w:pPr>
            <w:r w:rsidRPr="7833C510">
              <w:rPr>
                <w:rFonts w:ascii="Times New Roman" w:eastAsia="Times New Roman" w:hAnsi="Times New Roman" w:cs="Times New Roman"/>
              </w:rPr>
              <w:t>Acuerdo 80 % en humo y 70 % en relevancia (±1)</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CF52623" w14:textId="386DF477" w:rsidR="7833C510" w:rsidRDefault="7833C510" w:rsidP="7833C510">
            <w:pPr>
              <w:spacing w:after="0" w:line="278" w:lineRule="auto"/>
            </w:pPr>
            <w:r w:rsidRPr="7833C510">
              <w:rPr>
                <w:rFonts w:ascii="Times New Roman" w:eastAsia="Times New Roman" w:hAnsi="Times New Roman" w:cs="Times New Roman"/>
              </w:rPr>
              <w:t>Aceptable</w:t>
            </w:r>
          </w:p>
        </w:tc>
      </w:tr>
      <w:tr w:rsidR="7833C510" w14:paraId="616B9A12"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5CFAF34" w14:textId="2BCF56F7" w:rsidR="7833C510" w:rsidRDefault="7833C510" w:rsidP="7833C510">
            <w:pPr>
              <w:spacing w:after="0" w:line="278" w:lineRule="auto"/>
            </w:pPr>
            <w:r w:rsidRPr="7833C510">
              <w:rPr>
                <w:rFonts w:ascii="Times New Roman" w:eastAsia="Times New Roman" w:hAnsi="Times New Roman" w:cs="Times New Roman"/>
              </w:rPr>
              <w:t>Top 10</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DD3B405" w14:textId="6550BB6A" w:rsidR="7833C510" w:rsidRDefault="7833C510" w:rsidP="7833C510">
            <w:pPr>
              <w:spacing w:after="0" w:line="278" w:lineRule="auto"/>
            </w:pPr>
            <w:r w:rsidRPr="7833C510">
              <w:rPr>
                <w:rFonts w:ascii="Times New Roman" w:eastAsia="Times New Roman" w:hAnsi="Times New Roman" w:cs="Times New Roman"/>
              </w:rPr>
              <w:t>Estabilidad 9,4 de 10; simulación 80 %</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0BF1F62" w14:textId="5CF07EEB" w:rsidR="7833C510" w:rsidRDefault="7833C510" w:rsidP="7833C510">
            <w:pPr>
              <w:spacing w:after="0" w:line="278" w:lineRule="auto"/>
            </w:pPr>
            <w:r w:rsidRPr="7833C510">
              <w:rPr>
                <w:rFonts w:ascii="Times New Roman" w:eastAsia="Times New Roman" w:hAnsi="Times New Roman" w:cs="Times New Roman"/>
              </w:rPr>
              <w:t>5 de 10 tienen sentido con sus ejemplos; 30X publicaría sobre 9 de 10</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EF02E63" w14:textId="70D3E328" w:rsidR="7833C510" w:rsidRDefault="7833C510" w:rsidP="7833C510">
            <w:pPr>
              <w:spacing w:after="0" w:line="278" w:lineRule="auto"/>
            </w:pPr>
            <w:r w:rsidRPr="7833C510">
              <w:rPr>
                <w:rFonts w:ascii="Times New Roman" w:eastAsia="Times New Roman" w:hAnsi="Times New Roman" w:cs="Times New Roman"/>
              </w:rPr>
              <w:t>No: estable no es lo mismo que correcto</w:t>
            </w:r>
          </w:p>
        </w:tc>
      </w:tr>
      <w:tr w:rsidR="7833C510" w14:paraId="1DE75B18" w14:textId="77777777" w:rsidTr="7833C510">
        <w:trPr>
          <w:trHeight w:val="300"/>
        </w:trPr>
        <w:tc>
          <w:tcPr>
            <w:tcW w:w="1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6426E98" w14:textId="32538D31" w:rsidR="7833C510" w:rsidRDefault="7833C510" w:rsidP="7833C510">
            <w:pPr>
              <w:spacing w:after="0" w:line="278" w:lineRule="auto"/>
            </w:pPr>
            <w:r w:rsidRPr="7833C510">
              <w:rPr>
                <w:rFonts w:ascii="Times New Roman" w:eastAsia="Times New Roman" w:hAnsi="Times New Roman" w:cs="Times New Roman"/>
              </w:rPr>
              <w:lastRenderedPageBreak/>
              <w:t>Recomendaciones</w:t>
            </w:r>
          </w:p>
        </w:tc>
        <w:tc>
          <w:tcPr>
            <w:tcW w:w="21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7BC2CDA" w14:textId="42AEFCC8" w:rsidR="7833C510" w:rsidRDefault="7833C510" w:rsidP="7833C510">
            <w:pPr>
              <w:spacing w:after="0" w:line="278" w:lineRule="auto"/>
            </w:pPr>
            <w:r w:rsidRPr="7833C510">
              <w:rPr>
                <w:rFonts w:ascii="Times New Roman" w:eastAsia="Times New Roman" w:hAnsi="Times New Roman" w:cs="Times New Roman"/>
              </w:rPr>
              <w:t>2 cifras inventadas</w:t>
            </w:r>
          </w:p>
        </w:tc>
        <w:tc>
          <w:tcPr>
            <w:tcW w:w="2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9316775" w14:textId="0F292BA0" w:rsidR="7833C510" w:rsidRDefault="7833C510" w:rsidP="7833C510">
            <w:pPr>
              <w:spacing w:after="0" w:line="278" w:lineRule="auto"/>
            </w:pPr>
            <w:r w:rsidRPr="7833C510">
              <w:rPr>
                <w:rFonts w:ascii="Times New Roman" w:eastAsia="Times New Roman" w:hAnsi="Times New Roman" w:cs="Times New Roman"/>
              </w:rPr>
              <w:t>11 de 16 afirman hechos sin respaldo; promedio 3,2 de 5</w:t>
            </w:r>
          </w:p>
        </w:tc>
        <w:tc>
          <w:tcPr>
            <w:tcW w:w="1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ED66B82" w14:textId="115A52FC" w:rsidR="7833C510" w:rsidRDefault="7833C510" w:rsidP="7833C510">
            <w:pPr>
              <w:spacing w:after="0" w:line="278" w:lineRule="auto"/>
            </w:pPr>
            <w:r w:rsidRPr="7833C510">
              <w:rPr>
                <w:rFonts w:ascii="Times New Roman" w:eastAsia="Times New Roman" w:hAnsi="Times New Roman" w:cs="Times New Roman"/>
              </w:rPr>
              <w:t>No: la automática solo busca números</w:t>
            </w:r>
          </w:p>
        </w:tc>
      </w:tr>
    </w:tbl>
    <w:p w14:paraId="1991395F" w14:textId="073AC2A1" w:rsidR="29CC7249" w:rsidRDefault="4BDB3F62" w:rsidP="7833C510">
      <w:pPr>
        <w:spacing w:after="80" w:line="278" w:lineRule="auto"/>
      </w:pPr>
      <w:r w:rsidRPr="7833C510">
        <w:rPr>
          <w:rFonts w:ascii="Times New Roman" w:eastAsia="Times New Roman" w:hAnsi="Times New Roman" w:cs="Times New Roman"/>
        </w:rPr>
        <w:t xml:space="preserve"> </w:t>
      </w:r>
    </w:p>
    <w:p w14:paraId="0413C6F9" w14:textId="2EC3339F"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Los temas están bien elegidos, pero varios ejemplos no les corresponden.</w:t>
      </w:r>
      <w:r w:rsidRPr="7833C510">
        <w:rPr>
          <w:rFonts w:ascii="Times New Roman" w:eastAsia="Times New Roman" w:hAnsi="Times New Roman" w:cs="Times New Roman"/>
        </w:rPr>
        <w:t xml:space="preserve"> “IA en Latinoamérica” se apoyaba en una broma y una crítica a un blog, ninguna de la región; lo mismo pasaba con “Liderazgo” y “No-code”. El clasificador local confunde temas: varias opiniones sobre la sociedad terminan como </w:t>
      </w:r>
      <w:r w:rsidR="6C9C5EF2" w:rsidRPr="7833C510">
        <w:rPr>
          <w:rFonts w:ascii="Times New Roman" w:eastAsia="Times New Roman" w:hAnsi="Times New Roman" w:cs="Times New Roman"/>
        </w:rPr>
        <w:t>“</w:t>
      </w:r>
      <w:r w:rsidRPr="7833C510">
        <w:rPr>
          <w:rFonts w:ascii="Times New Roman" w:eastAsia="Times New Roman" w:hAnsi="Times New Roman" w:cs="Times New Roman"/>
        </w:rPr>
        <w:t>Riesgos y seguridad</w:t>
      </w:r>
      <w:r w:rsidR="4840AAC9" w:rsidRPr="7833C510">
        <w:rPr>
          <w:rFonts w:ascii="Times New Roman" w:eastAsia="Times New Roman" w:hAnsi="Times New Roman" w:cs="Times New Roman"/>
        </w:rPr>
        <w:t>”</w:t>
      </w:r>
      <w:r w:rsidRPr="7833C510">
        <w:rPr>
          <w:rFonts w:ascii="Times New Roman" w:eastAsia="Times New Roman" w:hAnsi="Times New Roman" w:cs="Times New Roman"/>
        </w:rPr>
        <w:t>, y por eso esa categoría era la más grande.</w:t>
      </w:r>
    </w:p>
    <w:p w14:paraId="2DACBAA1" w14:textId="05147C74"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El detector de ganchos casi no funciona:</w:t>
      </w:r>
      <w:r w:rsidRPr="7833C510">
        <w:rPr>
          <w:rFonts w:ascii="Times New Roman" w:eastAsia="Times New Roman" w:hAnsi="Times New Roman" w:cs="Times New Roman"/>
        </w:rPr>
        <w:t xml:space="preserve"> marca “sin gancho” en 44 de 50 piezas, aunque en 28 sí había gancho (opinión, contraintuitivo, noticia urgente, advertencia).</w:t>
      </w:r>
    </w:p>
    <w:p w14:paraId="2E3FC2F1" w14:textId="19917BD2"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Las recomendaciones inventaban hechos con palabras, no solo cifras:</w:t>
      </w:r>
      <w:r w:rsidRPr="7833C510">
        <w:rPr>
          <w:rFonts w:ascii="Times New Roman" w:eastAsia="Times New Roman" w:hAnsi="Times New Roman" w:cs="Times New Roman"/>
        </w:rPr>
        <w:t xml:space="preserve"> </w:t>
      </w:r>
      <w:r w:rsidR="15BE9E73" w:rsidRPr="7833C510">
        <w:rPr>
          <w:rFonts w:ascii="Times New Roman" w:eastAsia="Times New Roman" w:hAnsi="Times New Roman" w:cs="Times New Roman"/>
        </w:rPr>
        <w:t>“</w:t>
      </w:r>
      <w:r w:rsidRPr="7833C510">
        <w:rPr>
          <w:rFonts w:ascii="Times New Roman" w:eastAsia="Times New Roman" w:hAnsi="Times New Roman" w:cs="Times New Roman"/>
        </w:rPr>
        <w:t>una encuesta reciente</w:t>
      </w:r>
      <w:r w:rsidR="4E0F7021" w:rsidRPr="7833C510">
        <w:rPr>
          <w:rFonts w:ascii="Times New Roman" w:eastAsia="Times New Roman" w:hAnsi="Times New Roman" w:cs="Times New Roman"/>
        </w:rPr>
        <w:t>”</w:t>
      </w:r>
      <w:r w:rsidRPr="7833C510">
        <w:rPr>
          <w:rFonts w:ascii="Times New Roman" w:eastAsia="Times New Roman" w:hAnsi="Times New Roman" w:cs="Times New Roman"/>
        </w:rPr>
        <w:t xml:space="preserve">, </w:t>
      </w:r>
      <w:r w:rsidR="3AE4F9DF" w:rsidRPr="7833C510">
        <w:rPr>
          <w:rFonts w:ascii="Times New Roman" w:eastAsia="Times New Roman" w:hAnsi="Times New Roman" w:cs="Times New Roman"/>
        </w:rPr>
        <w:t>“</w:t>
      </w:r>
      <w:r w:rsidRPr="7833C510">
        <w:rPr>
          <w:rFonts w:ascii="Times New Roman" w:eastAsia="Times New Roman" w:hAnsi="Times New Roman" w:cs="Times New Roman"/>
        </w:rPr>
        <w:t>acaba de salir un informe</w:t>
      </w:r>
      <w:r w:rsidR="40106D62" w:rsidRPr="7833C510">
        <w:rPr>
          <w:rFonts w:ascii="Times New Roman" w:eastAsia="Times New Roman" w:hAnsi="Times New Roman" w:cs="Times New Roman"/>
        </w:rPr>
        <w:t>”</w:t>
      </w:r>
      <w:r w:rsidRPr="7833C510">
        <w:rPr>
          <w:rFonts w:ascii="Times New Roman" w:eastAsia="Times New Roman" w:hAnsi="Times New Roman" w:cs="Times New Roman"/>
        </w:rPr>
        <w:t xml:space="preserve">, </w:t>
      </w:r>
      <w:r w:rsidR="02239F1E" w:rsidRPr="7833C510">
        <w:rPr>
          <w:rFonts w:ascii="Times New Roman" w:eastAsia="Times New Roman" w:hAnsi="Times New Roman" w:cs="Times New Roman"/>
        </w:rPr>
        <w:t>“</w:t>
      </w:r>
      <w:r w:rsidRPr="7833C510">
        <w:rPr>
          <w:rFonts w:ascii="Times New Roman" w:eastAsia="Times New Roman" w:hAnsi="Times New Roman" w:cs="Times New Roman"/>
        </w:rPr>
        <w:t>normas que entrarán en vigor en Brasil el próximo año</w:t>
      </w:r>
      <w:r w:rsidR="0D4F2C3A" w:rsidRPr="7833C510">
        <w:rPr>
          <w:rFonts w:ascii="Times New Roman" w:eastAsia="Times New Roman" w:hAnsi="Times New Roman" w:cs="Times New Roman"/>
        </w:rPr>
        <w:t>”</w:t>
      </w:r>
      <w:r w:rsidRPr="7833C510">
        <w:rPr>
          <w:rFonts w:ascii="Times New Roman" w:eastAsia="Times New Roman" w:hAnsi="Times New Roman" w:cs="Times New Roman"/>
        </w:rPr>
        <w:t>. El verificador automático solo busca números y no los detectaba.</w:t>
      </w:r>
    </w:p>
    <w:p w14:paraId="4BD2064C" w14:textId="29949356"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Redacción:</w:t>
      </w:r>
      <w:r w:rsidRPr="7833C510">
        <w:rPr>
          <w:rFonts w:ascii="Times New Roman" w:eastAsia="Times New Roman" w:hAnsi="Times New Roman" w:cs="Times New Roman"/>
        </w:rPr>
        <w:t xml:space="preserve"> palabras en inglés (</w:t>
      </w:r>
      <w:r w:rsidR="68D0E93B" w:rsidRPr="7833C510">
        <w:rPr>
          <w:rFonts w:ascii="Times New Roman" w:eastAsia="Times New Roman" w:hAnsi="Times New Roman" w:cs="Times New Roman"/>
        </w:rPr>
        <w:t>“</w:t>
      </w:r>
      <w:r w:rsidRPr="7833C510">
        <w:rPr>
          <w:rFonts w:ascii="Times New Roman" w:eastAsia="Times New Roman" w:hAnsi="Times New Roman" w:cs="Times New Roman"/>
        </w:rPr>
        <w:t>overlooking</w:t>
      </w:r>
      <w:r w:rsidR="66DEE221" w:rsidRPr="7833C510">
        <w:rPr>
          <w:rFonts w:ascii="Times New Roman" w:eastAsia="Times New Roman" w:hAnsi="Times New Roman" w:cs="Times New Roman"/>
        </w:rPr>
        <w:t>”</w:t>
      </w:r>
      <w:r w:rsidRPr="7833C510">
        <w:rPr>
          <w:rFonts w:ascii="Times New Roman" w:eastAsia="Times New Roman" w:hAnsi="Times New Roman" w:cs="Times New Roman"/>
        </w:rPr>
        <w:t xml:space="preserve">, </w:t>
      </w:r>
      <w:r w:rsidR="5F90879B" w:rsidRPr="7833C510">
        <w:rPr>
          <w:rFonts w:ascii="Times New Roman" w:eastAsia="Times New Roman" w:hAnsi="Times New Roman" w:cs="Times New Roman"/>
        </w:rPr>
        <w:t>“</w:t>
      </w:r>
      <w:r w:rsidRPr="7833C510">
        <w:rPr>
          <w:rFonts w:ascii="Times New Roman" w:eastAsia="Times New Roman" w:hAnsi="Times New Roman" w:cs="Times New Roman"/>
        </w:rPr>
        <w:t>Carousel</w:t>
      </w:r>
      <w:r w:rsidR="22BEFE4B" w:rsidRPr="7833C510">
        <w:rPr>
          <w:rFonts w:ascii="Times New Roman" w:eastAsia="Times New Roman" w:hAnsi="Times New Roman" w:cs="Times New Roman"/>
        </w:rPr>
        <w:t>”</w:t>
      </w:r>
      <w:r w:rsidRPr="7833C510">
        <w:rPr>
          <w:rFonts w:ascii="Times New Roman" w:eastAsia="Times New Roman" w:hAnsi="Times New Roman" w:cs="Times New Roman"/>
        </w:rPr>
        <w:t xml:space="preserve">, </w:t>
      </w:r>
      <w:r w:rsidR="6C46F3F1" w:rsidRPr="7833C510">
        <w:rPr>
          <w:rFonts w:ascii="Times New Roman" w:eastAsia="Times New Roman" w:hAnsi="Times New Roman" w:cs="Times New Roman"/>
        </w:rPr>
        <w:t>“</w:t>
      </w:r>
      <w:r w:rsidRPr="7833C510">
        <w:rPr>
          <w:rFonts w:ascii="Times New Roman" w:eastAsia="Times New Roman" w:hAnsi="Times New Roman" w:cs="Times New Roman"/>
        </w:rPr>
        <w:t>deployar</w:t>
      </w:r>
      <w:r w:rsidR="12D82598" w:rsidRPr="7833C510">
        <w:rPr>
          <w:rFonts w:ascii="Times New Roman" w:eastAsia="Times New Roman" w:hAnsi="Times New Roman" w:cs="Times New Roman"/>
        </w:rPr>
        <w:t>”</w:t>
      </w:r>
      <w:r w:rsidRPr="7833C510">
        <w:rPr>
          <w:rFonts w:ascii="Times New Roman" w:eastAsia="Times New Roman" w:hAnsi="Times New Roman" w:cs="Times New Roman"/>
        </w:rPr>
        <w:t>), voseo (</w:t>
      </w:r>
      <w:r w:rsidR="3A55FA4E" w:rsidRPr="7833C510">
        <w:rPr>
          <w:rFonts w:ascii="Times New Roman" w:eastAsia="Times New Roman" w:hAnsi="Times New Roman" w:cs="Times New Roman"/>
        </w:rPr>
        <w:t>“</w:t>
      </w:r>
      <w:r w:rsidRPr="7833C510">
        <w:rPr>
          <w:rFonts w:ascii="Times New Roman" w:eastAsia="Times New Roman" w:hAnsi="Times New Roman" w:cs="Times New Roman"/>
        </w:rPr>
        <w:t>¿Sabés?</w:t>
      </w:r>
      <w:r w:rsidR="5FC42460" w:rsidRPr="7833C510">
        <w:rPr>
          <w:rFonts w:ascii="Times New Roman" w:eastAsia="Times New Roman" w:hAnsi="Times New Roman" w:cs="Times New Roman"/>
        </w:rPr>
        <w:t>”</w:t>
      </w:r>
      <w:r w:rsidRPr="7833C510">
        <w:rPr>
          <w:rFonts w:ascii="Times New Roman" w:eastAsia="Times New Roman" w:hAnsi="Times New Roman" w:cs="Times New Roman"/>
        </w:rPr>
        <w:t>), mezcla de usted y tú, y un error cultural</w:t>
      </w:r>
      <w:r w:rsidR="67268CFA" w:rsidRPr="7833C510">
        <w:rPr>
          <w:rFonts w:ascii="Times New Roman" w:eastAsia="Times New Roman" w:hAnsi="Times New Roman" w:cs="Times New Roman"/>
        </w:rPr>
        <w:t>.</w:t>
      </w:r>
    </w:p>
    <w:p w14:paraId="1FBF6963" w14:textId="1F28052F"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Privacidad:</w:t>
      </w:r>
      <w:r w:rsidRPr="7833C510">
        <w:rPr>
          <w:rFonts w:ascii="Times New Roman" w:eastAsia="Times New Roman" w:hAnsi="Times New Roman" w:cs="Times New Roman"/>
        </w:rPr>
        <w:t xml:space="preserve"> ninguna fuga, pero se coló una publicación para adultos (#nfsw) y el limpiador tapó una fecha creyendo que era un teléfono («Nov [teléfono]% online»).</w:t>
      </w:r>
    </w:p>
    <w:p w14:paraId="2B6FEA6E" w14:textId="7262FCF7"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Cuenta @crece30x:</w:t>
      </w:r>
      <w:r w:rsidRPr="7833C510">
        <w:rPr>
          <w:rFonts w:ascii="Times New Roman" w:eastAsia="Times New Roman" w:hAnsi="Times New Roman" w:cs="Times New Roman"/>
        </w:rPr>
        <w:t xml:space="preserve"> el reporte no tenía ninguna pieza para la cuenta, porque la corrida se hizo sin la ficha.</w:t>
      </w:r>
    </w:p>
    <w:p w14:paraId="56647CE4" w14:textId="45F7F270"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Qué corregimos</w:t>
      </w:r>
    </w:p>
    <w:p w14:paraId="5E04C3DA" w14:textId="56EA8A12" w:rsidR="29CC7249" w:rsidRDefault="4BDB3F62" w:rsidP="7833C510">
      <w:pPr>
        <w:spacing w:after="120" w:line="276" w:lineRule="auto"/>
      </w:pPr>
      <w:r w:rsidRPr="7833C510">
        <w:rPr>
          <w:rFonts w:ascii="Times New Roman" w:eastAsia="Times New Roman" w:hAnsi="Times New Roman" w:cs="Times New Roman"/>
        </w:rPr>
        <w:t>Esta es la segunda ronda de correcciones. La primera (gancho «opinión» por defecto, patrones de 2 o 3 piezas citados como evidencia y falsas alertas de cifras) se describió en la versión anterior de este documento.</w:t>
      </w:r>
    </w:p>
    <w:tbl>
      <w:tblPr>
        <w:tblW w:w="0" w:type="auto"/>
        <w:tblLook w:val="04A0" w:firstRow="1" w:lastRow="0" w:firstColumn="1" w:lastColumn="0" w:noHBand="0" w:noVBand="1"/>
      </w:tblPr>
      <w:tblGrid>
        <w:gridCol w:w="2565"/>
        <w:gridCol w:w="3493"/>
        <w:gridCol w:w="2595"/>
      </w:tblGrid>
      <w:tr w:rsidR="7833C510" w14:paraId="7DCEFA5C" w14:textId="77777777" w:rsidTr="7833C510">
        <w:trPr>
          <w:trHeight w:val="300"/>
        </w:trPr>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C4763DA" w14:textId="039B6B3A" w:rsidR="7833C510" w:rsidRDefault="7833C510" w:rsidP="7833C510">
            <w:pPr>
              <w:spacing w:after="0" w:line="278" w:lineRule="auto"/>
            </w:pPr>
            <w:r w:rsidRPr="7833C510">
              <w:rPr>
                <w:rFonts w:ascii="Times New Roman" w:eastAsia="Times New Roman" w:hAnsi="Times New Roman" w:cs="Times New Roman"/>
                <w:b/>
                <w:bCs/>
              </w:rPr>
              <w:t>Hallazgo</w:t>
            </w:r>
          </w:p>
        </w:tc>
        <w:tc>
          <w:tcPr>
            <w:tcW w:w="3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213C4EA" w14:textId="3BA33156" w:rsidR="7833C510" w:rsidRDefault="7833C510" w:rsidP="7833C510">
            <w:pPr>
              <w:spacing w:after="0" w:line="278" w:lineRule="auto"/>
            </w:pPr>
            <w:r w:rsidRPr="7833C510">
              <w:rPr>
                <w:rFonts w:ascii="Times New Roman" w:eastAsia="Times New Roman" w:hAnsi="Times New Roman" w:cs="Times New Roman"/>
                <w:b/>
                <w:bCs/>
              </w:rPr>
              <w:t>Corrección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C6ADD2B" w14:textId="7DB7FEBE" w:rsidR="7833C510" w:rsidRDefault="7833C510" w:rsidP="7833C510">
            <w:pPr>
              <w:spacing w:after="0" w:line="278" w:lineRule="auto"/>
            </w:pPr>
            <w:r w:rsidRPr="7833C510">
              <w:rPr>
                <w:rFonts w:ascii="Times New Roman" w:eastAsia="Times New Roman" w:hAnsi="Times New Roman" w:cs="Times New Roman"/>
                <w:b/>
                <w:bCs/>
              </w:rPr>
              <w:t>Resultado en la nueva corrida</w:t>
            </w:r>
          </w:p>
        </w:tc>
      </w:tr>
      <w:tr w:rsidR="7833C510" w14:paraId="1E3B13B2" w14:textId="77777777" w:rsidTr="7833C510">
        <w:trPr>
          <w:trHeight w:val="300"/>
        </w:trPr>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04C147B" w14:textId="56584576" w:rsidR="7833C510" w:rsidRDefault="7833C510" w:rsidP="7833C510">
            <w:pPr>
              <w:spacing w:after="0" w:line="278" w:lineRule="auto"/>
            </w:pPr>
            <w:r w:rsidRPr="7833C510">
              <w:rPr>
                <w:rFonts w:ascii="Times New Roman" w:eastAsia="Times New Roman" w:hAnsi="Times New Roman" w:cs="Times New Roman"/>
              </w:rPr>
              <w:t>Recomendaciones con estudios, informes y normas inventados</w:t>
            </w:r>
          </w:p>
        </w:tc>
        <w:tc>
          <w:tcPr>
            <w:tcW w:w="3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DE06E18" w14:textId="583A8673" w:rsidR="7833C510" w:rsidRDefault="7833C510" w:rsidP="7833C510">
            <w:pPr>
              <w:spacing w:after="0" w:line="278" w:lineRule="auto"/>
            </w:pPr>
            <w:r w:rsidRPr="7833C510">
              <w:rPr>
                <w:rFonts w:ascii="Times New Roman" w:eastAsia="Times New Roman" w:hAnsi="Times New Roman" w:cs="Times New Roman"/>
              </w:rPr>
              <w:t>El prompt prohíbe inventar estudios, encuestas, informes, conferencias, leyes y fechas, y pide plantear como idea lo que no está en la evidencia; además recibe la fecha de hoy</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F8BC39" w14:textId="4B780C3E" w:rsidR="7833C510" w:rsidRDefault="7833C510" w:rsidP="7833C510">
            <w:pPr>
              <w:spacing w:after="0" w:line="278" w:lineRule="auto"/>
            </w:pPr>
            <w:r w:rsidRPr="7833C510">
              <w:rPr>
                <w:rFonts w:ascii="Times New Roman" w:eastAsia="Times New Roman" w:hAnsi="Times New Roman" w:cs="Times New Roman"/>
              </w:rPr>
              <w:t>Hechos sin respaldo: de 11 de 16 a 3 de 16</w:t>
            </w:r>
          </w:p>
        </w:tc>
      </w:tr>
      <w:tr w:rsidR="7833C510" w14:paraId="6E68A93D" w14:textId="77777777" w:rsidTr="7833C510">
        <w:trPr>
          <w:trHeight w:val="300"/>
        </w:trPr>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2F5F41C" w14:textId="129D09C2" w:rsidR="7833C510" w:rsidRDefault="7833C510" w:rsidP="7833C510">
            <w:pPr>
              <w:spacing w:after="0" w:line="278" w:lineRule="auto"/>
            </w:pPr>
            <w:r w:rsidRPr="7833C510">
              <w:rPr>
                <w:rFonts w:ascii="Times New Roman" w:eastAsia="Times New Roman" w:hAnsi="Times New Roman" w:cs="Times New Roman"/>
              </w:rPr>
              <w:t>Voseo, usted y palabras en inglés</w:t>
            </w:r>
          </w:p>
        </w:tc>
        <w:tc>
          <w:tcPr>
            <w:tcW w:w="3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5270E15" w14:textId="10F06423" w:rsidR="7833C510" w:rsidRDefault="7833C510" w:rsidP="7833C510">
            <w:pPr>
              <w:spacing w:after="0" w:line="278" w:lineRule="auto"/>
            </w:pPr>
            <w:r w:rsidRPr="7833C510">
              <w:rPr>
                <w:rFonts w:ascii="Times New Roman" w:eastAsia="Times New Roman" w:hAnsi="Times New Roman" w:cs="Times New Roman"/>
              </w:rPr>
              <w:t>El prompt pide español neutro, tuteo y equivalentes en español</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ACED073" w14:textId="0ED59C12" w:rsidR="7833C510" w:rsidRDefault="7833C510" w:rsidP="7833C510">
            <w:pPr>
              <w:spacing w:after="0" w:line="278" w:lineRule="auto"/>
            </w:pPr>
            <w:r w:rsidRPr="7833C510">
              <w:rPr>
                <w:rFonts w:ascii="Times New Roman" w:eastAsia="Times New Roman" w:hAnsi="Times New Roman" w:cs="Times New Roman"/>
              </w:rPr>
              <w:t xml:space="preserve">Sin voseo ni usted; quedan 3 palabras en inglés </w:t>
            </w:r>
          </w:p>
        </w:tc>
      </w:tr>
      <w:tr w:rsidR="7833C510" w14:paraId="1AE77E87" w14:textId="77777777" w:rsidTr="7833C510">
        <w:trPr>
          <w:trHeight w:val="300"/>
        </w:trPr>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E91494B" w14:textId="39B49A86" w:rsidR="7833C510" w:rsidRDefault="7833C510" w:rsidP="7833C510">
            <w:pPr>
              <w:spacing w:after="0" w:line="278" w:lineRule="auto"/>
            </w:pPr>
            <w:r w:rsidRPr="7833C510">
              <w:rPr>
                <w:rFonts w:ascii="Times New Roman" w:eastAsia="Times New Roman" w:hAnsi="Times New Roman" w:cs="Times New Roman"/>
              </w:rPr>
              <w:t>Contenido para adultos</w:t>
            </w:r>
          </w:p>
        </w:tc>
        <w:tc>
          <w:tcPr>
            <w:tcW w:w="3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E1D22F" w14:textId="6C023642" w:rsidR="7833C510" w:rsidRDefault="7833C510" w:rsidP="7833C510">
            <w:pPr>
              <w:spacing w:after="0" w:line="278" w:lineRule="auto"/>
            </w:pPr>
            <w:r w:rsidRPr="7833C510">
              <w:rPr>
                <w:rFonts w:ascii="Times New Roman" w:eastAsia="Times New Roman" w:hAnsi="Times New Roman" w:cs="Times New Roman"/>
              </w:rPr>
              <w:t>Filtro de etiquetas explícitas (#nsfw, #rule34, OnlyFans, etc.) al recolectar; las noticias sobre deepfakes sí se conservan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624A97C" w14:textId="7E11CABC" w:rsidR="7833C510" w:rsidRDefault="7833C510" w:rsidP="7833C510">
            <w:pPr>
              <w:spacing w:after="0" w:line="278" w:lineRule="auto"/>
            </w:pPr>
            <w:r w:rsidRPr="7833C510">
              <w:rPr>
                <w:rFonts w:ascii="Times New Roman" w:eastAsia="Times New Roman" w:hAnsi="Times New Roman" w:cs="Times New Roman"/>
              </w:rPr>
              <w:t>78 piezas filtradas en esta corrida; después afinamos el filtro para no botar 2 noticias</w:t>
            </w:r>
          </w:p>
        </w:tc>
      </w:tr>
      <w:tr w:rsidR="7833C510" w14:paraId="4BFF5791" w14:textId="77777777" w:rsidTr="7833C510">
        <w:trPr>
          <w:trHeight w:val="300"/>
        </w:trPr>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F330F38" w14:textId="4A42DBBF" w:rsidR="7833C510" w:rsidRDefault="7833C510" w:rsidP="7833C510">
            <w:pPr>
              <w:spacing w:after="0" w:line="278" w:lineRule="auto"/>
            </w:pPr>
            <w:r w:rsidRPr="7833C510">
              <w:rPr>
                <w:rFonts w:ascii="Times New Roman" w:eastAsia="Times New Roman" w:hAnsi="Times New Roman" w:cs="Times New Roman"/>
              </w:rPr>
              <w:lastRenderedPageBreak/>
              <w:t>Fecha tapada como teléfono</w:t>
            </w:r>
          </w:p>
        </w:tc>
        <w:tc>
          <w:tcPr>
            <w:tcW w:w="3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2629981" w14:textId="0839B5CA" w:rsidR="7833C510" w:rsidRDefault="7833C510" w:rsidP="7833C510">
            <w:pPr>
              <w:spacing w:after="0" w:line="278" w:lineRule="auto"/>
            </w:pPr>
            <w:r w:rsidRPr="7833C510">
              <w:rPr>
                <w:rFonts w:ascii="Times New Roman" w:eastAsia="Times New Roman" w:hAnsi="Times New Roman" w:cs="Times New Roman"/>
              </w:rPr>
              <w:t>Solo se tapa un número con 8 dígitos o más y sin «%» detrás; el verificador usa el mismo criterio</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D3F1851" w14:textId="3E250E0C" w:rsidR="7833C510" w:rsidRDefault="7833C510" w:rsidP="7833C510">
            <w:pPr>
              <w:spacing w:after="0" w:line="278" w:lineRule="auto"/>
            </w:pPr>
            <w:r w:rsidRPr="7833C510">
              <w:rPr>
                <w:rFonts w:ascii="Times New Roman" w:eastAsia="Times New Roman" w:hAnsi="Times New Roman" w:cs="Times New Roman"/>
              </w:rPr>
              <w:t>La fecha ya se conserva; 0 teléfonos reales</w:t>
            </w:r>
          </w:p>
        </w:tc>
      </w:tr>
      <w:tr w:rsidR="7833C510" w14:paraId="75C3C2F6" w14:textId="77777777" w:rsidTr="7833C510">
        <w:trPr>
          <w:trHeight w:val="300"/>
        </w:trPr>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2BC177D" w14:textId="5ADE8343" w:rsidR="7833C510" w:rsidRDefault="7833C510" w:rsidP="7833C510">
            <w:pPr>
              <w:spacing w:after="0" w:line="278" w:lineRule="auto"/>
            </w:pPr>
            <w:r w:rsidRPr="7833C510">
              <w:rPr>
                <w:rFonts w:ascii="Times New Roman" w:eastAsia="Times New Roman" w:hAnsi="Times New Roman" w:cs="Times New Roman"/>
              </w:rPr>
              <w:t>Sin piezas para @crece30x</w:t>
            </w:r>
          </w:p>
        </w:tc>
        <w:tc>
          <w:tcPr>
            <w:tcW w:w="34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48ED7CF" w14:textId="087E783C" w:rsidR="7833C510" w:rsidRDefault="7833C510" w:rsidP="7833C510">
            <w:pPr>
              <w:spacing w:after="0" w:line="278" w:lineRule="auto"/>
            </w:pPr>
            <w:r w:rsidRPr="7833C510">
              <w:rPr>
                <w:rFonts w:ascii="Times New Roman" w:eastAsia="Times New Roman" w:hAnsi="Times New Roman" w:cs="Times New Roman"/>
              </w:rPr>
              <w:t>Llenamos la ficha de la cuenta con la audiencia del reto y volvimos a correr</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A271F65" w14:textId="67445907" w:rsidR="7833C510" w:rsidRDefault="7833C510" w:rsidP="7833C510">
            <w:pPr>
              <w:spacing w:after="0" w:line="278" w:lineRule="auto"/>
            </w:pPr>
            <w:r w:rsidRPr="7833C510">
              <w:rPr>
                <w:rFonts w:ascii="Times New Roman" w:eastAsia="Times New Roman" w:hAnsi="Times New Roman" w:cs="Times New Roman"/>
              </w:rPr>
              <w:t>16 de 16 temas traen pieza para @crece30x</w:t>
            </w:r>
          </w:p>
        </w:tc>
      </w:tr>
    </w:tbl>
    <w:p w14:paraId="47944B53" w14:textId="48D0A46E"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1. Recolección de datos</w:t>
      </w:r>
    </w:p>
    <w:p w14:paraId="508B9ED3" w14:textId="50E668A5"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Fuentes:</w:t>
      </w:r>
      <w:r w:rsidRPr="7833C510">
        <w:rPr>
          <w:rFonts w:ascii="Times New Roman" w:eastAsia="Times New Roman" w:hAnsi="Times New Roman" w:cs="Times New Roman"/>
        </w:rPr>
        <w:t xml:space="preserve"> Bluesky 36 %, Hacker News 20 %, Google News 14 % y noticias sobre IA en YouTube, Instagram, TikTok y LinkedIn (7–8 % cada una). Ninguna domina.</w:t>
      </w:r>
    </w:p>
    <w:p w14:paraId="5FACF5FE" w14:textId="76CD836E"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Idioma y región:</w:t>
      </w:r>
      <w:r w:rsidRPr="7833C510">
        <w:rPr>
          <w:rFonts w:ascii="Times New Roman" w:eastAsia="Times New Roman" w:hAnsi="Times New Roman" w:cs="Times New Roman"/>
        </w:rPr>
        <w:t xml:space="preserve"> 39 % de las piezas de IA están en español; solo el 2 % habla explícitamente de Latinoamérica. Por eso el filtro de audiencia y el ángulo regional los aporta el radar.</w:t>
      </w:r>
    </w:p>
    <w:p w14:paraId="244EC5FE" w14:textId="693CCCEB"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Errores:</w:t>
      </w:r>
      <w:r w:rsidRPr="7833C510">
        <w:rPr>
          <w:rFonts w:ascii="Times New Roman" w:eastAsia="Times New Roman" w:hAnsi="Times New Roman" w:cs="Times New Roman"/>
        </w:rPr>
        <w:t xml:space="preserve"> de 451 consultas fallaron 10 (2 %), todas del RSS de YouTube, que esta vez no devolvió videos. Con una clave gratuita de la API de YouTube se reemplaza el RSS.</w:t>
      </w:r>
    </w:p>
    <w:p w14:paraId="32A20065" w14:textId="6D8E4A4E"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Limpieza:</w:t>
      </w:r>
      <w:r w:rsidRPr="7833C510">
        <w:rPr>
          <w:rFonts w:ascii="Times New Roman" w:eastAsia="Times New Roman" w:hAnsi="Times New Roman" w:cs="Times New Roman"/>
        </w:rPr>
        <w:t xml:space="preserve"> 72 duplicados, 9 piezas sin texto y 78 de contenido para adultos eliminadas; quedaron 4.342 piezas.</w:t>
      </w:r>
    </w:p>
    <w:p w14:paraId="51AB7E6E" w14:textId="47A669C7"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Tiempo:</w:t>
      </w:r>
      <w:r w:rsidRPr="7833C510">
        <w:rPr>
          <w:rFonts w:ascii="Times New Roman" w:eastAsia="Times New Roman" w:hAnsi="Times New Roman" w:cs="Times New Roman"/>
        </w:rPr>
        <w:t xml:space="preserve"> recolección 14 segundos; corrida completa 12 minutos.</w:t>
      </w:r>
    </w:p>
    <w:p w14:paraId="4EFA9DAB" w14:textId="61D2CFC8"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2. Privacidad</w:t>
      </w:r>
    </w:p>
    <w:p w14:paraId="08C40D59" w14:textId="07CC7B12"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Búsqueda automática en 4.342 textos:</w:t>
      </w:r>
      <w:r w:rsidRPr="7833C510">
        <w:rPr>
          <w:rFonts w:ascii="Times New Roman" w:eastAsia="Times New Roman" w:hAnsi="Times New Roman" w:cs="Times New Roman"/>
        </w:rPr>
        <w:t xml:space="preserve"> 0 menciones, 0 correos y 0 teléfonos.</w:t>
      </w:r>
    </w:p>
    <w:p w14:paraId="528E5F61" w14:textId="500605CE"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Revisión manual de 30 piezas al azar:</w:t>
      </w:r>
      <w:r w:rsidRPr="7833C510">
        <w:rPr>
          <w:rFonts w:ascii="Times New Roman" w:eastAsia="Times New Roman" w:hAnsi="Times New Roman" w:cs="Times New Roman"/>
        </w:rPr>
        <w:t xml:space="preserve"> 0 fugas. Las menciones quedaron como @usuario y las figuras públicas (políticos, periodistas) aparecen solo cuando la noticia habla de ellas.</w:t>
      </w:r>
    </w:p>
    <w:p w14:paraId="557FDD19" w14:textId="6F728A58"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Autores:</w:t>
      </w:r>
      <w:r w:rsidRPr="7833C510">
        <w:rPr>
          <w:rFonts w:ascii="Times New Roman" w:eastAsia="Times New Roman" w:hAnsi="Times New Roman" w:cs="Times New Roman"/>
        </w:rPr>
        <w:t xml:space="preserve"> ninguno se guarda con nombre; el autor es un código irreversible.</w:t>
      </w:r>
    </w:p>
    <w:p w14:paraId="4A91C47D" w14:textId="04912C2C"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Enlaces de Bluesky:</w:t>
      </w:r>
      <w:r w:rsidRPr="7833C510">
        <w:rPr>
          <w:rFonts w:ascii="Times New Roman" w:eastAsia="Times New Roman" w:hAnsi="Times New Roman" w:cs="Times New Roman"/>
        </w:rPr>
        <w:t xml:space="preserve"> usan el identificador técnico (DID), no el nombre; al abrirlos se ve el perfil público, como con cualquier enlace a una publicación.</w:t>
      </w:r>
    </w:p>
    <w:p w14:paraId="33F39FFB" w14:textId="642BAD3B"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3. Calidad de la clasificación</w:t>
      </w:r>
    </w:p>
    <w:p w14:paraId="768A5DD5" w14:textId="43705261" w:rsidR="29CC7249" w:rsidRDefault="4BDB3F62" w:rsidP="7833C510">
      <w:pPr>
        <w:spacing w:after="120" w:line="276" w:lineRule="auto"/>
      </w:pPr>
      <w:r w:rsidRPr="7833C510">
        <w:rPr>
          <w:rFonts w:ascii="Times New Roman" w:eastAsia="Times New Roman" w:hAnsi="Times New Roman" w:cs="Times New Roman"/>
        </w:rPr>
        <w:t>Comparamos las etiquetas del clasificador local con la revisión manual de 50 piezas al azar.</w:t>
      </w:r>
    </w:p>
    <w:tbl>
      <w:tblPr>
        <w:tblW w:w="0" w:type="auto"/>
        <w:tblLook w:val="04A0" w:firstRow="1" w:lastRow="0" w:firstColumn="1" w:lastColumn="0" w:noHBand="0" w:noVBand="1"/>
      </w:tblPr>
      <w:tblGrid>
        <w:gridCol w:w="1599"/>
        <w:gridCol w:w="1233"/>
        <w:gridCol w:w="1094"/>
        <w:gridCol w:w="4495"/>
      </w:tblGrid>
      <w:tr w:rsidR="7833C510" w14:paraId="7A54B4A5" w14:textId="77777777" w:rsidTr="7833C510">
        <w:trPr>
          <w:trHeight w:val="300"/>
        </w:trPr>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D353615" w14:textId="4B032469" w:rsidR="7833C510" w:rsidRDefault="7833C510" w:rsidP="7833C510">
            <w:pPr>
              <w:spacing w:after="0" w:line="278" w:lineRule="auto"/>
            </w:pPr>
            <w:r w:rsidRPr="7833C510">
              <w:rPr>
                <w:rFonts w:ascii="Times New Roman" w:eastAsia="Times New Roman" w:hAnsi="Times New Roman" w:cs="Times New Roman"/>
                <w:b/>
                <w:bCs/>
              </w:rPr>
              <w:t>Pregunta</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3522849" w14:textId="78091BF0" w:rsidR="7833C510" w:rsidRDefault="7833C510" w:rsidP="7833C510">
            <w:pPr>
              <w:spacing w:after="0" w:line="278" w:lineRule="auto"/>
            </w:pPr>
            <w:r w:rsidRPr="7833C510">
              <w:rPr>
                <w:rFonts w:ascii="Times New Roman" w:eastAsia="Times New Roman" w:hAnsi="Times New Roman" w:cs="Times New Roman"/>
                <w:b/>
                <w:bCs/>
              </w:rPr>
              <w:t>Acuerdo</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C0AFDC5" w14:textId="16C87E61" w:rsidR="7833C510" w:rsidRDefault="7833C510" w:rsidP="7833C510">
            <w:pPr>
              <w:spacing w:after="0" w:line="278" w:lineRule="auto"/>
            </w:pPr>
            <w:r w:rsidRPr="7833C510">
              <w:rPr>
                <w:rFonts w:ascii="Times New Roman" w:eastAsia="Times New Roman" w:hAnsi="Times New Roman" w:cs="Times New Roman"/>
                <w:b/>
                <w:bCs/>
              </w:rPr>
              <w:t>Meta</w:t>
            </w:r>
          </w:p>
        </w:tc>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10B9569" w14:textId="097E345F" w:rsidR="7833C510" w:rsidRDefault="7833C510" w:rsidP="7833C510">
            <w:pPr>
              <w:spacing w:after="0" w:line="278" w:lineRule="auto"/>
            </w:pPr>
            <w:r w:rsidRPr="7833C510">
              <w:rPr>
                <w:rFonts w:ascii="Times New Roman" w:eastAsia="Times New Roman" w:hAnsi="Times New Roman" w:cs="Times New Roman"/>
                <w:b/>
                <w:bCs/>
              </w:rPr>
              <w:t>Lectura</w:t>
            </w:r>
          </w:p>
        </w:tc>
      </w:tr>
      <w:tr w:rsidR="7833C510" w14:paraId="674F7ABF" w14:textId="77777777" w:rsidTr="7833C510">
        <w:trPr>
          <w:trHeight w:val="300"/>
        </w:trPr>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9D000E5" w14:textId="4E400F19" w:rsidR="7833C510" w:rsidRDefault="7833C510" w:rsidP="7833C510">
            <w:pPr>
              <w:spacing w:after="0" w:line="278" w:lineRule="auto"/>
            </w:pPr>
            <w:r w:rsidRPr="7833C510">
              <w:rPr>
                <w:rFonts w:ascii="Times New Roman" w:eastAsia="Times New Roman" w:hAnsi="Times New Roman" w:cs="Times New Roman"/>
              </w:rPr>
              <w:t>Tema</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F612481" w14:textId="1506141D" w:rsidR="7833C510" w:rsidRDefault="7833C510" w:rsidP="7833C510">
            <w:pPr>
              <w:spacing w:after="0" w:line="278" w:lineRule="auto"/>
            </w:pPr>
            <w:r w:rsidRPr="7833C510">
              <w:rPr>
                <w:rFonts w:ascii="Times New Roman" w:eastAsia="Times New Roman" w:hAnsi="Times New Roman" w:cs="Times New Roman"/>
              </w:rPr>
              <w:t>38 %</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3274F79" w14:textId="11339726" w:rsidR="7833C510" w:rsidRDefault="7833C510" w:rsidP="7833C510">
            <w:pPr>
              <w:spacing w:after="0" w:line="278" w:lineRule="auto"/>
            </w:pPr>
            <w:r w:rsidRPr="7833C510">
              <w:rPr>
                <w:rFonts w:ascii="Times New Roman" w:eastAsia="Times New Roman" w:hAnsi="Times New Roman" w:cs="Times New Roman"/>
              </w:rPr>
              <w:t>70 %</w:t>
            </w:r>
          </w:p>
        </w:tc>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8B626C" w14:textId="5D3B379D" w:rsidR="7833C510" w:rsidRDefault="7833C510" w:rsidP="7833C510">
            <w:pPr>
              <w:spacing w:after="0" w:line="278" w:lineRule="auto"/>
            </w:pPr>
            <w:r w:rsidRPr="7833C510">
              <w:rPr>
                <w:rFonts w:ascii="Times New Roman" w:eastAsia="Times New Roman" w:hAnsi="Times New Roman" w:cs="Times New Roman"/>
              </w:rPr>
              <w:t>No cumple. Con confianza alta acierta 44 %; con baja, 32 %</w:t>
            </w:r>
          </w:p>
        </w:tc>
      </w:tr>
      <w:tr w:rsidR="7833C510" w14:paraId="5F26E09B" w14:textId="77777777" w:rsidTr="7833C510">
        <w:trPr>
          <w:trHeight w:val="300"/>
        </w:trPr>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08F5C5D" w14:textId="00B53515" w:rsidR="7833C510" w:rsidRDefault="7833C510" w:rsidP="7833C510">
            <w:pPr>
              <w:spacing w:after="0" w:line="278" w:lineRule="auto"/>
            </w:pPr>
            <w:r w:rsidRPr="7833C510">
              <w:rPr>
                <w:rFonts w:ascii="Times New Roman" w:eastAsia="Times New Roman" w:hAnsi="Times New Roman" w:cs="Times New Roman"/>
              </w:rPr>
              <w:t>Gancho</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15FD74F" w14:textId="08B62775" w:rsidR="7833C510" w:rsidRDefault="7833C510" w:rsidP="7833C510">
            <w:pPr>
              <w:spacing w:after="0" w:line="278" w:lineRule="auto"/>
            </w:pPr>
            <w:r w:rsidRPr="7833C510">
              <w:rPr>
                <w:rFonts w:ascii="Times New Roman" w:eastAsia="Times New Roman" w:hAnsi="Times New Roman" w:cs="Times New Roman"/>
              </w:rPr>
              <w:t>54 %</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48AC2BA" w14:textId="430C3BC9" w:rsidR="7833C510" w:rsidRDefault="7833C510" w:rsidP="7833C510">
            <w:pPr>
              <w:spacing w:after="0" w:line="278" w:lineRule="auto"/>
            </w:pPr>
            <w:r w:rsidRPr="7833C510">
              <w:rPr>
                <w:rFonts w:ascii="Times New Roman" w:eastAsia="Times New Roman" w:hAnsi="Times New Roman" w:cs="Times New Roman"/>
              </w:rPr>
              <w:t>70 %</w:t>
            </w:r>
          </w:p>
        </w:tc>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A1C6B9B" w14:textId="6AA189B1" w:rsidR="7833C510" w:rsidRDefault="7833C510" w:rsidP="7833C510">
            <w:pPr>
              <w:spacing w:after="0" w:line="278" w:lineRule="auto"/>
            </w:pPr>
            <w:r w:rsidRPr="7833C510">
              <w:rPr>
                <w:rFonts w:ascii="Times New Roman" w:eastAsia="Times New Roman" w:hAnsi="Times New Roman" w:cs="Times New Roman"/>
              </w:rPr>
              <w:t>No cumple. Casi todo sale «sin gancho»; cuando hay gancho acierta 5 de 28</w:t>
            </w:r>
          </w:p>
        </w:tc>
      </w:tr>
      <w:tr w:rsidR="7833C510" w14:paraId="774D4DC4" w14:textId="77777777" w:rsidTr="7833C510">
        <w:trPr>
          <w:trHeight w:val="300"/>
        </w:trPr>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EDE106F" w14:textId="3D156311" w:rsidR="7833C510" w:rsidRDefault="7833C510" w:rsidP="7833C510">
            <w:pPr>
              <w:spacing w:after="0" w:line="278" w:lineRule="auto"/>
            </w:pPr>
            <w:r w:rsidRPr="7833C510">
              <w:rPr>
                <w:rFonts w:ascii="Times New Roman" w:eastAsia="Times New Roman" w:hAnsi="Times New Roman" w:cs="Times New Roman"/>
              </w:rPr>
              <w:t>Formato</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B1EA39A" w14:textId="43D301FD" w:rsidR="7833C510" w:rsidRDefault="7833C510" w:rsidP="7833C510">
            <w:pPr>
              <w:spacing w:after="0" w:line="278" w:lineRule="auto"/>
            </w:pPr>
            <w:r w:rsidRPr="7833C510">
              <w:rPr>
                <w:rFonts w:ascii="Times New Roman" w:eastAsia="Times New Roman" w:hAnsi="Times New Roman" w:cs="Times New Roman"/>
              </w:rPr>
              <w:t>46 %</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5774B1E" w14:textId="19E1C5F3" w:rsidR="7833C510" w:rsidRDefault="7833C510" w:rsidP="7833C510">
            <w:pPr>
              <w:spacing w:after="0" w:line="278" w:lineRule="auto"/>
            </w:pPr>
            <w:r w:rsidRPr="7833C510">
              <w:rPr>
                <w:rFonts w:ascii="Times New Roman" w:eastAsia="Times New Roman" w:hAnsi="Times New Roman" w:cs="Times New Roman"/>
              </w:rPr>
              <w:t>—</w:t>
            </w:r>
          </w:p>
        </w:tc>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75E3B81" w14:textId="0E0C59C1" w:rsidR="7833C510" w:rsidRDefault="7833C510" w:rsidP="7833C510">
            <w:pPr>
              <w:spacing w:after="0" w:line="278" w:lineRule="auto"/>
            </w:pPr>
            <w:r w:rsidRPr="7833C510">
              <w:rPr>
                <w:rFonts w:ascii="Times New Roman" w:eastAsia="Times New Roman" w:hAnsi="Times New Roman" w:cs="Times New Roman"/>
              </w:rPr>
              <w:t>Solo usa 3 formatos; nunca detecta humor, demos ni debates</w:t>
            </w:r>
          </w:p>
        </w:tc>
      </w:tr>
      <w:tr w:rsidR="7833C510" w14:paraId="55AC35C7" w14:textId="77777777" w:rsidTr="7833C510">
        <w:trPr>
          <w:trHeight w:val="300"/>
        </w:trPr>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6FD7A90" w14:textId="30FA9D7F" w:rsidR="7833C510" w:rsidRDefault="7833C510" w:rsidP="7833C510">
            <w:pPr>
              <w:spacing w:after="0" w:line="278" w:lineRule="auto"/>
            </w:pPr>
            <w:r w:rsidRPr="7833C510">
              <w:rPr>
                <w:rFonts w:ascii="Times New Roman" w:eastAsia="Times New Roman" w:hAnsi="Times New Roman" w:cs="Times New Roman"/>
              </w:rPr>
              <w:t>Humo</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D4FC634" w14:textId="4F21AF12" w:rsidR="7833C510" w:rsidRDefault="7833C510" w:rsidP="7833C510">
            <w:pPr>
              <w:spacing w:after="0" w:line="278" w:lineRule="auto"/>
            </w:pPr>
            <w:r w:rsidRPr="7833C510">
              <w:rPr>
                <w:rFonts w:ascii="Times New Roman" w:eastAsia="Times New Roman" w:hAnsi="Times New Roman" w:cs="Times New Roman"/>
              </w:rPr>
              <w:t>80 %</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8FB7929" w14:textId="20AC4171" w:rsidR="7833C510" w:rsidRDefault="7833C510" w:rsidP="7833C510">
            <w:pPr>
              <w:spacing w:after="0" w:line="278" w:lineRule="auto"/>
            </w:pPr>
            <w:r w:rsidRPr="7833C510">
              <w:rPr>
                <w:rFonts w:ascii="Times New Roman" w:eastAsia="Times New Roman" w:hAnsi="Times New Roman" w:cs="Times New Roman"/>
              </w:rPr>
              <w:t>—</w:t>
            </w:r>
          </w:p>
        </w:tc>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C643039" w14:textId="1C4C6DEC" w:rsidR="7833C510" w:rsidRDefault="7833C510" w:rsidP="7833C510">
            <w:pPr>
              <w:spacing w:after="0" w:line="278" w:lineRule="auto"/>
            </w:pPr>
            <w:r w:rsidRPr="7833C510">
              <w:rPr>
                <w:rFonts w:ascii="Times New Roman" w:eastAsia="Times New Roman" w:hAnsi="Times New Roman" w:cs="Times New Roman"/>
              </w:rPr>
              <w:t>Aceptable</w:t>
            </w:r>
          </w:p>
        </w:tc>
      </w:tr>
      <w:tr w:rsidR="7833C510" w14:paraId="046E81D9" w14:textId="77777777" w:rsidTr="7833C510">
        <w:trPr>
          <w:trHeight w:val="300"/>
        </w:trPr>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2D47F60" w14:textId="0C193482" w:rsidR="7833C510" w:rsidRDefault="7833C510" w:rsidP="7833C510">
            <w:pPr>
              <w:spacing w:after="0" w:line="278" w:lineRule="auto"/>
            </w:pPr>
            <w:r w:rsidRPr="7833C510">
              <w:rPr>
                <w:rFonts w:ascii="Times New Roman" w:eastAsia="Times New Roman" w:hAnsi="Times New Roman" w:cs="Times New Roman"/>
              </w:rPr>
              <w:lastRenderedPageBreak/>
              <w:t>Relevancia (±1)</w:t>
            </w:r>
          </w:p>
        </w:tc>
        <w:tc>
          <w:tcPr>
            <w:tcW w:w="12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3C54D4C" w14:textId="7ADA0DF5" w:rsidR="7833C510" w:rsidRDefault="7833C510" w:rsidP="7833C510">
            <w:pPr>
              <w:spacing w:after="0" w:line="278" w:lineRule="auto"/>
            </w:pPr>
            <w:r w:rsidRPr="7833C510">
              <w:rPr>
                <w:rFonts w:ascii="Times New Roman" w:eastAsia="Times New Roman" w:hAnsi="Times New Roman" w:cs="Times New Roman"/>
              </w:rPr>
              <w:t>70 %</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00E8A62" w14:textId="30FAFA36" w:rsidR="7833C510" w:rsidRDefault="7833C510" w:rsidP="7833C510">
            <w:pPr>
              <w:spacing w:after="0" w:line="278" w:lineRule="auto"/>
            </w:pPr>
            <w:r w:rsidRPr="7833C510">
              <w:rPr>
                <w:rFonts w:ascii="Times New Roman" w:eastAsia="Times New Roman" w:hAnsi="Times New Roman" w:cs="Times New Roman"/>
              </w:rPr>
              <w:t>—</w:t>
            </w:r>
          </w:p>
        </w:tc>
        <w:tc>
          <w:tcPr>
            <w:tcW w:w="4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94F7F76" w14:textId="78D7B8C4" w:rsidR="7833C510" w:rsidRDefault="7833C510" w:rsidP="7833C510">
            <w:pPr>
              <w:spacing w:after="0" w:line="278" w:lineRule="auto"/>
            </w:pPr>
            <w:r w:rsidRPr="7833C510">
              <w:rPr>
                <w:rFonts w:ascii="Times New Roman" w:eastAsia="Times New Roman" w:hAnsi="Times New Roman" w:cs="Times New Roman"/>
              </w:rPr>
              <w:t>Aceptable</w:t>
            </w:r>
          </w:p>
        </w:tc>
      </w:tr>
    </w:tbl>
    <w:p w14:paraId="3FA447CB" w14:textId="0D9A5033" w:rsidR="29CC7249" w:rsidRDefault="4BDB3F62" w:rsidP="7833C510">
      <w:pPr>
        <w:spacing w:after="80" w:line="278" w:lineRule="auto"/>
      </w:pPr>
      <w:r w:rsidRPr="7833C510">
        <w:rPr>
          <w:rFonts w:ascii="Times New Roman" w:eastAsia="Times New Roman" w:hAnsi="Times New Roman" w:cs="Times New Roman"/>
        </w:rPr>
        <w:t xml:space="preserve"> </w:t>
      </w:r>
    </w:p>
    <w:p w14:paraId="4FD8D8D4" w14:textId="21DBB2BF"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Lectura:</w:t>
      </w:r>
      <w:r w:rsidRPr="7833C510">
        <w:rPr>
          <w:rFonts w:ascii="Times New Roman" w:eastAsia="Times New Roman" w:hAnsi="Times New Roman" w:cs="Times New Roman"/>
        </w:rPr>
        <w:t xml:space="preserve"> el clasificador local sirve para contar volumen por tema a grandes rasgos, pero no para etiquetar piezas individuales. Es la parte del radar que más ganaría con Jev o con un modelo más grande.</w:t>
      </w:r>
    </w:p>
    <w:p w14:paraId="0FC7D7B5" w14:textId="59BBDF97"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En la nueva corrida</w:t>
      </w:r>
      <w:r w:rsidRPr="7833C510">
        <w:rPr>
          <w:rFonts w:ascii="Times New Roman" w:eastAsia="Times New Roman" w:hAnsi="Times New Roman" w:cs="Times New Roman"/>
        </w:rPr>
        <w:t xml:space="preserve"> la distribución es igual (tema mayor 29 %, «sin gancho» 83 %): esta ronda no cambió el clasificador.</w:t>
      </w:r>
    </w:p>
    <w:p w14:paraId="4DF5607C" w14:textId="6F8CA1A2"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4. Detección de tendencias</w:t>
      </w:r>
    </w:p>
    <w:p w14:paraId="21AACEDA" w14:textId="2F9E5183"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Simulación con datos históricos (backtest)</w:t>
      </w:r>
    </w:p>
    <w:p w14:paraId="6698F602" w14:textId="0A49A657" w:rsidR="29CC7249" w:rsidRDefault="4BDB3F62" w:rsidP="7833C510">
      <w:pPr>
        <w:spacing w:after="120" w:line="276" w:lineRule="auto"/>
      </w:pPr>
      <w:r w:rsidRPr="7833C510">
        <w:rPr>
          <w:rFonts w:ascii="Times New Roman" w:eastAsia="Times New Roman" w:hAnsi="Times New Roman" w:cs="Times New Roman"/>
        </w:rPr>
        <w:t>El radar vio solo las publicaciones anteriores a tres fechas de corte (26 de septiembre, 3 y 10 de octubre) y comparamos lo que predijo con lo que pasó los 7 días siguientes.</w:t>
      </w:r>
    </w:p>
    <w:tbl>
      <w:tblPr>
        <w:tblW w:w="0" w:type="auto"/>
        <w:tblLook w:val="04A0" w:firstRow="1" w:lastRow="0" w:firstColumn="1" w:lastColumn="0" w:noHBand="0" w:noVBand="1"/>
      </w:tblPr>
      <w:tblGrid>
        <w:gridCol w:w="3646"/>
        <w:gridCol w:w="1605"/>
        <w:gridCol w:w="1666"/>
        <w:gridCol w:w="1504"/>
      </w:tblGrid>
      <w:tr w:rsidR="7833C510" w14:paraId="5F52EC88" w14:textId="77777777" w:rsidTr="7833C510">
        <w:trPr>
          <w:trHeight w:val="300"/>
        </w:trPr>
        <w:tc>
          <w:tcPr>
            <w:tcW w:w="36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4A6F061" w14:textId="49503A96" w:rsidR="7833C510" w:rsidRDefault="7833C510" w:rsidP="7833C510">
            <w:pPr>
              <w:spacing w:after="0" w:line="278" w:lineRule="auto"/>
            </w:pPr>
            <w:r w:rsidRPr="7833C510">
              <w:rPr>
                <w:rFonts w:ascii="Times New Roman" w:eastAsia="Times New Roman" w:hAnsi="Times New Roman" w:cs="Times New Roman"/>
                <w:b/>
                <w:bCs/>
              </w:rPr>
              <w:t>Métrica</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1A730B9" w14:textId="617F3FE4" w:rsidR="7833C510" w:rsidRDefault="7833C510" w:rsidP="7833C510">
            <w:pPr>
              <w:spacing w:after="0" w:line="278" w:lineRule="auto"/>
            </w:pPr>
            <w:r w:rsidRPr="7833C510">
              <w:rPr>
                <w:rFonts w:ascii="Times New Roman" w:eastAsia="Times New Roman" w:hAnsi="Times New Roman" w:cs="Times New Roman"/>
                <w:b/>
                <w:bCs/>
              </w:rPr>
              <w:t>Radar</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5EEBB91" w14:textId="3C38524F" w:rsidR="7833C510" w:rsidRDefault="7833C510" w:rsidP="7833C510">
            <w:pPr>
              <w:spacing w:after="0" w:line="278" w:lineRule="auto"/>
            </w:pPr>
            <w:r w:rsidRPr="7833C510">
              <w:rPr>
                <w:rFonts w:ascii="Times New Roman" w:eastAsia="Times New Roman" w:hAnsi="Times New Roman" w:cs="Times New Roman"/>
                <w:b/>
                <w:bCs/>
              </w:rPr>
              <w:t>Temas más populares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40AB84D" w14:textId="53516DAD" w:rsidR="7833C510" w:rsidRDefault="7833C510" w:rsidP="7833C510">
            <w:pPr>
              <w:spacing w:after="0" w:line="278" w:lineRule="auto"/>
            </w:pPr>
            <w:r w:rsidRPr="7833C510">
              <w:rPr>
                <w:rFonts w:ascii="Times New Roman" w:eastAsia="Times New Roman" w:hAnsi="Times New Roman" w:cs="Times New Roman"/>
                <w:b/>
                <w:bCs/>
              </w:rPr>
              <w:t>Cualquier tema</w:t>
            </w:r>
          </w:p>
        </w:tc>
      </w:tr>
      <w:tr w:rsidR="7833C510" w14:paraId="6BB7DEE3" w14:textId="77777777" w:rsidTr="7833C510">
        <w:trPr>
          <w:trHeight w:val="300"/>
        </w:trPr>
        <w:tc>
          <w:tcPr>
            <w:tcW w:w="36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F2C8B28" w14:textId="73F57521" w:rsidR="7833C510" w:rsidRDefault="7833C510" w:rsidP="7833C510">
            <w:pPr>
              <w:spacing w:after="0" w:line="278" w:lineRule="auto"/>
            </w:pPr>
            <w:r w:rsidRPr="7833C510">
              <w:rPr>
                <w:rFonts w:ascii="Times New Roman" w:eastAsia="Times New Roman" w:hAnsi="Times New Roman" w:cs="Times New Roman"/>
              </w:rPr>
              <w:t>Temas del top 10 que siguieron por encima de lo normal</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5C0D26A" w14:textId="7F31F5B1" w:rsidR="7833C510" w:rsidRDefault="7833C510" w:rsidP="7833C510">
            <w:pPr>
              <w:spacing w:after="0" w:line="278" w:lineRule="auto"/>
            </w:pPr>
            <w:r w:rsidRPr="7833C510">
              <w:rPr>
                <w:rFonts w:ascii="Times New Roman" w:eastAsia="Times New Roman" w:hAnsi="Times New Roman" w:cs="Times New Roman"/>
              </w:rPr>
              <w:t>80 %</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812E366" w14:textId="70223C57" w:rsidR="7833C510" w:rsidRDefault="7833C510" w:rsidP="7833C510">
            <w:pPr>
              <w:spacing w:after="0" w:line="278" w:lineRule="auto"/>
            </w:pPr>
            <w:r w:rsidRPr="7833C510">
              <w:rPr>
                <w:rFonts w:ascii="Times New Roman" w:eastAsia="Times New Roman" w:hAnsi="Times New Roman" w:cs="Times New Roman"/>
              </w:rPr>
              <w:t>67 %</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38A1E42" w14:textId="258DB25D" w:rsidR="7833C510" w:rsidRDefault="7833C510" w:rsidP="7833C510">
            <w:pPr>
              <w:spacing w:after="0" w:line="278" w:lineRule="auto"/>
            </w:pPr>
            <w:r w:rsidRPr="7833C510">
              <w:rPr>
                <w:rFonts w:ascii="Times New Roman" w:eastAsia="Times New Roman" w:hAnsi="Times New Roman" w:cs="Times New Roman"/>
              </w:rPr>
              <w:t>69 %</w:t>
            </w:r>
          </w:p>
        </w:tc>
      </w:tr>
      <w:tr w:rsidR="7833C510" w14:paraId="507D5754" w14:textId="77777777" w:rsidTr="7833C510">
        <w:trPr>
          <w:trHeight w:val="300"/>
        </w:trPr>
        <w:tc>
          <w:tcPr>
            <w:tcW w:w="36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3DE8E9B" w14:textId="12CCED2A" w:rsidR="7833C510" w:rsidRDefault="7833C510" w:rsidP="7833C510">
            <w:pPr>
              <w:spacing w:after="0" w:line="278" w:lineRule="auto"/>
            </w:pPr>
            <w:r w:rsidRPr="7833C510">
              <w:rPr>
                <w:rFonts w:ascii="Times New Roman" w:eastAsia="Times New Roman" w:hAnsi="Times New Roman" w:cs="Times New Roman"/>
              </w:rPr>
              <w:t>Temas nacientes o en crecimiento que siguieron arriba</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802EBCA" w14:textId="5EC2D2B7" w:rsidR="7833C510" w:rsidRDefault="7833C510" w:rsidP="7833C510">
            <w:pPr>
              <w:spacing w:after="0" w:line="278" w:lineRule="auto"/>
            </w:pPr>
            <w:r w:rsidRPr="7833C510">
              <w:rPr>
                <w:rFonts w:ascii="Times New Roman" w:eastAsia="Times New Roman" w:hAnsi="Times New Roman" w:cs="Times New Roman"/>
              </w:rPr>
              <w:t>88 % (7 de 8)</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68299C1" w14:textId="58CE73F8" w:rsidR="7833C510" w:rsidRDefault="7833C510" w:rsidP="7833C510">
            <w:pPr>
              <w:spacing w:after="0" w:line="278" w:lineRule="auto"/>
            </w:pPr>
            <w:r w:rsidRPr="7833C510">
              <w:rPr>
                <w:rFonts w:ascii="Times New Roman" w:eastAsia="Times New Roman" w:hAnsi="Times New Roman" w:cs="Times New Roman"/>
              </w:rPr>
              <w: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0CD2E30" w14:textId="08A441CF" w:rsidR="7833C510" w:rsidRDefault="7833C510" w:rsidP="7833C510">
            <w:pPr>
              <w:spacing w:after="0" w:line="278" w:lineRule="auto"/>
            </w:pPr>
            <w:r w:rsidRPr="7833C510">
              <w:rPr>
                <w:rFonts w:ascii="Times New Roman" w:eastAsia="Times New Roman" w:hAnsi="Times New Roman" w:cs="Times New Roman"/>
              </w:rPr>
              <w:t>—</w:t>
            </w:r>
          </w:p>
        </w:tc>
      </w:tr>
      <w:tr w:rsidR="7833C510" w14:paraId="521DFEDD" w14:textId="77777777" w:rsidTr="7833C510">
        <w:trPr>
          <w:trHeight w:val="300"/>
        </w:trPr>
        <w:tc>
          <w:tcPr>
            <w:tcW w:w="36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95502DD" w14:textId="03241127" w:rsidR="7833C510" w:rsidRDefault="7833C510" w:rsidP="7833C510">
            <w:pPr>
              <w:spacing w:after="0" w:line="278" w:lineRule="auto"/>
            </w:pPr>
            <w:r w:rsidRPr="7833C510">
              <w:rPr>
                <w:rFonts w:ascii="Times New Roman" w:eastAsia="Times New Roman" w:hAnsi="Times New Roman" w:cs="Times New Roman"/>
              </w:rPr>
              <w:t>Temas en declive que siguieron abajo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A1B8ED4" w14:textId="324CDEDE" w:rsidR="7833C510" w:rsidRDefault="7833C510" w:rsidP="7833C510">
            <w:pPr>
              <w:spacing w:after="0" w:line="278" w:lineRule="auto"/>
            </w:pPr>
            <w:r w:rsidRPr="7833C510">
              <w:rPr>
                <w:rFonts w:ascii="Times New Roman" w:eastAsia="Times New Roman" w:hAnsi="Times New Roman" w:cs="Times New Roman"/>
              </w:rPr>
              <w:t>67 % (2 de 3)</w:t>
            </w:r>
          </w:p>
        </w:tc>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D7254D6" w14:textId="62B6D31E" w:rsidR="7833C510" w:rsidRDefault="7833C510" w:rsidP="7833C510">
            <w:pPr>
              <w:spacing w:after="0" w:line="278" w:lineRule="auto"/>
            </w:pPr>
            <w:r w:rsidRPr="7833C510">
              <w:rPr>
                <w:rFonts w:ascii="Times New Roman" w:eastAsia="Times New Roman" w:hAnsi="Times New Roman" w:cs="Times New Roman"/>
              </w:rPr>
              <w: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0151F9E" w14:textId="56D7080D" w:rsidR="7833C510" w:rsidRDefault="7833C510" w:rsidP="7833C510">
            <w:pPr>
              <w:spacing w:after="0" w:line="278" w:lineRule="auto"/>
            </w:pPr>
            <w:r w:rsidRPr="7833C510">
              <w:rPr>
                <w:rFonts w:ascii="Times New Roman" w:eastAsia="Times New Roman" w:hAnsi="Times New Roman" w:cs="Times New Roman"/>
              </w:rPr>
              <w:t>—</w:t>
            </w:r>
          </w:p>
        </w:tc>
      </w:tr>
    </w:tbl>
    <w:p w14:paraId="62CC6D8D" w14:textId="4C6FF122" w:rsidR="29CC7249" w:rsidRDefault="4BDB3F62" w:rsidP="7833C510">
      <w:pPr>
        <w:spacing w:after="80" w:line="278" w:lineRule="auto"/>
      </w:pPr>
      <w:r w:rsidRPr="7833C510">
        <w:rPr>
          <w:rFonts w:ascii="Times New Roman" w:eastAsia="Times New Roman" w:hAnsi="Times New Roman" w:cs="Times New Roman"/>
        </w:rPr>
        <w:t xml:space="preserve"> </w:t>
      </w:r>
    </w:p>
    <w:p w14:paraId="2135B7FE" w14:textId="704DE4AA"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Estabilidad</w:t>
      </w:r>
    </w:p>
    <w:p w14:paraId="053FA591" w14:textId="58FDF0E5" w:rsidR="29CC7249" w:rsidRDefault="4BDB3F62" w:rsidP="7833C510">
      <w:pPr>
        <w:spacing w:after="120" w:line="276" w:lineRule="auto"/>
      </w:pPr>
      <w:r w:rsidRPr="7833C510">
        <w:rPr>
          <w:rFonts w:ascii="Times New Roman" w:eastAsia="Times New Roman" w:hAnsi="Times New Roman" w:cs="Times New Roman"/>
        </w:rPr>
        <w:t>Quitamos al azar el 15 % de las piezas y recalculamos, 20 veces. El top 10 conserva en promedio</w:t>
      </w:r>
      <w:r w:rsidRPr="7833C510">
        <w:rPr>
          <w:rFonts w:ascii="Times New Roman" w:eastAsia="Times New Roman" w:hAnsi="Times New Roman" w:cs="Times New Roman"/>
          <w:b/>
          <w:bCs/>
        </w:rPr>
        <w:t xml:space="preserve"> 9,4 de 10 temas</w:t>
      </w:r>
      <w:r w:rsidRPr="7833C510">
        <w:rPr>
          <w:rFonts w:ascii="Times New Roman" w:eastAsia="Times New Roman" w:hAnsi="Times New Roman" w:cs="Times New Roman"/>
        </w:rPr>
        <w:t xml:space="preserve"> (mínimo 8). Etapas: 11 estables, 3 saturados, 2 en crecimiento y 1 en declive.</w:t>
      </w:r>
    </w:p>
    <w:p w14:paraId="205D9E06" w14:textId="550DDF86"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Revisión manual del top 10</w:t>
      </w:r>
    </w:p>
    <w:tbl>
      <w:tblPr>
        <w:tblW w:w="0" w:type="auto"/>
        <w:tblLook w:val="04A0" w:firstRow="1" w:lastRow="0" w:firstColumn="1" w:lastColumn="0" w:noHBand="0" w:noVBand="1"/>
      </w:tblPr>
      <w:tblGrid>
        <w:gridCol w:w="2599"/>
        <w:gridCol w:w="1291"/>
        <w:gridCol w:w="1435"/>
        <w:gridCol w:w="3096"/>
      </w:tblGrid>
      <w:tr w:rsidR="7833C510" w14:paraId="08529732"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6E1351A" w14:textId="5C8876B9" w:rsidR="7833C510" w:rsidRDefault="7833C510" w:rsidP="7833C510">
            <w:pPr>
              <w:spacing w:after="0" w:line="278" w:lineRule="auto"/>
            </w:pPr>
            <w:r w:rsidRPr="7833C510">
              <w:rPr>
                <w:rFonts w:ascii="Times New Roman" w:eastAsia="Times New Roman" w:hAnsi="Times New Roman" w:cs="Times New Roman"/>
                <w:b/>
                <w:bCs/>
              </w:rPr>
              <w:t>Tema</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F87CE12" w14:textId="63073B90" w:rsidR="7833C510" w:rsidRDefault="7833C510" w:rsidP="7833C510">
            <w:pPr>
              <w:spacing w:after="0" w:line="278" w:lineRule="auto"/>
            </w:pPr>
            <w:r w:rsidRPr="7833C510">
              <w:rPr>
                <w:rFonts w:ascii="Times New Roman" w:eastAsia="Times New Roman" w:hAnsi="Times New Roman" w:cs="Times New Roman"/>
                <w:b/>
                <w:bCs/>
              </w:rPr>
              <w:t>¿Tiene sentido?</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D144731" w14:textId="4B0EA91E" w:rsidR="7833C510" w:rsidRDefault="7833C510" w:rsidP="7833C510">
            <w:pPr>
              <w:spacing w:after="0" w:line="278" w:lineRule="auto"/>
            </w:pPr>
            <w:r w:rsidRPr="7833C510">
              <w:rPr>
                <w:rFonts w:ascii="Times New Roman" w:eastAsia="Times New Roman" w:hAnsi="Times New Roman" w:cs="Times New Roman"/>
                <w:b/>
                <w:bCs/>
              </w:rPr>
              <w:t>¿30X publicaría?</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A8EC56B" w14:textId="30C0ED20" w:rsidR="7833C510" w:rsidRDefault="7833C510" w:rsidP="7833C510">
            <w:pPr>
              <w:spacing w:after="0" w:line="278" w:lineRule="auto"/>
            </w:pPr>
            <w:r w:rsidRPr="7833C510">
              <w:rPr>
                <w:rFonts w:ascii="Times New Roman" w:eastAsia="Times New Roman" w:hAnsi="Times New Roman" w:cs="Times New Roman"/>
                <w:b/>
                <w:bCs/>
              </w:rPr>
              <w:t>Comentario</w:t>
            </w:r>
          </w:p>
        </w:tc>
      </w:tr>
      <w:tr w:rsidR="7833C510" w14:paraId="001A0C05"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890EBC0" w14:textId="450807F3" w:rsidR="7833C510" w:rsidRDefault="7833C510" w:rsidP="7833C510">
            <w:pPr>
              <w:spacing w:after="0" w:line="278" w:lineRule="auto"/>
            </w:pPr>
            <w:r w:rsidRPr="7833C510">
              <w:rPr>
                <w:rFonts w:ascii="Times New Roman" w:eastAsia="Times New Roman" w:hAnsi="Times New Roman" w:cs="Times New Roman"/>
              </w:rPr>
              <w:t>Futuro del trabajo y habilidades</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2C6A1E7" w14:textId="291B17F4" w:rsidR="7833C510" w:rsidRDefault="7833C510" w:rsidP="7833C510">
            <w:pPr>
              <w:spacing w:after="0" w:line="278" w:lineRule="auto"/>
            </w:pPr>
            <w:r w:rsidRPr="7833C510">
              <w:rPr>
                <w:rFonts w:ascii="Times New Roman" w:eastAsia="Times New Roman" w:hAnsi="Times New Roman" w:cs="Times New Roman"/>
              </w:rPr>
              <w:t>Sí</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D96C199" w14:textId="122A3CEB"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B1D0F37" w14:textId="08C0D6E2" w:rsidR="7833C510" w:rsidRDefault="7833C510" w:rsidP="7833C510">
            <w:pPr>
              <w:spacing w:after="0" w:line="278" w:lineRule="auto"/>
            </w:pPr>
            <w:r w:rsidRPr="7833C510">
              <w:rPr>
                <w:rFonts w:ascii="Times New Roman" w:eastAsia="Times New Roman" w:hAnsi="Times New Roman" w:cs="Times New Roman"/>
              </w:rPr>
              <w:t>Un ejemplo encaja; el otro es tangencial</w:t>
            </w:r>
          </w:p>
        </w:tc>
      </w:tr>
      <w:tr w:rsidR="7833C510" w14:paraId="60883470"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468E730" w14:textId="2686BF6B" w:rsidR="7833C510" w:rsidRDefault="7833C510" w:rsidP="7833C510">
            <w:pPr>
              <w:spacing w:after="0" w:line="278" w:lineRule="auto"/>
            </w:pPr>
            <w:r w:rsidRPr="7833C510">
              <w:rPr>
                <w:rFonts w:ascii="Times New Roman" w:eastAsia="Times New Roman" w:hAnsi="Times New Roman" w:cs="Times New Roman"/>
              </w:rPr>
              <w:t>IA para la productividad personal</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A855559" w14:textId="425B2C54" w:rsidR="7833C510" w:rsidRDefault="7833C510" w:rsidP="7833C510">
            <w:pPr>
              <w:spacing w:after="0" w:line="278" w:lineRule="auto"/>
            </w:pPr>
            <w:r w:rsidRPr="7833C510">
              <w:rPr>
                <w:rFonts w:ascii="Times New Roman" w:eastAsia="Times New Roman" w:hAnsi="Times New Roman" w:cs="Times New Roman"/>
              </w:rPr>
              <w:t>Sí</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ED6B409" w14:textId="5F07C166"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1D8DAEA" w14:textId="4BC66F5F" w:rsidR="7833C510" w:rsidRDefault="7833C510" w:rsidP="7833C510">
            <w:pPr>
              <w:spacing w:after="0" w:line="278" w:lineRule="auto"/>
            </w:pPr>
            <w:r w:rsidRPr="7833C510">
              <w:rPr>
                <w:rFonts w:ascii="Times New Roman" w:eastAsia="Times New Roman" w:hAnsi="Times New Roman" w:cs="Times New Roman"/>
              </w:rPr>
              <w:t>Ambos ejemplos encajan</w:t>
            </w:r>
          </w:p>
        </w:tc>
      </w:tr>
      <w:tr w:rsidR="7833C510" w14:paraId="5E4B781F"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53AC8CD" w14:textId="0FB7851D" w:rsidR="7833C510" w:rsidRDefault="7833C510" w:rsidP="7833C510">
            <w:pPr>
              <w:spacing w:after="0" w:line="278" w:lineRule="auto"/>
            </w:pPr>
            <w:r w:rsidRPr="7833C510">
              <w:rPr>
                <w:rFonts w:ascii="Times New Roman" w:eastAsia="Times New Roman" w:hAnsi="Times New Roman" w:cs="Times New Roman"/>
              </w:rPr>
              <w:t>IA en Latinoamérica</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35874A7" w14:textId="47460618" w:rsidR="7833C510" w:rsidRDefault="7833C510" w:rsidP="7833C510">
            <w:pPr>
              <w:spacing w:after="0" w:line="278" w:lineRule="auto"/>
            </w:pPr>
            <w:r w:rsidRPr="7833C510">
              <w:rPr>
                <w:rFonts w:ascii="Times New Roman" w:eastAsia="Times New Roman" w:hAnsi="Times New Roman" w:cs="Times New Roman"/>
              </w:rPr>
              <w:t>No</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59CAF95" w14:textId="346D4BAD"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C1A7D72" w14:textId="2EE65B59" w:rsidR="7833C510" w:rsidRDefault="7833C510" w:rsidP="7833C510">
            <w:pPr>
              <w:spacing w:after="0" w:line="278" w:lineRule="auto"/>
            </w:pPr>
            <w:r w:rsidRPr="7833C510">
              <w:rPr>
                <w:rFonts w:ascii="Times New Roman" w:eastAsia="Times New Roman" w:hAnsi="Times New Roman" w:cs="Times New Roman"/>
              </w:rPr>
              <w:t>Los ejemplos no son de la región</w:t>
            </w:r>
          </w:p>
        </w:tc>
      </w:tr>
      <w:tr w:rsidR="7833C510" w14:paraId="454ECC32"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5617A65" w14:textId="1ADEAFFC" w:rsidR="7833C510" w:rsidRDefault="7833C510" w:rsidP="7833C510">
            <w:pPr>
              <w:spacing w:after="0" w:line="278" w:lineRule="auto"/>
            </w:pPr>
            <w:r w:rsidRPr="7833C510">
              <w:rPr>
                <w:rFonts w:ascii="Times New Roman" w:eastAsia="Times New Roman" w:hAnsi="Times New Roman" w:cs="Times New Roman"/>
              </w:rPr>
              <w:lastRenderedPageBreak/>
              <w:t>Liderazgo y equipos frente a la IA</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21D76F4" w14:textId="78AE99EB" w:rsidR="7833C510" w:rsidRDefault="7833C510" w:rsidP="7833C510">
            <w:pPr>
              <w:spacing w:after="0" w:line="278" w:lineRule="auto"/>
            </w:pPr>
            <w:r w:rsidRPr="7833C510">
              <w:rPr>
                <w:rFonts w:ascii="Times New Roman" w:eastAsia="Times New Roman" w:hAnsi="Times New Roman" w:cs="Times New Roman"/>
              </w:rPr>
              <w:t>No</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4922F79" w14:textId="505F9B6C"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50B28F1" w14:textId="655E84B7" w:rsidR="7833C510" w:rsidRDefault="7833C510" w:rsidP="7833C510">
            <w:pPr>
              <w:spacing w:after="0" w:line="278" w:lineRule="auto"/>
            </w:pPr>
            <w:r w:rsidRPr="7833C510">
              <w:rPr>
                <w:rFonts w:ascii="Times New Roman" w:eastAsia="Times New Roman" w:hAnsi="Times New Roman" w:cs="Times New Roman"/>
              </w:rPr>
              <w:t>Los ejemplos son peleas sobre estar a favor o en contra de la IA</w:t>
            </w:r>
          </w:p>
        </w:tc>
      </w:tr>
      <w:tr w:rsidR="7833C510" w14:paraId="57646BDC"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83D46DB" w14:textId="68EDE289" w:rsidR="7833C510" w:rsidRDefault="7833C510" w:rsidP="7833C510">
            <w:pPr>
              <w:spacing w:after="0" w:line="278" w:lineRule="auto"/>
            </w:pPr>
            <w:r w:rsidRPr="7833C510">
              <w:rPr>
                <w:rFonts w:ascii="Times New Roman" w:eastAsia="Times New Roman" w:hAnsi="Times New Roman" w:cs="Times New Roman"/>
              </w:rPr>
              <w:t>Educación y alfabetización en IA</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0D97A88" w14:textId="5B3A2DD4" w:rsidR="7833C510" w:rsidRDefault="7833C510" w:rsidP="7833C510">
            <w:pPr>
              <w:spacing w:after="0" w:line="278" w:lineRule="auto"/>
            </w:pPr>
            <w:r w:rsidRPr="7833C510">
              <w:rPr>
                <w:rFonts w:ascii="Times New Roman" w:eastAsia="Times New Roman" w:hAnsi="Times New Roman" w:cs="Times New Roman"/>
              </w:rPr>
              <w:t>No</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541401D" w14:textId="38C81D35"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DBB475" w14:textId="4E8065FA" w:rsidR="7833C510" w:rsidRDefault="7833C510" w:rsidP="7833C510">
            <w:pPr>
              <w:spacing w:after="0" w:line="278" w:lineRule="auto"/>
            </w:pPr>
            <w:r w:rsidRPr="7833C510">
              <w:rPr>
                <w:rFonts w:ascii="Times New Roman" w:eastAsia="Times New Roman" w:hAnsi="Times New Roman" w:cs="Times New Roman"/>
              </w:rPr>
              <w:t>Ejemplos débiles</w:t>
            </w:r>
          </w:p>
        </w:tc>
      </w:tr>
      <w:tr w:rsidR="7833C510" w14:paraId="69132AF2"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9AC3368" w14:textId="07CD87BD" w:rsidR="7833C510" w:rsidRDefault="7833C510" w:rsidP="7833C510">
            <w:pPr>
              <w:spacing w:after="0" w:line="278" w:lineRule="auto"/>
            </w:pPr>
            <w:r w:rsidRPr="7833C510">
              <w:rPr>
                <w:rFonts w:ascii="Times New Roman" w:eastAsia="Times New Roman" w:hAnsi="Times New Roman" w:cs="Times New Roman"/>
              </w:rPr>
              <w:t>Mercado e inversión en IA</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6355B56" w14:textId="595214F3" w:rsidR="7833C510" w:rsidRDefault="7833C510" w:rsidP="7833C510">
            <w:pPr>
              <w:spacing w:after="0" w:line="278" w:lineRule="auto"/>
            </w:pPr>
            <w:r w:rsidRPr="7833C510">
              <w:rPr>
                <w:rFonts w:ascii="Times New Roman" w:eastAsia="Times New Roman" w:hAnsi="Times New Roman" w:cs="Times New Roman"/>
              </w:rPr>
              <w:t>Sí</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107895C" w14:textId="20B58E56"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5821AD" w14:textId="0DA90176" w:rsidR="7833C510" w:rsidRDefault="7833C510" w:rsidP="7833C510">
            <w:pPr>
              <w:spacing w:after="0" w:line="278" w:lineRule="auto"/>
            </w:pPr>
            <w:r w:rsidRPr="7833C510">
              <w:rPr>
                <w:rFonts w:ascii="Times New Roman" w:eastAsia="Times New Roman" w:hAnsi="Times New Roman" w:cs="Times New Roman"/>
              </w:rPr>
              <w:t>Ambos hablan de la burbuja de la IA</w:t>
            </w:r>
          </w:p>
        </w:tc>
      </w:tr>
      <w:tr w:rsidR="7833C510" w14:paraId="1F54593E"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FDAD18F" w14:textId="45227E41" w:rsidR="7833C510" w:rsidRDefault="7833C510" w:rsidP="7833C510">
            <w:pPr>
              <w:spacing w:after="0" w:line="278" w:lineRule="auto"/>
            </w:pPr>
            <w:r w:rsidRPr="7833C510">
              <w:rPr>
                <w:rFonts w:ascii="Times New Roman" w:eastAsia="Times New Roman" w:hAnsi="Times New Roman" w:cs="Times New Roman"/>
              </w:rPr>
              <w:t>IA y sociedad</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315904" w14:textId="50CF2C49" w:rsidR="7833C510" w:rsidRDefault="7833C510" w:rsidP="7833C510">
            <w:pPr>
              <w:spacing w:after="0" w:line="278" w:lineRule="auto"/>
            </w:pPr>
            <w:r w:rsidRPr="7833C510">
              <w:rPr>
                <w:rFonts w:ascii="Times New Roman" w:eastAsia="Times New Roman" w:hAnsi="Times New Roman" w:cs="Times New Roman"/>
              </w:rPr>
              <w:t>Sí</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A1D78F7" w14:textId="3E1C05C4" w:rsidR="7833C510" w:rsidRDefault="7833C510" w:rsidP="7833C510">
            <w:pPr>
              <w:spacing w:after="0" w:line="278" w:lineRule="auto"/>
            </w:pPr>
            <w:r w:rsidRPr="7833C510">
              <w:rPr>
                <w:rFonts w:ascii="Times New Roman" w:eastAsia="Times New Roman" w:hAnsi="Times New Roman" w:cs="Times New Roman"/>
              </w:rPr>
              <w:t>No</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9202DB6" w14:textId="778316CA" w:rsidR="7833C510" w:rsidRDefault="7833C510" w:rsidP="7833C510">
            <w:pPr>
              <w:spacing w:after="0" w:line="278" w:lineRule="auto"/>
            </w:pPr>
            <w:r w:rsidRPr="7833C510">
              <w:rPr>
                <w:rFonts w:ascii="Times New Roman" w:eastAsia="Times New Roman" w:hAnsi="Times New Roman" w:cs="Times New Roman"/>
              </w:rPr>
              <w:t>Encaja, pero son quejas políticas sin ángulo para ejecutivos</w:t>
            </w:r>
          </w:p>
        </w:tc>
      </w:tr>
      <w:tr w:rsidR="7833C510" w14:paraId="3B2F7F9B"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E9EB2AA" w14:textId="0FE14AF5" w:rsidR="7833C510" w:rsidRDefault="7833C510" w:rsidP="7833C510">
            <w:pPr>
              <w:spacing w:after="0" w:line="278" w:lineRule="auto"/>
            </w:pPr>
            <w:r w:rsidRPr="7833C510">
              <w:rPr>
                <w:rFonts w:ascii="Times New Roman" w:eastAsia="Times New Roman" w:hAnsi="Times New Roman" w:cs="Times New Roman"/>
              </w:rPr>
              <w:t>Herramientas no-code con IA</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AE42581" w14:textId="233FA0F5" w:rsidR="7833C510" w:rsidRDefault="7833C510" w:rsidP="7833C510">
            <w:pPr>
              <w:spacing w:after="0" w:line="278" w:lineRule="auto"/>
            </w:pPr>
            <w:r w:rsidRPr="7833C510">
              <w:rPr>
                <w:rFonts w:ascii="Times New Roman" w:eastAsia="Times New Roman" w:hAnsi="Times New Roman" w:cs="Times New Roman"/>
              </w:rPr>
              <w:t>No</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D87B9CD" w14:textId="61C0ADBC"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4F00CAD" w14:textId="046A4426" w:rsidR="7833C510" w:rsidRDefault="7833C510" w:rsidP="7833C510">
            <w:pPr>
              <w:spacing w:after="0" w:line="278" w:lineRule="auto"/>
            </w:pPr>
            <w:r w:rsidRPr="7833C510">
              <w:rPr>
                <w:rFonts w:ascii="Times New Roman" w:eastAsia="Times New Roman" w:hAnsi="Times New Roman" w:cs="Times New Roman"/>
              </w:rPr>
              <w:t>Los ejemplos critican sitios hechos con IA</w:t>
            </w:r>
          </w:p>
        </w:tc>
      </w:tr>
      <w:tr w:rsidR="7833C510" w14:paraId="7AEECC96"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C62EABC" w14:textId="4F2E246D" w:rsidR="7833C510" w:rsidRDefault="7833C510" w:rsidP="7833C510">
            <w:pPr>
              <w:spacing w:after="0" w:line="278" w:lineRule="auto"/>
            </w:pPr>
            <w:r w:rsidRPr="7833C510">
              <w:rPr>
                <w:rFonts w:ascii="Times New Roman" w:eastAsia="Times New Roman" w:hAnsi="Times New Roman" w:cs="Times New Roman"/>
              </w:rPr>
              <w:t>Adopción de IA en empresas</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F47B721" w14:textId="3445AD6D" w:rsidR="7833C510" w:rsidRDefault="7833C510" w:rsidP="7833C510">
            <w:pPr>
              <w:spacing w:after="0" w:line="278" w:lineRule="auto"/>
            </w:pPr>
            <w:r w:rsidRPr="7833C510">
              <w:rPr>
                <w:rFonts w:ascii="Times New Roman" w:eastAsia="Times New Roman" w:hAnsi="Times New Roman" w:cs="Times New Roman"/>
              </w:rPr>
              <w:t>No</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1B23099" w14:textId="207CACBE"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FDD3E50" w14:textId="17715FAD" w:rsidR="7833C510" w:rsidRDefault="7833C510" w:rsidP="7833C510">
            <w:pPr>
              <w:spacing w:after="0" w:line="278" w:lineRule="auto"/>
            </w:pPr>
            <w:r w:rsidRPr="7833C510">
              <w:rPr>
                <w:rFonts w:ascii="Times New Roman" w:eastAsia="Times New Roman" w:hAnsi="Times New Roman" w:cs="Times New Roman"/>
              </w:rPr>
              <w:t>Ejemplos casi sin contenido</w:t>
            </w:r>
          </w:p>
        </w:tc>
      </w:tr>
      <w:tr w:rsidR="7833C510" w14:paraId="687E5802" w14:textId="77777777" w:rsidTr="7833C510">
        <w:trPr>
          <w:trHeight w:val="300"/>
        </w:trPr>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F893BE7" w14:textId="269E6473" w:rsidR="7833C510" w:rsidRDefault="7833C510" w:rsidP="7833C510">
            <w:pPr>
              <w:spacing w:after="0" w:line="278" w:lineRule="auto"/>
            </w:pPr>
            <w:r w:rsidRPr="7833C510">
              <w:rPr>
                <w:rFonts w:ascii="Times New Roman" w:eastAsia="Times New Roman" w:hAnsi="Times New Roman" w:cs="Times New Roman"/>
              </w:rPr>
              <w:t>Agentes de IA</w:t>
            </w:r>
          </w:p>
        </w:tc>
        <w:tc>
          <w:tcPr>
            <w:tcW w:w="1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7A385F1" w14:textId="720447B5" w:rsidR="7833C510" w:rsidRDefault="7833C510" w:rsidP="7833C510">
            <w:pPr>
              <w:spacing w:after="0" w:line="278" w:lineRule="auto"/>
            </w:pPr>
            <w:r w:rsidRPr="7833C510">
              <w:rPr>
                <w:rFonts w:ascii="Times New Roman" w:eastAsia="Times New Roman" w:hAnsi="Times New Roman" w:cs="Times New Roman"/>
              </w:rPr>
              <w:t>Sí</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CE96FA5" w14:textId="73E33856" w:rsidR="7833C510" w:rsidRDefault="7833C510" w:rsidP="7833C510">
            <w:pPr>
              <w:spacing w:after="0" w:line="278" w:lineRule="auto"/>
            </w:pPr>
            <w:r w:rsidRPr="7833C510">
              <w:rPr>
                <w:rFonts w:ascii="Times New Roman" w:eastAsia="Times New Roman" w:hAnsi="Times New Roman" w:cs="Times New Roman"/>
              </w:rPr>
              <w:t>Sí</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50851F9" w14:textId="7246DF50" w:rsidR="7833C510" w:rsidRDefault="7833C510" w:rsidP="7833C510">
            <w:pPr>
              <w:spacing w:after="0" w:line="278" w:lineRule="auto"/>
            </w:pPr>
            <w:r w:rsidRPr="7833C510">
              <w:rPr>
                <w:rFonts w:ascii="Times New Roman" w:eastAsia="Times New Roman" w:hAnsi="Times New Roman" w:cs="Times New Roman"/>
              </w:rPr>
              <w:t>Ambos ejemplos son de agentes</w:t>
            </w:r>
          </w:p>
        </w:tc>
      </w:tr>
    </w:tbl>
    <w:p w14:paraId="247A5E4A" w14:textId="6FF6CB3F" w:rsidR="29CC7249" w:rsidRDefault="4BDB3F62" w:rsidP="7833C510">
      <w:pPr>
        <w:spacing w:after="80" w:line="278" w:lineRule="auto"/>
      </w:pPr>
      <w:r w:rsidRPr="7833C510">
        <w:rPr>
          <w:rFonts w:ascii="Times New Roman" w:eastAsia="Times New Roman" w:hAnsi="Times New Roman" w:cs="Times New Roman"/>
        </w:rPr>
        <w:t xml:space="preserve"> </w:t>
      </w:r>
    </w:p>
    <w:p w14:paraId="3F8033DD" w14:textId="165ECCCD"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Lectura:</w:t>
      </w:r>
      <w:r w:rsidRPr="7833C510">
        <w:rPr>
          <w:rFonts w:ascii="Times New Roman" w:eastAsia="Times New Roman" w:hAnsi="Times New Roman" w:cs="Times New Roman"/>
        </w:rPr>
        <w:t xml:space="preserve"> la lista de temas es buena como agenda editorial (30X publicaría sobre 9 de 10), pero en la mitad de los temas los ejemplos que la respaldan están mal clasificados. La estabilidad y la simulación miden que el ranking se repite, no que cada pieza esté en el tema correcto.</w:t>
      </w:r>
    </w:p>
    <w:p w14:paraId="28C8A869" w14:textId="60A89995"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rPr>
        <w:t>Esta revisión es de la corrida de las 21:45; el top 10 nuevo tiene 9 de los mismos temas (</w:t>
      </w:r>
      <w:r w:rsidR="09F8B0B9" w:rsidRPr="7833C510">
        <w:rPr>
          <w:rFonts w:ascii="Times New Roman" w:eastAsia="Times New Roman" w:hAnsi="Times New Roman" w:cs="Times New Roman"/>
        </w:rPr>
        <w:t>“</w:t>
      </w:r>
      <w:r w:rsidRPr="7833C510">
        <w:rPr>
          <w:rFonts w:ascii="Times New Roman" w:eastAsia="Times New Roman" w:hAnsi="Times New Roman" w:cs="Times New Roman"/>
        </w:rPr>
        <w:t>Investigación y avances científicos</w:t>
      </w:r>
      <w:r w:rsidR="1555D32A" w:rsidRPr="7833C510">
        <w:rPr>
          <w:rFonts w:ascii="Times New Roman" w:eastAsia="Times New Roman" w:hAnsi="Times New Roman" w:cs="Times New Roman"/>
        </w:rPr>
        <w:t xml:space="preserve">” </w:t>
      </w:r>
      <w:r w:rsidRPr="7833C510">
        <w:rPr>
          <w:rFonts w:ascii="Times New Roman" w:eastAsia="Times New Roman" w:hAnsi="Times New Roman" w:cs="Times New Roman"/>
        </w:rPr>
        <w:t xml:space="preserve">reemplaza a </w:t>
      </w:r>
      <w:r w:rsidR="69F23B37" w:rsidRPr="7833C510">
        <w:rPr>
          <w:rFonts w:ascii="Times New Roman" w:eastAsia="Times New Roman" w:hAnsi="Times New Roman" w:cs="Times New Roman"/>
        </w:rPr>
        <w:t>“</w:t>
      </w:r>
      <w:r w:rsidRPr="7833C510">
        <w:rPr>
          <w:rFonts w:ascii="Times New Roman" w:eastAsia="Times New Roman" w:hAnsi="Times New Roman" w:cs="Times New Roman"/>
        </w:rPr>
        <w:t>Agentes de IA</w:t>
      </w:r>
      <w:r w:rsidR="00B0DB5B" w:rsidRPr="7833C510">
        <w:rPr>
          <w:rFonts w:ascii="Times New Roman" w:eastAsia="Times New Roman" w:hAnsi="Times New Roman" w:cs="Times New Roman"/>
        </w:rPr>
        <w:t>”</w:t>
      </w:r>
      <w:r w:rsidRPr="7833C510">
        <w:rPr>
          <w:rFonts w:ascii="Times New Roman" w:eastAsia="Times New Roman" w:hAnsi="Times New Roman" w:cs="Times New Roman"/>
        </w:rPr>
        <w:t>).</w:t>
      </w:r>
    </w:p>
    <w:p w14:paraId="1ED7BB93" w14:textId="56817506"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5. Priorización, humo y factores de éxito</w:t>
      </w:r>
    </w:p>
    <w:p w14:paraId="353BEE37" w14:textId="3A1158D5"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Multa por humo:</w:t>
      </w:r>
      <w:r w:rsidRPr="7833C510">
        <w:rPr>
          <w:rFonts w:ascii="Times New Roman" w:eastAsia="Times New Roman" w:hAnsi="Times New Roman" w:cs="Times New Roman"/>
        </w:rPr>
        <w:t xml:space="preserve"> baja un puesto a </w:t>
      </w:r>
      <w:r w:rsidR="3A49A395" w:rsidRPr="7833C510">
        <w:rPr>
          <w:rFonts w:ascii="Times New Roman" w:eastAsia="Times New Roman" w:hAnsi="Times New Roman" w:cs="Times New Roman"/>
        </w:rPr>
        <w:t>“</w:t>
      </w:r>
      <w:r w:rsidRPr="7833C510">
        <w:rPr>
          <w:rFonts w:ascii="Times New Roman" w:eastAsia="Times New Roman" w:hAnsi="Times New Roman" w:cs="Times New Roman"/>
        </w:rPr>
        <w:t>Liderazgo y equipos</w:t>
      </w:r>
      <w:r w:rsidR="34C03083" w:rsidRPr="7833C510">
        <w:rPr>
          <w:rFonts w:ascii="Times New Roman" w:eastAsia="Times New Roman" w:hAnsi="Times New Roman" w:cs="Times New Roman"/>
        </w:rPr>
        <w:t>”</w:t>
      </w:r>
      <w:r w:rsidRPr="7833C510">
        <w:rPr>
          <w:rFonts w:ascii="Times New Roman" w:eastAsia="Times New Roman" w:hAnsi="Times New Roman" w:cs="Times New Roman"/>
        </w:rPr>
        <w:t xml:space="preserve">, </w:t>
      </w:r>
      <w:r w:rsidR="25D4F7F4" w:rsidRPr="7833C510">
        <w:rPr>
          <w:rFonts w:ascii="Times New Roman" w:eastAsia="Times New Roman" w:hAnsi="Times New Roman" w:cs="Times New Roman"/>
        </w:rPr>
        <w:t>“</w:t>
      </w:r>
      <w:r w:rsidRPr="7833C510">
        <w:rPr>
          <w:rFonts w:ascii="Times New Roman" w:eastAsia="Times New Roman" w:hAnsi="Times New Roman" w:cs="Times New Roman"/>
        </w:rPr>
        <w:t>IA y sociedad</w:t>
      </w:r>
      <w:r w:rsidR="27B5AAF4" w:rsidRPr="7833C510">
        <w:rPr>
          <w:rFonts w:ascii="Times New Roman" w:eastAsia="Times New Roman" w:hAnsi="Times New Roman" w:cs="Times New Roman"/>
        </w:rPr>
        <w:t>”</w:t>
      </w:r>
      <w:r w:rsidRPr="7833C510">
        <w:rPr>
          <w:rFonts w:ascii="Times New Roman" w:eastAsia="Times New Roman" w:hAnsi="Times New Roman" w:cs="Times New Roman"/>
        </w:rPr>
        <w:t xml:space="preserve">, </w:t>
      </w:r>
      <w:r w:rsidR="1BC0CBAE" w:rsidRPr="7833C510">
        <w:rPr>
          <w:rFonts w:ascii="Times New Roman" w:eastAsia="Times New Roman" w:hAnsi="Times New Roman" w:cs="Times New Roman"/>
        </w:rPr>
        <w:t>“</w:t>
      </w:r>
      <w:r w:rsidRPr="7833C510">
        <w:rPr>
          <w:rFonts w:ascii="Times New Roman" w:eastAsia="Times New Roman" w:hAnsi="Times New Roman" w:cs="Times New Roman"/>
        </w:rPr>
        <w:t>Mercado e inversión</w:t>
      </w:r>
      <w:r w:rsidR="3E75A29E" w:rsidRPr="7833C510">
        <w:rPr>
          <w:rFonts w:ascii="Times New Roman" w:eastAsia="Times New Roman" w:hAnsi="Times New Roman" w:cs="Times New Roman"/>
        </w:rPr>
        <w:t>”</w:t>
      </w:r>
      <w:r w:rsidRPr="7833C510">
        <w:rPr>
          <w:rFonts w:ascii="Times New Roman" w:eastAsia="Times New Roman" w:hAnsi="Times New Roman" w:cs="Times New Roman"/>
        </w:rPr>
        <w:t xml:space="preserve"> e </w:t>
      </w:r>
      <w:r w:rsidR="1879711A" w:rsidRPr="7833C510">
        <w:rPr>
          <w:rFonts w:ascii="Times New Roman" w:eastAsia="Times New Roman" w:hAnsi="Times New Roman" w:cs="Times New Roman"/>
        </w:rPr>
        <w:t>“</w:t>
      </w:r>
      <w:r w:rsidRPr="7833C510">
        <w:rPr>
          <w:rFonts w:ascii="Times New Roman" w:eastAsia="Times New Roman" w:hAnsi="Times New Roman" w:cs="Times New Roman"/>
        </w:rPr>
        <w:t>IA para marketing y contenido</w:t>
      </w:r>
      <w:r w:rsidR="5CB1EFF3" w:rsidRPr="7833C510">
        <w:rPr>
          <w:rFonts w:ascii="Times New Roman" w:eastAsia="Times New Roman" w:hAnsi="Times New Roman" w:cs="Times New Roman"/>
        </w:rPr>
        <w:t>”</w:t>
      </w:r>
      <w:r w:rsidRPr="7833C510">
        <w:rPr>
          <w:rFonts w:ascii="Times New Roman" w:eastAsia="Times New Roman" w:hAnsi="Times New Roman" w:cs="Times New Roman"/>
        </w:rPr>
        <w:t xml:space="preserve"> (humo promedio entre 0,44 y 0,59). El efecto es moderado.</w:t>
      </w:r>
    </w:p>
    <w:p w14:paraId="6B58587D" w14:textId="582FDF1A"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Factores de éxito del top 10:</w:t>
      </w:r>
      <w:r w:rsidRPr="7833C510">
        <w:rPr>
          <w:rFonts w:ascii="Times New Roman" w:eastAsia="Times New Roman" w:hAnsi="Times New Roman" w:cs="Times New Roman"/>
        </w:rPr>
        <w:t xml:space="preserve"> 7 patrones con 5 piezas o más y 16 débiles. Ejemplo de débil: </w:t>
      </w:r>
      <w:r w:rsidR="55D4347C" w:rsidRPr="7833C510">
        <w:rPr>
          <w:rFonts w:ascii="Times New Roman" w:eastAsia="Times New Roman" w:hAnsi="Times New Roman" w:cs="Times New Roman"/>
        </w:rPr>
        <w:t>“</w:t>
      </w:r>
      <w:r w:rsidRPr="7833C510">
        <w:rPr>
          <w:rFonts w:ascii="Times New Roman" w:eastAsia="Times New Roman" w:hAnsi="Times New Roman" w:cs="Times New Roman"/>
        </w:rPr>
        <w:t>viernes por la tarde</w:t>
      </w:r>
      <w:r w:rsidR="77867DB7" w:rsidRPr="7833C510">
        <w:rPr>
          <w:rFonts w:ascii="Times New Roman" w:eastAsia="Times New Roman" w:hAnsi="Times New Roman" w:cs="Times New Roman"/>
        </w:rPr>
        <w:t>”</w:t>
      </w:r>
      <w:r w:rsidRPr="7833C510">
        <w:rPr>
          <w:rFonts w:ascii="Times New Roman" w:eastAsia="Times New Roman" w:hAnsi="Times New Roman" w:cs="Times New Roman"/>
        </w:rPr>
        <w:t xml:space="preserve"> en productividad personal (47,6× con solo 2 piezas). En la app se muestran como </w:t>
      </w:r>
      <w:r w:rsidR="4EC13EAC" w:rsidRPr="7833C510">
        <w:rPr>
          <w:rFonts w:ascii="Times New Roman" w:eastAsia="Times New Roman" w:hAnsi="Times New Roman" w:cs="Times New Roman"/>
        </w:rPr>
        <w:t>“</w:t>
      </w:r>
      <w:r w:rsidRPr="7833C510">
        <w:rPr>
          <w:rFonts w:ascii="Times New Roman" w:eastAsia="Times New Roman" w:hAnsi="Times New Roman" w:cs="Times New Roman"/>
        </w:rPr>
        <w:t>débil (n piezas)</w:t>
      </w:r>
      <w:r w:rsidR="34B0997D" w:rsidRPr="7833C510">
        <w:rPr>
          <w:rFonts w:ascii="Times New Roman" w:eastAsia="Times New Roman" w:hAnsi="Times New Roman" w:cs="Times New Roman"/>
        </w:rPr>
        <w:t>”</w:t>
      </w:r>
      <w:r w:rsidRPr="7833C510">
        <w:rPr>
          <w:rFonts w:ascii="Times New Roman" w:eastAsia="Times New Roman" w:hAnsi="Times New Roman" w:cs="Times New Roman"/>
        </w:rPr>
        <w:t xml:space="preserve"> y no se le pasan al modelo.</w:t>
      </w:r>
    </w:p>
    <w:p w14:paraId="1C749D2E" w14:textId="34C4D6B8"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6. Recomendaciones</w:t>
      </w:r>
    </w:p>
    <w:p w14:paraId="2CF197A8" w14:textId="122AE844" w:rsidR="29CC7249" w:rsidRDefault="4BDB3F62" w:rsidP="7833C510">
      <w:pPr>
        <w:spacing w:after="120" w:line="276" w:lineRule="auto"/>
      </w:pPr>
      <w:r w:rsidRPr="7833C510">
        <w:rPr>
          <w:rFonts w:ascii="Times New Roman" w:eastAsia="Times New Roman" w:hAnsi="Times New Roman" w:cs="Times New Roman"/>
        </w:rPr>
        <w:t>Calificamos a mano las 16 recomendaciones de 1 a 5 antes y después de las correcciones.</w:t>
      </w:r>
    </w:p>
    <w:tbl>
      <w:tblPr>
        <w:tblW w:w="0" w:type="auto"/>
        <w:tblLook w:val="04A0" w:firstRow="1" w:lastRow="0" w:firstColumn="1" w:lastColumn="0" w:noHBand="0" w:noVBand="1"/>
      </w:tblPr>
      <w:tblGrid>
        <w:gridCol w:w="3031"/>
        <w:gridCol w:w="1812"/>
        <w:gridCol w:w="1812"/>
        <w:gridCol w:w="1766"/>
      </w:tblGrid>
      <w:tr w:rsidR="7833C510" w14:paraId="6B39F099"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CA5B81F" w14:textId="53B45AF8" w:rsidR="7833C510" w:rsidRDefault="7833C510" w:rsidP="7833C510">
            <w:pPr>
              <w:spacing w:after="0" w:line="278" w:lineRule="auto"/>
            </w:pPr>
            <w:r w:rsidRPr="7833C510">
              <w:rPr>
                <w:rFonts w:ascii="Times New Roman" w:eastAsia="Times New Roman" w:hAnsi="Times New Roman" w:cs="Times New Roman"/>
                <w:b/>
                <w:bCs/>
              </w:rPr>
              <w:t>Criterio</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CF62C8C" w14:textId="3A08549D" w:rsidR="7833C510" w:rsidRDefault="7833C510" w:rsidP="7833C510">
            <w:pPr>
              <w:spacing w:after="0" w:line="278" w:lineRule="auto"/>
            </w:pPr>
            <w:r w:rsidRPr="7833C510">
              <w:rPr>
                <w:rFonts w:ascii="Times New Roman" w:eastAsia="Times New Roman" w:hAnsi="Times New Roman" w:cs="Times New Roman"/>
                <w:b/>
                <w:bCs/>
              </w:rPr>
              <w:t>Corrida 21:45</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6DCBECA" w14:textId="5111AED7" w:rsidR="7833C510" w:rsidRDefault="7833C510" w:rsidP="7833C510">
            <w:pPr>
              <w:spacing w:after="0" w:line="278" w:lineRule="auto"/>
            </w:pPr>
            <w:r w:rsidRPr="7833C510">
              <w:rPr>
                <w:rFonts w:ascii="Times New Roman" w:eastAsia="Times New Roman" w:hAnsi="Times New Roman" w:cs="Times New Roman"/>
                <w:b/>
                <w:bCs/>
              </w:rPr>
              <w:t>Corrida 23:08</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80A88C5" w14:textId="6FC0DD48" w:rsidR="7833C510" w:rsidRDefault="7833C510" w:rsidP="7833C510">
            <w:pPr>
              <w:spacing w:after="0" w:line="278" w:lineRule="auto"/>
            </w:pPr>
            <w:r w:rsidRPr="7833C510">
              <w:rPr>
                <w:rFonts w:ascii="Times New Roman" w:eastAsia="Times New Roman" w:hAnsi="Times New Roman" w:cs="Times New Roman"/>
                <w:b/>
                <w:bCs/>
              </w:rPr>
              <w:t>Meta</w:t>
            </w:r>
          </w:p>
        </w:tc>
      </w:tr>
      <w:tr w:rsidR="7833C510" w14:paraId="7AA63619"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763571A" w14:textId="4193A17D" w:rsidR="7833C510" w:rsidRDefault="7833C510" w:rsidP="7833C510">
            <w:pPr>
              <w:spacing w:after="0" w:line="278" w:lineRule="auto"/>
            </w:pPr>
            <w:r w:rsidRPr="7833C510">
              <w:rPr>
                <w:rFonts w:ascii="Times New Roman" w:eastAsia="Times New Roman" w:hAnsi="Times New Roman" w:cs="Times New Roman"/>
              </w:rPr>
              <w:t>Fidelidad a la evidencia</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6AE8267" w14:textId="11A5D662" w:rsidR="7833C510" w:rsidRDefault="7833C510" w:rsidP="7833C510">
            <w:pPr>
              <w:spacing w:after="0" w:line="278" w:lineRule="auto"/>
            </w:pPr>
            <w:r w:rsidRPr="7833C510">
              <w:rPr>
                <w:rFonts w:ascii="Times New Roman" w:eastAsia="Times New Roman" w:hAnsi="Times New Roman" w:cs="Times New Roman"/>
              </w:rPr>
              <w:t>2,4</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A3109B5" w14:textId="4553DBBE" w:rsidR="7833C510" w:rsidRDefault="7833C510" w:rsidP="7833C510">
            <w:pPr>
              <w:spacing w:after="0" w:line="278" w:lineRule="auto"/>
            </w:pPr>
            <w:r w:rsidRPr="7833C510">
              <w:rPr>
                <w:rFonts w:ascii="Times New Roman" w:eastAsia="Times New Roman" w:hAnsi="Times New Roman" w:cs="Times New Roman"/>
              </w:rPr>
              <w:t>3,7</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B8AE8DB" w14:textId="06E8FA59" w:rsidR="7833C510" w:rsidRDefault="7833C510" w:rsidP="7833C510">
            <w:pPr>
              <w:spacing w:after="0" w:line="278" w:lineRule="auto"/>
            </w:pPr>
            <w:r w:rsidRPr="7833C510">
              <w:rPr>
                <w:rFonts w:ascii="Times New Roman" w:eastAsia="Times New Roman" w:hAnsi="Times New Roman" w:cs="Times New Roman"/>
              </w:rPr>
              <w:t>4</w:t>
            </w:r>
          </w:p>
        </w:tc>
      </w:tr>
      <w:tr w:rsidR="7833C510" w14:paraId="3C4938FC"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510F10A" w14:textId="6D5A93A9" w:rsidR="7833C510" w:rsidRDefault="7833C510" w:rsidP="7833C510">
            <w:pPr>
              <w:spacing w:after="0" w:line="278" w:lineRule="auto"/>
            </w:pPr>
            <w:r w:rsidRPr="7833C510">
              <w:rPr>
                <w:rFonts w:ascii="Times New Roman" w:eastAsia="Times New Roman" w:hAnsi="Times New Roman" w:cs="Times New Roman"/>
              </w:rPr>
              <w:t>Especificidad</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C986368" w14:textId="4880CF51" w:rsidR="7833C510" w:rsidRDefault="7833C510" w:rsidP="7833C510">
            <w:pPr>
              <w:spacing w:after="0" w:line="278" w:lineRule="auto"/>
            </w:pPr>
            <w:r w:rsidRPr="7833C510">
              <w:rPr>
                <w:rFonts w:ascii="Times New Roman" w:eastAsia="Times New Roman" w:hAnsi="Times New Roman" w:cs="Times New Roman"/>
              </w:rPr>
              <w:t>3,2</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E1BFE8D" w14:textId="185FEB49" w:rsidR="7833C510" w:rsidRDefault="7833C510" w:rsidP="7833C510">
            <w:pPr>
              <w:spacing w:after="0" w:line="278" w:lineRule="auto"/>
            </w:pPr>
            <w:r w:rsidRPr="7833C510">
              <w:rPr>
                <w:rFonts w:ascii="Times New Roman" w:eastAsia="Times New Roman" w:hAnsi="Times New Roman" w:cs="Times New Roman"/>
              </w:rPr>
              <w:t>3,3</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20419B5" w14:textId="71B38741" w:rsidR="7833C510" w:rsidRDefault="7833C510" w:rsidP="7833C510">
            <w:pPr>
              <w:spacing w:after="0" w:line="278" w:lineRule="auto"/>
            </w:pPr>
            <w:r w:rsidRPr="7833C510">
              <w:rPr>
                <w:rFonts w:ascii="Times New Roman" w:eastAsia="Times New Roman" w:hAnsi="Times New Roman" w:cs="Times New Roman"/>
              </w:rPr>
              <w:t>4</w:t>
            </w:r>
          </w:p>
        </w:tc>
      </w:tr>
      <w:tr w:rsidR="7833C510" w14:paraId="2E1082A6"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678D09F" w14:textId="25595877" w:rsidR="7833C510" w:rsidRDefault="7833C510" w:rsidP="7833C510">
            <w:pPr>
              <w:spacing w:after="0" w:line="278" w:lineRule="auto"/>
            </w:pPr>
            <w:r w:rsidRPr="7833C510">
              <w:rPr>
                <w:rFonts w:ascii="Times New Roman" w:eastAsia="Times New Roman" w:hAnsi="Times New Roman" w:cs="Times New Roman"/>
              </w:rPr>
              <w:lastRenderedPageBreak/>
              <w:t>Encaje con 30X</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CFE2C95" w14:textId="629E7EFC" w:rsidR="7833C510" w:rsidRDefault="7833C510" w:rsidP="7833C510">
            <w:pPr>
              <w:spacing w:after="0" w:line="278" w:lineRule="auto"/>
            </w:pPr>
            <w:r w:rsidRPr="7833C510">
              <w:rPr>
                <w:rFonts w:ascii="Times New Roman" w:eastAsia="Times New Roman" w:hAnsi="Times New Roman" w:cs="Times New Roman"/>
              </w:rPr>
              <w:t>3,8</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D49BD30" w14:textId="221659B0" w:rsidR="7833C510" w:rsidRDefault="7833C510" w:rsidP="7833C510">
            <w:pPr>
              <w:spacing w:after="0" w:line="278" w:lineRule="auto"/>
            </w:pPr>
            <w:r w:rsidRPr="7833C510">
              <w:rPr>
                <w:rFonts w:ascii="Times New Roman" w:eastAsia="Times New Roman" w:hAnsi="Times New Roman" w:cs="Times New Roman"/>
              </w:rPr>
              <w:t>4,1</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771AD4B" w14:textId="29EFD410" w:rsidR="7833C510" w:rsidRDefault="7833C510" w:rsidP="7833C510">
            <w:pPr>
              <w:spacing w:after="0" w:line="278" w:lineRule="auto"/>
            </w:pPr>
            <w:r w:rsidRPr="7833C510">
              <w:rPr>
                <w:rFonts w:ascii="Times New Roman" w:eastAsia="Times New Roman" w:hAnsi="Times New Roman" w:cs="Times New Roman"/>
              </w:rPr>
              <w:t>4</w:t>
            </w:r>
          </w:p>
        </w:tc>
      </w:tr>
      <w:tr w:rsidR="7833C510" w14:paraId="6FF34C97"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9B14451" w14:textId="6ACD827F" w:rsidR="7833C510" w:rsidRDefault="7833C510" w:rsidP="7833C510">
            <w:pPr>
              <w:spacing w:after="0" w:line="278" w:lineRule="auto"/>
            </w:pPr>
            <w:r w:rsidRPr="7833C510">
              <w:rPr>
                <w:rFonts w:ascii="Times New Roman" w:eastAsia="Times New Roman" w:hAnsi="Times New Roman" w:cs="Times New Roman"/>
              </w:rPr>
              <w:t>Accionable</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C2A33DF" w14:textId="71165712" w:rsidR="7833C510" w:rsidRDefault="7833C510" w:rsidP="7833C510">
            <w:pPr>
              <w:spacing w:after="0" w:line="278" w:lineRule="auto"/>
            </w:pPr>
            <w:r w:rsidRPr="7833C510">
              <w:rPr>
                <w:rFonts w:ascii="Times New Roman" w:eastAsia="Times New Roman" w:hAnsi="Times New Roman" w:cs="Times New Roman"/>
              </w:rPr>
              <w:t>3,2</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BB0BEE7" w14:textId="00D0661A" w:rsidR="7833C510" w:rsidRDefault="7833C510" w:rsidP="7833C510">
            <w:pPr>
              <w:spacing w:after="0" w:line="278" w:lineRule="auto"/>
            </w:pPr>
            <w:r w:rsidRPr="7833C510">
              <w:rPr>
                <w:rFonts w:ascii="Times New Roman" w:eastAsia="Times New Roman" w:hAnsi="Times New Roman" w:cs="Times New Roman"/>
              </w:rPr>
              <w:t>3,8</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A0ADFC4" w14:textId="363EF7E8" w:rsidR="7833C510" w:rsidRDefault="7833C510" w:rsidP="7833C510">
            <w:pPr>
              <w:spacing w:after="0" w:line="278" w:lineRule="auto"/>
            </w:pPr>
            <w:r w:rsidRPr="7833C510">
              <w:rPr>
                <w:rFonts w:ascii="Times New Roman" w:eastAsia="Times New Roman" w:hAnsi="Times New Roman" w:cs="Times New Roman"/>
              </w:rPr>
              <w:t>4</w:t>
            </w:r>
          </w:p>
        </w:tc>
      </w:tr>
      <w:tr w:rsidR="7833C510" w14:paraId="4F5376AF"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A62C510" w14:textId="161F4689" w:rsidR="7833C510" w:rsidRDefault="7833C510" w:rsidP="7833C510">
            <w:pPr>
              <w:spacing w:after="0" w:line="278" w:lineRule="auto"/>
            </w:pPr>
            <w:r w:rsidRPr="7833C510">
              <w:rPr>
                <w:rFonts w:ascii="Times New Roman" w:eastAsia="Times New Roman" w:hAnsi="Times New Roman" w:cs="Times New Roman"/>
              </w:rPr>
              <w:t>Promedio</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9404D5E" w14:textId="3E08B3E4" w:rsidR="7833C510" w:rsidRDefault="7833C510" w:rsidP="7833C510">
            <w:pPr>
              <w:spacing w:after="0" w:line="278" w:lineRule="auto"/>
            </w:pPr>
            <w:r w:rsidRPr="7833C510">
              <w:rPr>
                <w:rFonts w:ascii="Times New Roman" w:eastAsia="Times New Roman" w:hAnsi="Times New Roman" w:cs="Times New Roman"/>
              </w:rPr>
              <w:t>3,2</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E142227" w14:textId="4EE75594" w:rsidR="7833C510" w:rsidRDefault="7833C510" w:rsidP="7833C510">
            <w:pPr>
              <w:spacing w:after="0" w:line="278" w:lineRule="auto"/>
            </w:pPr>
            <w:r w:rsidRPr="7833C510">
              <w:rPr>
                <w:rFonts w:ascii="Times New Roman" w:eastAsia="Times New Roman" w:hAnsi="Times New Roman" w:cs="Times New Roman"/>
              </w:rPr>
              <w:t>3,7</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3B2B8B3" w14:textId="3A69EE79" w:rsidR="7833C510" w:rsidRDefault="7833C510" w:rsidP="7833C510">
            <w:pPr>
              <w:spacing w:after="0" w:line="278" w:lineRule="auto"/>
            </w:pPr>
            <w:r w:rsidRPr="7833C510">
              <w:rPr>
                <w:rFonts w:ascii="Times New Roman" w:eastAsia="Times New Roman" w:hAnsi="Times New Roman" w:cs="Times New Roman"/>
              </w:rPr>
              <w:t>4</w:t>
            </w:r>
          </w:p>
        </w:tc>
      </w:tr>
      <w:tr w:rsidR="7833C510" w14:paraId="1495D5C7"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6BF283D" w14:textId="6B1A6328" w:rsidR="7833C510" w:rsidRDefault="7833C510" w:rsidP="7833C510">
            <w:pPr>
              <w:spacing w:after="0" w:line="278" w:lineRule="auto"/>
            </w:pPr>
            <w:r w:rsidRPr="7833C510">
              <w:rPr>
                <w:rFonts w:ascii="Times New Roman" w:eastAsia="Times New Roman" w:hAnsi="Times New Roman" w:cs="Times New Roman"/>
              </w:rPr>
              <w:t>Con hechos sin respaldo</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61D99B6" w14:textId="2135F380" w:rsidR="7833C510" w:rsidRDefault="7833C510" w:rsidP="7833C510">
            <w:pPr>
              <w:spacing w:after="0" w:line="278" w:lineRule="auto"/>
            </w:pPr>
            <w:r w:rsidRPr="7833C510">
              <w:rPr>
                <w:rFonts w:ascii="Times New Roman" w:eastAsia="Times New Roman" w:hAnsi="Times New Roman" w:cs="Times New Roman"/>
              </w:rPr>
              <w:t>11 de 16</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9CEF4A3" w14:textId="3F23C7F9" w:rsidR="7833C510" w:rsidRDefault="7833C510" w:rsidP="7833C510">
            <w:pPr>
              <w:spacing w:after="0" w:line="278" w:lineRule="auto"/>
            </w:pPr>
            <w:r w:rsidRPr="7833C510">
              <w:rPr>
                <w:rFonts w:ascii="Times New Roman" w:eastAsia="Times New Roman" w:hAnsi="Times New Roman" w:cs="Times New Roman"/>
              </w:rPr>
              <w:t>3 de 16</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AD495B8" w14:textId="6E66DEA7" w:rsidR="7833C510" w:rsidRDefault="7833C510" w:rsidP="7833C510">
            <w:pPr>
              <w:spacing w:after="0" w:line="278" w:lineRule="auto"/>
            </w:pPr>
            <w:r w:rsidRPr="7833C510">
              <w:rPr>
                <w:rFonts w:ascii="Times New Roman" w:eastAsia="Times New Roman" w:hAnsi="Times New Roman" w:cs="Times New Roman"/>
              </w:rPr>
              <w:t>0</w:t>
            </w:r>
          </w:p>
        </w:tc>
      </w:tr>
      <w:tr w:rsidR="7833C510" w14:paraId="7C871C06" w14:textId="77777777" w:rsidTr="7833C510">
        <w:trPr>
          <w:trHeight w:val="300"/>
        </w:trPr>
        <w:tc>
          <w:tcPr>
            <w:tcW w:w="3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8F13596" w14:textId="79310ADF" w:rsidR="7833C510" w:rsidRDefault="7833C510" w:rsidP="7833C510">
            <w:pPr>
              <w:spacing w:after="0" w:line="278" w:lineRule="auto"/>
            </w:pPr>
            <w:r w:rsidRPr="7833C510">
              <w:rPr>
                <w:rFonts w:ascii="Times New Roman" w:eastAsia="Times New Roman" w:hAnsi="Times New Roman" w:cs="Times New Roman"/>
              </w:rPr>
              <w:t>Piezas para @crece30x</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0D14E83" w14:textId="2857C713" w:rsidR="7833C510" w:rsidRDefault="7833C510" w:rsidP="7833C510">
            <w:pPr>
              <w:spacing w:after="0" w:line="278" w:lineRule="auto"/>
            </w:pPr>
            <w:r w:rsidRPr="7833C510">
              <w:rPr>
                <w:rFonts w:ascii="Times New Roman" w:eastAsia="Times New Roman" w:hAnsi="Times New Roman" w:cs="Times New Roman"/>
              </w:rPr>
              <w:t>0</w:t>
            </w:r>
          </w:p>
        </w:tc>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A39D41" w14:textId="5FA115E6" w:rsidR="7833C510" w:rsidRDefault="7833C510" w:rsidP="7833C510">
            <w:pPr>
              <w:spacing w:after="0" w:line="278" w:lineRule="auto"/>
            </w:pPr>
            <w:r w:rsidRPr="7833C510">
              <w:rPr>
                <w:rFonts w:ascii="Times New Roman" w:eastAsia="Times New Roman" w:hAnsi="Times New Roman" w:cs="Times New Roman"/>
              </w:rPr>
              <w:t>16</w:t>
            </w:r>
          </w:p>
        </w:tc>
        <w:tc>
          <w:tcPr>
            <w:tcW w:w="17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8F82669" w14:textId="59EC23AA" w:rsidR="7833C510" w:rsidRDefault="7833C510" w:rsidP="7833C510">
            <w:pPr>
              <w:spacing w:after="0" w:line="278" w:lineRule="auto"/>
            </w:pPr>
            <w:r w:rsidRPr="7833C510">
              <w:rPr>
                <w:rFonts w:ascii="Times New Roman" w:eastAsia="Times New Roman" w:hAnsi="Times New Roman" w:cs="Times New Roman"/>
              </w:rPr>
              <w:t>16</w:t>
            </w:r>
          </w:p>
        </w:tc>
      </w:tr>
    </w:tbl>
    <w:p w14:paraId="69D7CCFA" w14:textId="2E4CD32C" w:rsidR="29CC7249" w:rsidRDefault="4BDB3F62" w:rsidP="7833C510">
      <w:pPr>
        <w:pStyle w:val="Heading1"/>
        <w:spacing w:before="320" w:after="140" w:line="278" w:lineRule="auto"/>
        <w:rPr>
          <w:rFonts w:hint="eastAsia"/>
        </w:rPr>
      </w:pPr>
      <w:r w:rsidRPr="7833C510">
        <w:rPr>
          <w:rFonts w:ascii="Times New Roman" w:eastAsia="Times New Roman" w:hAnsi="Times New Roman" w:cs="Times New Roman"/>
          <w:b/>
          <w:bCs/>
          <w:color w:val="000000" w:themeColor="text1"/>
          <w:sz w:val="24"/>
          <w:szCs w:val="24"/>
        </w:rPr>
        <w:t>Pruebas automáticas del código</w:t>
      </w:r>
    </w:p>
    <w:p w14:paraId="6BD044B8" w14:textId="1D7AB15E" w:rsidR="29CC7249" w:rsidRDefault="4BDB3F62" w:rsidP="7833C510">
      <w:pPr>
        <w:spacing w:after="120" w:line="276" w:lineRule="auto"/>
      </w:pPr>
      <w:r w:rsidRPr="7833C510">
        <w:rPr>
          <w:rFonts w:ascii="Times New Roman" w:eastAsia="Times New Roman" w:hAnsi="Times New Roman" w:cs="Times New Roman"/>
        </w:rPr>
        <w:t xml:space="preserve">El proyecto tiene 40 pruebas automáticas con datos sintéticos (sin red ni claves). Resultado: </w:t>
      </w:r>
      <w:r w:rsidRPr="7833C510">
        <w:rPr>
          <w:rFonts w:ascii="Times New Roman" w:eastAsia="Times New Roman" w:hAnsi="Times New Roman" w:cs="Times New Roman"/>
          <w:b/>
          <w:bCs/>
        </w:rPr>
        <w:t>40 de 40 pasan</w:t>
      </w:r>
      <w:r w:rsidRPr="7833C510">
        <w:rPr>
          <w:rFonts w:ascii="Times New Roman" w:eastAsia="Times New Roman" w:hAnsi="Times New Roman" w:cs="Times New Roman"/>
        </w:rPr>
        <w:t xml:space="preserve"> (python -m unittest discover tests).</w:t>
      </w:r>
    </w:p>
    <w:tbl>
      <w:tblPr>
        <w:tblW w:w="0" w:type="auto"/>
        <w:tblLook w:val="04A0" w:firstRow="1" w:lastRow="0" w:firstColumn="1" w:lastColumn="0" w:noHBand="0" w:noVBand="1"/>
      </w:tblPr>
      <w:tblGrid>
        <w:gridCol w:w="1997"/>
        <w:gridCol w:w="4775"/>
        <w:gridCol w:w="1880"/>
      </w:tblGrid>
      <w:tr w:rsidR="7833C510" w14:paraId="2903CB09"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14660FC" w14:textId="5BA38027" w:rsidR="7833C510" w:rsidRDefault="7833C510" w:rsidP="7833C510">
            <w:pPr>
              <w:spacing w:after="0" w:line="278" w:lineRule="auto"/>
            </w:pPr>
            <w:r w:rsidRPr="7833C510">
              <w:rPr>
                <w:rFonts w:ascii="Times New Roman" w:eastAsia="Times New Roman" w:hAnsi="Times New Roman" w:cs="Times New Roman"/>
                <w:b/>
                <w:bCs/>
              </w:rPr>
              <w:t>Área</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F54FACB" w14:textId="34B51741" w:rsidR="7833C510" w:rsidRDefault="7833C510" w:rsidP="7833C510">
            <w:pPr>
              <w:spacing w:after="0" w:line="278" w:lineRule="auto"/>
            </w:pPr>
            <w:r w:rsidRPr="7833C510">
              <w:rPr>
                <w:rFonts w:ascii="Times New Roman" w:eastAsia="Times New Roman" w:hAnsi="Times New Roman" w:cs="Times New Roman"/>
                <w:b/>
                <w:bCs/>
              </w:rPr>
              <w:t>Qué comprueba</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2196CDC" w14:textId="02D5D216" w:rsidR="7833C510" w:rsidRDefault="7833C510" w:rsidP="7833C510">
            <w:pPr>
              <w:spacing w:after="0" w:line="278" w:lineRule="auto"/>
            </w:pPr>
            <w:r w:rsidRPr="7833C510">
              <w:rPr>
                <w:rFonts w:ascii="Times New Roman" w:eastAsia="Times New Roman" w:hAnsi="Times New Roman" w:cs="Times New Roman"/>
                <w:b/>
                <w:bCs/>
              </w:rPr>
              <w:t>Resultado</w:t>
            </w:r>
          </w:p>
        </w:tc>
      </w:tr>
      <w:tr w:rsidR="7833C510" w14:paraId="40E6D4A2"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7C92E16" w14:textId="24FA6CBB" w:rsidR="7833C510" w:rsidRDefault="7833C510" w:rsidP="7833C510">
            <w:pPr>
              <w:spacing w:after="0" w:line="278" w:lineRule="auto"/>
            </w:pPr>
            <w:r w:rsidRPr="7833C510">
              <w:rPr>
                <w:rFonts w:ascii="Times New Roman" w:eastAsia="Times New Roman" w:hAnsi="Times New Roman" w:cs="Times New Roman"/>
              </w:rPr>
              <w:t>Tendencias</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2ACE057" w14:textId="3A1E7DC7" w:rsidR="7833C510" w:rsidRDefault="7833C510" w:rsidP="7833C510">
            <w:pPr>
              <w:spacing w:after="0" w:line="278" w:lineRule="auto"/>
            </w:pPr>
            <w:r w:rsidRPr="7833C510">
              <w:rPr>
                <w:rFonts w:ascii="Times New Roman" w:eastAsia="Times New Roman" w:hAnsi="Times New Roman" w:cs="Times New Roman"/>
              </w:rPr>
              <w:t>Un tema que crece se detecta y queda primero; un tema grande pero plano pierde participación; reglas de etapa</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A9F0226" w14:textId="650781BA" w:rsidR="7833C510" w:rsidRDefault="7833C510" w:rsidP="7833C510">
            <w:pPr>
              <w:spacing w:after="0" w:line="278" w:lineRule="auto"/>
            </w:pPr>
            <w:r w:rsidRPr="7833C510">
              <w:rPr>
                <w:rFonts w:ascii="Times New Roman" w:eastAsia="Times New Roman" w:hAnsi="Times New Roman" w:cs="Times New Roman"/>
              </w:rPr>
              <w:t>Cumple (4 pruebas)</w:t>
            </w:r>
          </w:p>
        </w:tc>
      </w:tr>
      <w:tr w:rsidR="7833C510" w14:paraId="138E40A0"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AA8529D" w14:textId="0D9D073D" w:rsidR="7833C510" w:rsidRDefault="7833C510" w:rsidP="7833C510">
            <w:pPr>
              <w:spacing w:after="0" w:line="278" w:lineRule="auto"/>
            </w:pPr>
            <w:r w:rsidRPr="7833C510">
              <w:rPr>
                <w:rFonts w:ascii="Times New Roman" w:eastAsia="Times New Roman" w:hAnsi="Times New Roman" w:cs="Times New Roman"/>
              </w:rPr>
              <w:t>Backtest</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BC9DFE6" w14:textId="2549E4FC" w:rsidR="7833C510" w:rsidRDefault="7833C510" w:rsidP="7833C510">
            <w:pPr>
              <w:spacing w:after="0" w:line="278" w:lineRule="auto"/>
            </w:pPr>
            <w:r w:rsidRPr="7833C510">
              <w:rPr>
                <w:rFonts w:ascii="Times New Roman" w:eastAsia="Times New Roman" w:hAnsi="Times New Roman" w:cs="Times New Roman"/>
              </w:rPr>
              <w:t>Un tema que sube se predice y se sostiene la semana siguiente</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74CEFF2" w14:textId="4BDCF410"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21EF3887"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B698A8D" w14:textId="044D73C2" w:rsidR="7833C510" w:rsidRDefault="7833C510" w:rsidP="7833C510">
            <w:pPr>
              <w:spacing w:after="0" w:line="278" w:lineRule="auto"/>
            </w:pPr>
            <w:r w:rsidRPr="7833C510">
              <w:rPr>
                <w:rFonts w:ascii="Times New Roman" w:eastAsia="Times New Roman" w:hAnsi="Times New Roman" w:cs="Times New Roman"/>
              </w:rPr>
              <w:t>Tendencias por app</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A841D01" w14:textId="0066F4A9" w:rsidR="7833C510" w:rsidRDefault="7833C510" w:rsidP="7833C510">
            <w:pPr>
              <w:spacing w:after="0" w:line="278" w:lineRule="auto"/>
            </w:pPr>
            <w:r w:rsidRPr="7833C510">
              <w:rPr>
                <w:rFonts w:ascii="Times New Roman" w:eastAsia="Times New Roman" w:hAnsi="Times New Roman" w:cs="Times New Roman"/>
              </w:rPr>
              <w:t>Cada app tiene su propio ranking; los aportes sin historia no inventan crecimiento</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6A9CFD" w14:textId="4A600E33" w:rsidR="7833C510" w:rsidRDefault="7833C510" w:rsidP="7833C510">
            <w:pPr>
              <w:spacing w:after="0" w:line="278" w:lineRule="auto"/>
            </w:pPr>
            <w:r w:rsidRPr="7833C510">
              <w:rPr>
                <w:rFonts w:ascii="Times New Roman" w:eastAsia="Times New Roman" w:hAnsi="Times New Roman" w:cs="Times New Roman"/>
              </w:rPr>
              <w:t>Cumple (2 pruebas)</w:t>
            </w:r>
          </w:p>
        </w:tc>
      </w:tr>
      <w:tr w:rsidR="7833C510" w14:paraId="3E525DC6"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9BD508C" w14:textId="5C3A48EB" w:rsidR="7833C510" w:rsidRDefault="7833C510" w:rsidP="7833C510">
            <w:pPr>
              <w:spacing w:after="0" w:line="278" w:lineRule="auto"/>
            </w:pPr>
            <w:r w:rsidRPr="7833C510">
              <w:rPr>
                <w:rFonts w:ascii="Times New Roman" w:eastAsia="Times New Roman" w:hAnsi="Times New Roman" w:cs="Times New Roman"/>
              </w:rPr>
              <w:t>Privacidad</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31C849A" w14:textId="3885B745" w:rsidR="7833C510" w:rsidRDefault="7833C510" w:rsidP="7833C510">
            <w:pPr>
              <w:spacing w:after="0" w:line="278" w:lineRule="auto"/>
            </w:pPr>
            <w:r w:rsidRPr="7833C510">
              <w:rPr>
                <w:rFonts w:ascii="Times New Roman" w:eastAsia="Times New Roman" w:hAnsi="Times New Roman" w:cs="Times New Roman"/>
              </w:rPr>
              <w:t>El limpiador borra menciones, correos y teléfonos sin tapar fechas ni porcentajes; el código de autor es irreversible; el feed no incluye autores</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8CC3423" w14:textId="17B2D36B" w:rsidR="7833C510" w:rsidRDefault="7833C510" w:rsidP="7833C510">
            <w:pPr>
              <w:spacing w:after="0" w:line="278" w:lineRule="auto"/>
            </w:pPr>
            <w:r w:rsidRPr="7833C510">
              <w:rPr>
                <w:rFonts w:ascii="Times New Roman" w:eastAsia="Times New Roman" w:hAnsi="Times New Roman" w:cs="Times New Roman"/>
              </w:rPr>
              <w:t>Cumple (4 pruebas)</w:t>
            </w:r>
          </w:p>
        </w:tc>
      </w:tr>
      <w:tr w:rsidR="7833C510" w14:paraId="590DD389"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4EE300E" w14:textId="23DEBCE4" w:rsidR="7833C510" w:rsidRDefault="7833C510" w:rsidP="7833C510">
            <w:pPr>
              <w:spacing w:after="0" w:line="278" w:lineRule="auto"/>
            </w:pPr>
            <w:r w:rsidRPr="7833C510">
              <w:rPr>
                <w:rFonts w:ascii="Times New Roman" w:eastAsia="Times New Roman" w:hAnsi="Times New Roman" w:cs="Times New Roman"/>
              </w:rPr>
              <w:t>Contenido para adultos</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0A610DD" w14:textId="44593D2D" w:rsidR="7833C510" w:rsidRDefault="7833C510" w:rsidP="7833C510">
            <w:pPr>
              <w:spacing w:after="0" w:line="278" w:lineRule="auto"/>
            </w:pPr>
            <w:r w:rsidRPr="7833C510">
              <w:rPr>
                <w:rFonts w:ascii="Times New Roman" w:eastAsia="Times New Roman" w:hAnsi="Times New Roman" w:cs="Times New Roman"/>
              </w:rPr>
              <w:t>Se descartan las piezas con etiquetas explícitas; las noticias sobre deepfakes se conservan</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CCF0435" w14:textId="14B0C9B9" w:rsidR="7833C510" w:rsidRDefault="7833C510" w:rsidP="7833C510">
            <w:pPr>
              <w:spacing w:after="0" w:line="278" w:lineRule="auto"/>
            </w:pPr>
            <w:r w:rsidRPr="7833C510">
              <w:rPr>
                <w:rFonts w:ascii="Times New Roman" w:eastAsia="Times New Roman" w:hAnsi="Times New Roman" w:cs="Times New Roman"/>
              </w:rPr>
              <w:t>Cumple (2 pruebas)</w:t>
            </w:r>
          </w:p>
        </w:tc>
      </w:tr>
      <w:tr w:rsidR="7833C510" w14:paraId="061765A7"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F20B97" w14:textId="12931858" w:rsidR="7833C510" w:rsidRDefault="7833C510" w:rsidP="7833C510">
            <w:pPr>
              <w:spacing w:after="0" w:line="278" w:lineRule="auto"/>
            </w:pPr>
            <w:r w:rsidRPr="7833C510">
              <w:rPr>
                <w:rFonts w:ascii="Times New Roman" w:eastAsia="Times New Roman" w:hAnsi="Times New Roman" w:cs="Times New Roman"/>
              </w:rPr>
              <w:t>Aportes de la comunidad</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0509501" w14:textId="0966495B" w:rsidR="7833C510" w:rsidRDefault="7833C510" w:rsidP="7833C510">
            <w:pPr>
              <w:spacing w:after="0" w:line="278" w:lineRule="auto"/>
            </w:pPr>
            <w:r w:rsidRPr="7833C510">
              <w:rPr>
                <w:rFonts w:ascii="Times New Roman" w:eastAsia="Times New Roman" w:hAnsi="Times New Roman" w:cs="Times New Roman"/>
              </w:rPr>
              <w:t>Se rechazan aportes privados o inválidos; los válidos se limpian y se guardan</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AD48E18" w14:textId="64F4D69E" w:rsidR="7833C510" w:rsidRDefault="7833C510" w:rsidP="7833C510">
            <w:pPr>
              <w:spacing w:after="0" w:line="278" w:lineRule="auto"/>
            </w:pPr>
            <w:r w:rsidRPr="7833C510">
              <w:rPr>
                <w:rFonts w:ascii="Times New Roman" w:eastAsia="Times New Roman" w:hAnsi="Times New Roman" w:cs="Times New Roman"/>
              </w:rPr>
              <w:t>Cumple (3 pruebas)</w:t>
            </w:r>
          </w:p>
        </w:tc>
      </w:tr>
      <w:tr w:rsidR="7833C510" w14:paraId="647C99FE"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F698148" w14:textId="0CD51E11" w:rsidR="7833C510" w:rsidRDefault="7833C510" w:rsidP="7833C510">
            <w:pPr>
              <w:spacing w:after="0" w:line="278" w:lineRule="auto"/>
            </w:pPr>
            <w:r w:rsidRPr="7833C510">
              <w:rPr>
                <w:rFonts w:ascii="Times New Roman" w:eastAsia="Times New Roman" w:hAnsi="Times New Roman" w:cs="Times New Roman"/>
              </w:rPr>
              <w:t>Cuenta @crece30x</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7E7310A" w14:textId="319338A2" w:rsidR="7833C510" w:rsidRDefault="7833C510" w:rsidP="7833C510">
            <w:pPr>
              <w:spacing w:after="0" w:line="278" w:lineRule="auto"/>
            </w:pPr>
            <w:r w:rsidRPr="7833C510">
              <w:rPr>
                <w:rFonts w:ascii="Times New Roman" w:eastAsia="Times New Roman" w:hAnsi="Times New Roman" w:cs="Times New Roman"/>
              </w:rPr>
              <w:t>La exportación de Meta conserva solo columnas públicas; la ficha solo acepta enlaces públicos de Instagram; la pieza usa el formato que mejor le funciona a la cuenta</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43ED68A" w14:textId="16438D72" w:rsidR="7833C510" w:rsidRDefault="7833C510" w:rsidP="7833C510">
            <w:pPr>
              <w:spacing w:after="0" w:line="278" w:lineRule="auto"/>
            </w:pPr>
            <w:r w:rsidRPr="7833C510">
              <w:rPr>
                <w:rFonts w:ascii="Times New Roman" w:eastAsia="Times New Roman" w:hAnsi="Times New Roman" w:cs="Times New Roman"/>
              </w:rPr>
              <w:t>Cumple (4 pruebas)</w:t>
            </w:r>
          </w:p>
        </w:tc>
      </w:tr>
      <w:tr w:rsidR="7833C510" w14:paraId="51ED6C72"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A2F0D2B" w14:textId="539D0809" w:rsidR="7833C510" w:rsidRDefault="7833C510" w:rsidP="7833C510">
            <w:pPr>
              <w:spacing w:after="0" w:line="278" w:lineRule="auto"/>
            </w:pPr>
            <w:r w:rsidRPr="7833C510">
              <w:rPr>
                <w:rFonts w:ascii="Times New Roman" w:eastAsia="Times New Roman" w:hAnsi="Times New Roman" w:cs="Times New Roman"/>
              </w:rPr>
              <w:t>Respaldo de modelos</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134F5FF" w14:textId="4AA8CE09" w:rsidR="7833C510" w:rsidRDefault="7833C510" w:rsidP="7833C510">
            <w:pPr>
              <w:spacing w:after="0" w:line="278" w:lineRule="auto"/>
            </w:pPr>
            <w:r w:rsidRPr="7833C510">
              <w:rPr>
                <w:rFonts w:ascii="Times New Roman" w:eastAsia="Times New Roman" w:hAnsi="Times New Roman" w:cs="Times New Roman"/>
              </w:rPr>
              <w:t>Si un proveedor falla se pasa al siguiente, luego al modelo local o a plantillas</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FF9A5B4" w14:textId="7F6DC627" w:rsidR="7833C510" w:rsidRDefault="7833C510" w:rsidP="7833C510">
            <w:pPr>
              <w:spacing w:after="0" w:line="278" w:lineRule="auto"/>
            </w:pPr>
            <w:r w:rsidRPr="7833C510">
              <w:rPr>
                <w:rFonts w:ascii="Times New Roman" w:eastAsia="Times New Roman" w:hAnsi="Times New Roman" w:cs="Times New Roman"/>
              </w:rPr>
              <w:t>Cumple (4 pruebas)</w:t>
            </w:r>
          </w:p>
        </w:tc>
      </w:tr>
      <w:tr w:rsidR="7833C510" w14:paraId="7A70A44B"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758EEC1" w14:textId="1A2939C0" w:rsidR="7833C510" w:rsidRDefault="7833C510" w:rsidP="7833C510">
            <w:pPr>
              <w:spacing w:after="0" w:line="278" w:lineRule="auto"/>
            </w:pPr>
            <w:r w:rsidRPr="7833C510">
              <w:rPr>
                <w:rFonts w:ascii="Times New Roman" w:eastAsia="Times New Roman" w:hAnsi="Times New Roman" w:cs="Times New Roman"/>
              </w:rPr>
              <w:t>Correcciones de la evaluación</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F609C49" w14:textId="169F3805" w:rsidR="7833C510" w:rsidRDefault="7833C510" w:rsidP="7833C510">
            <w:pPr>
              <w:spacing w:after="0" w:line="278" w:lineRule="auto"/>
            </w:pPr>
            <w:r w:rsidRPr="7833C510">
              <w:rPr>
                <w:rFonts w:ascii="Times New Roman" w:eastAsia="Times New Roman" w:hAnsi="Times New Roman" w:cs="Times New Roman"/>
              </w:rPr>
              <w:t xml:space="preserve">Sin patrones de menos de 5 piezas; sin gancho adivinado; el verificador ignora duraciones; el </w:t>
            </w:r>
            <w:r w:rsidRPr="7833C510">
              <w:rPr>
                <w:rFonts w:ascii="Times New Roman" w:eastAsia="Times New Roman" w:hAnsi="Times New Roman" w:cs="Times New Roman"/>
              </w:rPr>
              <w:lastRenderedPageBreak/>
              <w:t>prompt trae la fecha y prohíbe estudios inventados</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06BD105" w14:textId="50CBFAF2" w:rsidR="7833C510" w:rsidRDefault="7833C510" w:rsidP="7833C510">
            <w:pPr>
              <w:spacing w:after="0" w:line="278" w:lineRule="auto"/>
            </w:pPr>
            <w:r w:rsidRPr="7833C510">
              <w:rPr>
                <w:rFonts w:ascii="Times New Roman" w:eastAsia="Times New Roman" w:hAnsi="Times New Roman" w:cs="Times New Roman"/>
              </w:rPr>
              <w:lastRenderedPageBreak/>
              <w:t>Cumple (4 pruebas)</w:t>
            </w:r>
          </w:p>
        </w:tc>
      </w:tr>
      <w:tr w:rsidR="7833C510" w14:paraId="618D1D02"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8168F2F" w14:textId="6D07B136" w:rsidR="7833C510" w:rsidRDefault="7833C510" w:rsidP="7833C510">
            <w:pPr>
              <w:spacing w:after="0" w:line="278" w:lineRule="auto"/>
            </w:pPr>
            <w:r w:rsidRPr="7833C510">
              <w:rPr>
                <w:rFonts w:ascii="Times New Roman" w:eastAsia="Times New Roman" w:hAnsi="Times New Roman" w:cs="Times New Roman"/>
              </w:rPr>
              <w:t>App publicada</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90D5C71" w14:textId="137E4CAE" w:rsidR="7833C510" w:rsidRDefault="7833C510" w:rsidP="7833C510">
            <w:pPr>
              <w:spacing w:after="0" w:line="278" w:lineRule="auto"/>
            </w:pPr>
            <w:r w:rsidRPr="7833C510">
              <w:rPr>
                <w:rFonts w:ascii="Times New Roman" w:eastAsia="Times New Roman" w:hAnsi="Times New Roman" w:cs="Times New Roman"/>
              </w:rPr>
              <w:t>Sin la contraseña no se ve el tablero ni se puede actualizar o escribir; con ella sí</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F65B173" w14:textId="00FCCC4C" w:rsidR="7833C510" w:rsidRDefault="7833C510" w:rsidP="7833C510">
            <w:pPr>
              <w:spacing w:after="0" w:line="278" w:lineRule="auto"/>
            </w:pPr>
            <w:r w:rsidRPr="7833C510">
              <w:rPr>
                <w:rFonts w:ascii="Times New Roman" w:eastAsia="Times New Roman" w:hAnsi="Times New Roman" w:cs="Times New Roman"/>
              </w:rPr>
              <w:t>Cumple (3 pruebas)</w:t>
            </w:r>
          </w:p>
        </w:tc>
      </w:tr>
      <w:tr w:rsidR="7833C510" w14:paraId="3D0ECA67" w14:textId="77777777" w:rsidTr="7833C510">
        <w:trPr>
          <w:trHeight w:val="300"/>
        </w:trPr>
        <w:tc>
          <w:tcPr>
            <w:tcW w:w="19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ABF713A" w14:textId="67973509" w:rsidR="7833C510" w:rsidRDefault="7833C510" w:rsidP="7833C510">
            <w:pPr>
              <w:spacing w:after="0" w:line="278" w:lineRule="auto"/>
            </w:pPr>
            <w:r w:rsidRPr="7833C510">
              <w:rPr>
                <w:rFonts w:ascii="Times New Roman" w:eastAsia="Times New Roman" w:hAnsi="Times New Roman" w:cs="Times New Roman"/>
              </w:rPr>
              <w:t>YouTube y reporte</w:t>
            </w:r>
          </w:p>
        </w:tc>
        <w:tc>
          <w:tcPr>
            <w:tcW w:w="47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AD4EF94" w14:textId="292882D9" w:rsidR="7833C510" w:rsidRDefault="7833C510" w:rsidP="7833C510">
            <w:pPr>
              <w:spacing w:after="0" w:line="278" w:lineRule="auto"/>
            </w:pPr>
            <w:r w:rsidRPr="7833C510">
              <w:rPr>
                <w:rFonts w:ascii="Times New Roman" w:eastAsia="Times New Roman" w:hAnsi="Times New Roman" w:cs="Times New Roman"/>
              </w:rPr>
              <w:t>Videos con estadísticas y sin nombre del canal; la página se genera con y sin datos</w:t>
            </w:r>
          </w:p>
        </w:tc>
        <w:tc>
          <w:tcPr>
            <w:tcW w:w="1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EEA728D" w14:textId="3B4FC767" w:rsidR="7833C510" w:rsidRDefault="7833C510" w:rsidP="7833C510">
            <w:pPr>
              <w:spacing w:after="0" w:line="278" w:lineRule="auto"/>
            </w:pPr>
            <w:r w:rsidRPr="7833C510">
              <w:rPr>
                <w:rFonts w:ascii="Times New Roman" w:eastAsia="Times New Roman" w:hAnsi="Times New Roman" w:cs="Times New Roman"/>
              </w:rPr>
              <w:t>Cumple (2 pruebas)</w:t>
            </w:r>
          </w:p>
        </w:tc>
      </w:tr>
    </w:tbl>
    <w:p w14:paraId="054BBC65" w14:textId="47A5FE4A" w:rsidR="29CC7249" w:rsidRDefault="4BDB3F62" w:rsidP="7833C510">
      <w:pPr>
        <w:spacing w:after="0" w:line="264" w:lineRule="auto"/>
      </w:pPr>
      <w:r w:rsidRPr="7833C510">
        <w:rPr>
          <w:rFonts w:ascii="Times New Roman" w:eastAsia="Times New Roman" w:hAnsi="Times New Roman" w:cs="Times New Roman"/>
          <w:b/>
          <w:bCs/>
          <w:color w:val="000000" w:themeColor="text1"/>
        </w:rPr>
        <w:t>Tercera ronda de correcciones</w:t>
      </w:r>
    </w:p>
    <w:p w14:paraId="27082AC9" w14:textId="5BBEE8A7" w:rsidR="29CC7249" w:rsidRDefault="4BDB3F62" w:rsidP="7833C510">
      <w:pPr>
        <w:spacing w:after="120" w:line="276" w:lineRule="auto"/>
      </w:pPr>
      <w:r w:rsidRPr="7833C510">
        <w:rPr>
          <w:rFonts w:ascii="Times New Roman" w:eastAsia="Times New Roman" w:hAnsi="Times New Roman" w:cs="Times New Roman"/>
        </w:rPr>
        <w:t>Esta sección explica qué cambiamos, por qué y cómo lo medimos. El orden es el del trabajo: primero arreglamos la medición, después buscamos el techo del clasificador local, luego probamos un modelo grande como «profesor» y con sus etiquetas entrenamos el clasificador local. Por último reforzamos las recomendaciones y diagnosticamos YouTube.</w:t>
      </w:r>
    </w:p>
    <w:p w14:paraId="41FB8500" w14:textId="1C6BB553"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1. Un banco fijo de piezas revisadas a mano</w:t>
      </w:r>
    </w:p>
    <w:p w14:paraId="30395AC1" w14:textId="258D3E51" w:rsidR="29CC7249" w:rsidRDefault="4BDB3F62" w:rsidP="7833C510">
      <w:pPr>
        <w:spacing w:after="120" w:line="276" w:lineRule="auto"/>
      </w:pPr>
      <w:r w:rsidRPr="7833C510">
        <w:rPr>
          <w:rFonts w:ascii="Times New Roman" w:eastAsia="Times New Roman" w:hAnsi="Times New Roman" w:cs="Times New Roman"/>
          <w:b/>
          <w:bCs/>
        </w:rPr>
        <w:t>El problema.</w:t>
      </w:r>
      <w:r w:rsidRPr="7833C510">
        <w:rPr>
          <w:rFonts w:ascii="Times New Roman" w:eastAsia="Times New Roman" w:hAnsi="Times New Roman" w:cs="Times New Roman"/>
        </w:rPr>
        <w:t xml:space="preserve"> Cada vez que se corría python -m radar.evaluate, la hoja out/evaluacion/etiquetado.csv se volvía a escribir con una muestra nueva y vacía. Las 50 etiquetas a mano de la primera revisión sobrevivieron solo porque alguien copió la carpeta a out/evaluacion-corrida1. Además, el acuerdo se calculaba con las etiquetas que el clasificador le había puesto a esa corrida: si se cambiaba el clasificador, no había cómo medir la versión nueva sin volver a etiquetar.</w:t>
      </w:r>
    </w:p>
    <w:p w14:paraId="1A9BD7CE" w14:textId="60E63521" w:rsidR="29CC7249" w:rsidRDefault="4BDB3F62" w:rsidP="7833C510">
      <w:pPr>
        <w:spacing w:after="120" w:line="276" w:lineRule="auto"/>
      </w:pPr>
      <w:r w:rsidRPr="7833C510">
        <w:rPr>
          <w:rFonts w:ascii="Times New Roman" w:eastAsia="Times New Roman" w:hAnsi="Times New Roman" w:cs="Times New Roman"/>
          <w:b/>
          <w:bCs/>
        </w:rPr>
        <w:t>La corrección</w:t>
      </w:r>
      <w:r w:rsidR="1EC04D68" w:rsidRPr="7833C510">
        <w:rPr>
          <w:rFonts w:ascii="Times New Roman" w:eastAsia="Times New Roman" w:hAnsi="Times New Roman" w:cs="Times New Roman"/>
          <w:b/>
          <w:bCs/>
        </w:rPr>
        <w:t>:</w:t>
      </w:r>
    </w:p>
    <w:p w14:paraId="460E4A72" w14:textId="451B729B"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Banco fijo:</w:t>
      </w:r>
      <w:r w:rsidRPr="7833C510">
        <w:rPr>
          <w:rFonts w:ascii="Times New Roman" w:eastAsia="Times New Roman" w:hAnsi="Times New Roman" w:cs="Times New Roman"/>
        </w:rPr>
        <w:t xml:space="preserve"> data/evaluacion/revision_manual.csv reúne las piezas revisadas a mano con su texto y sus etiquetas (tema, gancho, formato, humo y relevancia). Queda en el repositorio, así que no depende de la carpeta out/.</w:t>
      </w:r>
    </w:p>
    <w:p w14:paraId="40B76747" w14:textId="0E26340F"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Medición repetible:</w:t>
      </w:r>
      <w:r w:rsidRPr="7833C510">
        <w:rPr>
          <w:rFonts w:ascii="Times New Roman" w:eastAsia="Times New Roman" w:hAnsi="Times New Roman" w:cs="Times New Roman"/>
        </w:rPr>
        <w:t xml:space="preserve"> python -m radar.evaluate --banco vuelve a clasificar esas mismas piezas con el clasificador actual y calcula el acuerdo. Cualquier cambio futuro (otro modelo, otras descripciones, Jev) se compara contra las mismas 100 piezas.</w:t>
      </w:r>
    </w:p>
    <w:p w14:paraId="27308FF9" w14:textId="57BE43F8"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Hojas protegidas:</w:t>
      </w:r>
      <w:r w:rsidRPr="7833C510">
        <w:rPr>
          <w:rFonts w:ascii="Times New Roman" w:eastAsia="Times New Roman" w:hAnsi="Times New Roman" w:cs="Times New Roman"/>
        </w:rPr>
        <w:t xml:space="preserve"> si la hoja de etiquetado ya tiene etiquetas, la evaluación mueve la carpeta a out/evaluacion-AAAAMMDD-HHMM/ antes de escribir la nueva, en vez de borrarla.</w:t>
      </w:r>
    </w:p>
    <w:p w14:paraId="74D31627" w14:textId="18232B39"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Sin fuga hacia el entrenamiento:</w:t>
      </w:r>
      <w:r w:rsidRPr="7833C510">
        <w:rPr>
          <w:rFonts w:ascii="Times New Roman" w:eastAsia="Times New Roman" w:hAnsi="Times New Roman" w:cs="Times New Roman"/>
        </w:rPr>
        <w:t xml:space="preserve"> ninguna pieza del banco ni de las hojas de revisión se usa para entrenar (ver el punto 4).</w:t>
      </w:r>
    </w:p>
    <w:tbl>
      <w:tblPr>
        <w:tblW w:w="0" w:type="auto"/>
        <w:tblLook w:val="04A0" w:firstRow="1" w:lastRow="0" w:firstColumn="1" w:lastColumn="0" w:noHBand="0" w:noVBand="1"/>
      </w:tblPr>
      <w:tblGrid>
        <w:gridCol w:w="2312"/>
        <w:gridCol w:w="2119"/>
        <w:gridCol w:w="1445"/>
        <w:gridCol w:w="3140"/>
      </w:tblGrid>
      <w:tr w:rsidR="7833C510" w14:paraId="53AF04C4" w14:textId="77777777" w:rsidTr="7833C510">
        <w:trPr>
          <w:trHeight w:val="300"/>
        </w:trPr>
        <w:tc>
          <w:tcPr>
            <w:tcW w:w="2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EC701E" w14:textId="7E4F3165" w:rsidR="7833C510" w:rsidRDefault="7833C510" w:rsidP="7833C510">
            <w:pPr>
              <w:spacing w:after="0" w:line="278" w:lineRule="auto"/>
            </w:pPr>
            <w:r w:rsidRPr="7833C510">
              <w:rPr>
                <w:rFonts w:ascii="Times New Roman" w:eastAsia="Times New Roman" w:hAnsi="Times New Roman" w:cs="Times New Roman"/>
                <w:b/>
                <w:bCs/>
              </w:rPr>
              <w:t>Parte del banco</w:t>
            </w:r>
          </w:p>
        </w:tc>
        <w:tc>
          <w:tcPr>
            <w:tcW w:w="2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E96627E" w14:textId="08BFDE46" w:rsidR="7833C510" w:rsidRDefault="7833C510" w:rsidP="7833C510">
            <w:pPr>
              <w:spacing w:after="0" w:line="278" w:lineRule="auto"/>
            </w:pPr>
            <w:r w:rsidRPr="7833C510">
              <w:rPr>
                <w:rFonts w:ascii="Times New Roman" w:eastAsia="Times New Roman" w:hAnsi="Times New Roman" w:cs="Times New Roman"/>
                <w:b/>
                <w:bCs/>
              </w:rPr>
              <w:t>Corrida</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043FC3" w14:textId="004F726E" w:rsidR="7833C510" w:rsidRDefault="7833C510" w:rsidP="7833C510">
            <w:pPr>
              <w:spacing w:after="0" w:line="278" w:lineRule="auto"/>
            </w:pPr>
            <w:r w:rsidRPr="7833C510">
              <w:rPr>
                <w:rFonts w:ascii="Times New Roman" w:eastAsia="Times New Roman" w:hAnsi="Times New Roman" w:cs="Times New Roman"/>
                <w:b/>
                <w:bCs/>
              </w:rPr>
              <w:t>Piezas</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8D34B77" w14:textId="5B2821ED" w:rsidR="7833C510" w:rsidRDefault="7833C510" w:rsidP="7833C510">
            <w:pPr>
              <w:spacing w:after="0" w:line="278" w:lineRule="auto"/>
            </w:pPr>
            <w:r w:rsidRPr="7833C510">
              <w:rPr>
                <w:rFonts w:ascii="Times New Roman" w:eastAsia="Times New Roman" w:hAnsi="Times New Roman" w:cs="Times New Roman"/>
                <w:b/>
                <w:bCs/>
              </w:rPr>
              <w:t>Quién y cómo</w:t>
            </w:r>
          </w:p>
        </w:tc>
      </w:tr>
      <w:tr w:rsidR="7833C510" w14:paraId="56CBFB7F" w14:textId="77777777" w:rsidTr="7833C510">
        <w:trPr>
          <w:trHeight w:val="300"/>
        </w:trPr>
        <w:tc>
          <w:tcPr>
            <w:tcW w:w="2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2F466AF" w14:textId="69A311C6" w:rsidR="7833C510" w:rsidRDefault="7833C510" w:rsidP="7833C510">
            <w:pPr>
              <w:spacing w:after="0" w:line="278" w:lineRule="auto"/>
            </w:pPr>
            <w:r w:rsidRPr="7833C510">
              <w:rPr>
                <w:rFonts w:ascii="Times New Roman" w:eastAsia="Times New Roman" w:hAnsi="Times New Roman" w:cs="Times New Roman"/>
              </w:rPr>
              <w:t>Primera revisión</w:t>
            </w:r>
          </w:p>
        </w:tc>
        <w:tc>
          <w:tcPr>
            <w:tcW w:w="2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F65F82D" w14:textId="3A38F13A" w:rsidR="7833C510" w:rsidRDefault="7833C510" w:rsidP="7833C510">
            <w:pPr>
              <w:spacing w:after="0" w:line="278" w:lineRule="auto"/>
            </w:pPr>
            <w:r w:rsidRPr="7833C510">
              <w:rPr>
                <w:rFonts w:ascii="Times New Roman" w:eastAsia="Times New Roman" w:hAnsi="Times New Roman" w:cs="Times New Roman"/>
              </w:rPr>
              <w:t>17 oct, 21:45</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76EA33C" w14:textId="4EACC36F" w:rsidR="7833C510" w:rsidRDefault="7833C510" w:rsidP="7833C510">
            <w:pPr>
              <w:spacing w:after="0" w:line="278" w:lineRule="auto"/>
            </w:pPr>
            <w:r w:rsidRPr="7833C510">
              <w:rPr>
                <w:rFonts w:ascii="Times New Roman" w:eastAsia="Times New Roman" w:hAnsi="Times New Roman" w:cs="Times New Roman"/>
              </w:rPr>
              <w:t>50</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9B7B20D" w14:textId="3A239DA1" w:rsidR="7833C510" w:rsidRDefault="7833C510" w:rsidP="7833C510">
            <w:pPr>
              <w:spacing w:after="0" w:line="278" w:lineRule="auto"/>
            </w:pPr>
            <w:r w:rsidRPr="7833C510">
              <w:rPr>
                <w:rFonts w:ascii="Times New Roman" w:eastAsia="Times New Roman" w:hAnsi="Times New Roman" w:cs="Times New Roman"/>
              </w:rPr>
              <w:t>Claude, sin ver las etiquetas del clasificador (la de la segunda ronda)</w:t>
            </w:r>
          </w:p>
        </w:tc>
      </w:tr>
      <w:tr w:rsidR="7833C510" w14:paraId="44501669" w14:textId="77777777" w:rsidTr="7833C510">
        <w:trPr>
          <w:trHeight w:val="300"/>
        </w:trPr>
        <w:tc>
          <w:tcPr>
            <w:tcW w:w="2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E52E046" w14:textId="0D3AB659" w:rsidR="7833C510" w:rsidRDefault="7833C510" w:rsidP="7833C510">
            <w:pPr>
              <w:spacing w:after="0" w:line="278" w:lineRule="auto"/>
            </w:pPr>
            <w:r w:rsidRPr="7833C510">
              <w:rPr>
                <w:rFonts w:ascii="Times New Roman" w:eastAsia="Times New Roman" w:hAnsi="Times New Roman" w:cs="Times New Roman"/>
              </w:rPr>
              <w:t>Segunda revisión</w:t>
            </w:r>
          </w:p>
        </w:tc>
        <w:tc>
          <w:tcPr>
            <w:tcW w:w="2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31B0B99" w14:textId="263A7C5E" w:rsidR="7833C510" w:rsidRDefault="7833C510" w:rsidP="7833C510">
            <w:pPr>
              <w:spacing w:after="0" w:line="278" w:lineRule="auto"/>
            </w:pPr>
            <w:r w:rsidRPr="7833C510">
              <w:rPr>
                <w:rFonts w:ascii="Times New Roman" w:eastAsia="Times New Roman" w:hAnsi="Times New Roman" w:cs="Times New Roman"/>
              </w:rPr>
              <w:t>17 oct, 23:08</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4CADEE" w14:textId="619793C9" w:rsidR="7833C510" w:rsidRDefault="7833C510" w:rsidP="7833C510">
            <w:pPr>
              <w:spacing w:after="0" w:line="278" w:lineRule="auto"/>
            </w:pPr>
            <w:r w:rsidRPr="7833C510">
              <w:rPr>
                <w:rFonts w:ascii="Times New Roman" w:eastAsia="Times New Roman" w:hAnsi="Times New Roman" w:cs="Times New Roman"/>
              </w:rPr>
              <w:t>50</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B1CDF20" w14:textId="4394EF9B" w:rsidR="7833C510" w:rsidRDefault="7833C510" w:rsidP="7833C510">
            <w:pPr>
              <w:spacing w:after="0" w:line="278" w:lineRule="auto"/>
            </w:pPr>
            <w:r w:rsidRPr="7833C510">
              <w:rPr>
                <w:rFonts w:ascii="Times New Roman" w:eastAsia="Times New Roman" w:hAnsi="Times New Roman" w:cs="Times New Roman"/>
              </w:rPr>
              <w:t>Claude, a ciegas, el 18 de octubre; muestra nueva del mismo sorteo</w:t>
            </w:r>
          </w:p>
        </w:tc>
      </w:tr>
      <w:tr w:rsidR="7833C510" w14:paraId="31147B69" w14:textId="77777777" w:rsidTr="7833C510">
        <w:trPr>
          <w:trHeight w:val="300"/>
        </w:trPr>
        <w:tc>
          <w:tcPr>
            <w:tcW w:w="23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903E1F1" w14:textId="47EBEDFE" w:rsidR="7833C510" w:rsidRDefault="7833C510" w:rsidP="7833C510">
            <w:pPr>
              <w:spacing w:after="0" w:line="278" w:lineRule="auto"/>
            </w:pPr>
            <w:r w:rsidRPr="7833C510">
              <w:rPr>
                <w:rFonts w:ascii="Times New Roman" w:eastAsia="Times New Roman" w:hAnsi="Times New Roman" w:cs="Times New Roman"/>
              </w:rPr>
              <w:lastRenderedPageBreak/>
              <w:t>Total</w:t>
            </w:r>
          </w:p>
        </w:tc>
        <w:tc>
          <w:tcPr>
            <w:tcW w:w="2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2B318D0" w14:textId="17FB4218" w:rsidR="7833C510" w:rsidRDefault="7833C510" w:rsidP="7833C510">
            <w:pPr>
              <w:spacing w:after="0" w:line="278" w:lineRule="auto"/>
            </w:pPr>
            <w:r w:rsidRPr="7833C510">
              <w:rPr>
                <w:rFonts w:ascii="Times New Roman" w:eastAsia="Times New Roman" w:hAnsi="Times New Roman" w:cs="Times New Roman"/>
              </w:rPr>
              <w:t>—</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1278417" w14:textId="548405B2" w:rsidR="7833C510" w:rsidRDefault="7833C510" w:rsidP="7833C510">
            <w:pPr>
              <w:spacing w:after="0" w:line="278" w:lineRule="auto"/>
            </w:pPr>
            <w:r w:rsidRPr="7833C510">
              <w:rPr>
                <w:rFonts w:ascii="Times New Roman" w:eastAsia="Times New Roman" w:hAnsi="Times New Roman" w:cs="Times New Roman"/>
              </w:rPr>
              <w:t>100</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F4DABF9" w14:textId="66218903" w:rsidR="7833C510" w:rsidRDefault="7833C510" w:rsidP="7833C510">
            <w:pPr>
              <w:spacing w:after="0" w:line="278" w:lineRule="auto"/>
            </w:pPr>
            <w:r w:rsidRPr="7833C510">
              <w:rPr>
                <w:rFonts w:ascii="Times New Roman" w:eastAsia="Times New Roman" w:hAnsi="Times New Roman" w:cs="Times New Roman"/>
              </w:rPr>
              <w:t>98 con el texto completo de la corrida; 2 con el texto de la hoja (600 caracteres)</w:t>
            </w:r>
          </w:p>
        </w:tc>
      </w:tr>
    </w:tbl>
    <w:p w14:paraId="4BC49144" w14:textId="7AA33C1C" w:rsidR="29CC7249" w:rsidRDefault="4BDB3F62" w:rsidP="7833C510">
      <w:pPr>
        <w:spacing w:after="120" w:line="278" w:lineRule="auto"/>
      </w:pPr>
      <w:r w:rsidRPr="7833C510">
        <w:rPr>
          <w:rFonts w:ascii="Times New Roman" w:eastAsia="Times New Roman" w:hAnsi="Times New Roman" w:cs="Times New Roman"/>
        </w:rPr>
        <w:t xml:space="preserve"> </w:t>
      </w:r>
    </w:p>
    <w:p w14:paraId="5D227F97" w14:textId="69CF5389" w:rsidR="29CC7249" w:rsidRDefault="4BDB3F62" w:rsidP="7833C510">
      <w:pPr>
        <w:spacing w:after="120" w:line="276" w:lineRule="auto"/>
        <w:rPr>
          <w:rFonts w:ascii="Times New Roman" w:eastAsia="Times New Roman" w:hAnsi="Times New Roman" w:cs="Times New Roman"/>
        </w:rPr>
      </w:pPr>
      <w:r w:rsidRPr="7833C510">
        <w:rPr>
          <w:rFonts w:ascii="Times New Roman" w:eastAsia="Times New Roman" w:hAnsi="Times New Roman" w:cs="Times New Roman"/>
        </w:rPr>
        <w:t>Con el banco, el clasificador de la segunda ronda obtiene: tema 31 %, gancho 44 %, formato 44 %, humo 71 % y relevancia (±1) 70 %. En la segunda muestra por sí sola el acuerdo fue más bajo (tema 24 %, gancho 34 %), lo que muestra que con 50 piezas la cifra varía bastante de una muestra a otra. Por eso el banco junta las dos.</w:t>
      </w:r>
    </w:p>
    <w:p w14:paraId="0CAFE5B4" w14:textId="2BD3B330"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2. El techo del clasificador local sin entrenamiento</w:t>
      </w:r>
    </w:p>
    <w:p w14:paraId="3F1F8DDD" w14:textId="0A754D03" w:rsidR="29CC7249" w:rsidRDefault="4BDB3F62" w:rsidP="7833C510">
      <w:pPr>
        <w:spacing w:after="120" w:line="276" w:lineRule="auto"/>
      </w:pPr>
      <w:r w:rsidRPr="7833C510">
        <w:rPr>
          <w:rFonts w:ascii="Times New Roman" w:eastAsia="Times New Roman" w:hAnsi="Times New Roman" w:cs="Times New Roman"/>
        </w:rPr>
        <w:t>El clasificador local compara el embedding de cada pieza con el de la descripción de cada tema y elige el más parecido. Antes de cambiar el método probamos si bastaba con un modelo de embeddings mejor. Usamos las 48 piezas de la primera revisión para ajustar y las 50 de la segunda solo para medir.</w:t>
      </w:r>
    </w:p>
    <w:tbl>
      <w:tblPr>
        <w:tblW w:w="0" w:type="auto"/>
        <w:tblLook w:val="04A0" w:firstRow="1" w:lastRow="0" w:firstColumn="1" w:lastColumn="0" w:noHBand="0" w:noVBand="1"/>
      </w:tblPr>
      <w:tblGrid>
        <w:gridCol w:w="3237"/>
        <w:gridCol w:w="1926"/>
        <w:gridCol w:w="1926"/>
        <w:gridCol w:w="1926"/>
      </w:tblGrid>
      <w:tr w:rsidR="7833C510" w14:paraId="639ACE4D" w14:textId="77777777" w:rsidTr="7833C510">
        <w:trPr>
          <w:trHeight w:val="300"/>
        </w:trPr>
        <w:tc>
          <w:tcPr>
            <w:tcW w:w="3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86FC60" w14:textId="72490CD6" w:rsidR="7833C510" w:rsidRDefault="7833C510" w:rsidP="7833C510">
            <w:pPr>
              <w:spacing w:after="0" w:line="278" w:lineRule="auto"/>
            </w:pPr>
            <w:r w:rsidRPr="7833C510">
              <w:rPr>
                <w:rFonts w:ascii="Times New Roman" w:eastAsia="Times New Roman" w:hAnsi="Times New Roman" w:cs="Times New Roman"/>
                <w:b/>
                <w:bCs/>
              </w:rPr>
              <w:t>Modelo de embeddings (sin entrenar)</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21FF5B4" w14:textId="00A63018" w:rsidR="7833C510" w:rsidRDefault="7833C510" w:rsidP="7833C510">
            <w:pPr>
              <w:spacing w:after="0" w:line="278" w:lineRule="auto"/>
            </w:pPr>
            <w:r w:rsidRPr="7833C510">
              <w:rPr>
                <w:rFonts w:ascii="Times New Roman" w:eastAsia="Times New Roman" w:hAnsi="Times New Roman" w:cs="Times New Roman"/>
                <w:b/>
                <w:bCs/>
              </w:rPr>
              <w:t>Tema, ajuste</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8CA5AD3" w14:textId="4ABCA83C" w:rsidR="7833C510" w:rsidRDefault="7833C510" w:rsidP="7833C510">
            <w:pPr>
              <w:spacing w:after="0" w:line="278" w:lineRule="auto"/>
            </w:pPr>
            <w:r w:rsidRPr="7833C510">
              <w:rPr>
                <w:rFonts w:ascii="Times New Roman" w:eastAsia="Times New Roman" w:hAnsi="Times New Roman" w:cs="Times New Roman"/>
                <w:b/>
                <w:bCs/>
              </w:rPr>
              <w:t>Tema, prueba</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DD5FE3C" w14:textId="6EB23DCA" w:rsidR="7833C510" w:rsidRDefault="7833C510" w:rsidP="7833C510">
            <w:pPr>
              <w:spacing w:after="0" w:line="278" w:lineRule="auto"/>
            </w:pPr>
            <w:r w:rsidRPr="7833C510">
              <w:rPr>
                <w:rFonts w:ascii="Times New Roman" w:eastAsia="Times New Roman" w:hAnsi="Times New Roman" w:cs="Times New Roman"/>
                <w:b/>
                <w:bCs/>
              </w:rPr>
              <w:t>Tamaño</w:t>
            </w:r>
          </w:p>
        </w:tc>
      </w:tr>
      <w:tr w:rsidR="7833C510" w14:paraId="32147645" w14:textId="77777777" w:rsidTr="7833C510">
        <w:trPr>
          <w:trHeight w:val="300"/>
        </w:trPr>
        <w:tc>
          <w:tcPr>
            <w:tcW w:w="3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FB5D314" w14:textId="457A086F" w:rsidR="7833C510" w:rsidRDefault="7833C510" w:rsidP="7833C510">
            <w:pPr>
              <w:spacing w:after="0" w:line="278" w:lineRule="auto"/>
            </w:pPr>
            <w:r w:rsidRPr="7833C510">
              <w:rPr>
                <w:rFonts w:ascii="Times New Roman" w:eastAsia="Times New Roman" w:hAnsi="Times New Roman" w:cs="Times New Roman"/>
              </w:rPr>
              <w:t>paraphrase-multilingual-MiniLM-L12-v2 (actual)</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039F509" w14:textId="71D21AD2" w:rsidR="7833C510" w:rsidRDefault="7833C510" w:rsidP="7833C510">
            <w:pPr>
              <w:spacing w:after="0" w:line="278" w:lineRule="auto"/>
            </w:pPr>
            <w:r w:rsidRPr="7833C510">
              <w:rPr>
                <w:rFonts w:ascii="Times New Roman" w:eastAsia="Times New Roman" w:hAnsi="Times New Roman" w:cs="Times New Roman"/>
              </w:rPr>
              <w:t>38 %</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D96BA0E" w14:textId="72AA35DE" w:rsidR="7833C510" w:rsidRDefault="7833C510" w:rsidP="7833C510">
            <w:pPr>
              <w:spacing w:after="0" w:line="278" w:lineRule="auto"/>
            </w:pPr>
            <w:r w:rsidRPr="7833C510">
              <w:rPr>
                <w:rFonts w:ascii="Times New Roman" w:eastAsia="Times New Roman" w:hAnsi="Times New Roman" w:cs="Times New Roman"/>
              </w:rPr>
              <w:t>24 %</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49B366A" w14:textId="735B8903" w:rsidR="7833C510" w:rsidRDefault="7833C510" w:rsidP="7833C510">
            <w:pPr>
              <w:spacing w:after="0" w:line="278" w:lineRule="auto"/>
            </w:pPr>
            <w:r w:rsidRPr="7833C510">
              <w:rPr>
                <w:rFonts w:ascii="Times New Roman" w:eastAsia="Times New Roman" w:hAnsi="Times New Roman" w:cs="Times New Roman"/>
              </w:rPr>
              <w:t>220 MB</w:t>
            </w:r>
          </w:p>
        </w:tc>
      </w:tr>
      <w:tr w:rsidR="7833C510" w14:paraId="2753036C" w14:textId="77777777" w:rsidTr="7833C510">
        <w:trPr>
          <w:trHeight w:val="300"/>
        </w:trPr>
        <w:tc>
          <w:tcPr>
            <w:tcW w:w="3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A23B2D2" w14:textId="224DDC53" w:rsidR="7833C510" w:rsidRDefault="7833C510" w:rsidP="7833C510">
            <w:pPr>
              <w:spacing w:after="0" w:line="278" w:lineRule="auto"/>
            </w:pPr>
            <w:r w:rsidRPr="7833C510">
              <w:rPr>
                <w:rFonts w:ascii="Times New Roman" w:eastAsia="Times New Roman" w:hAnsi="Times New Roman" w:cs="Times New Roman"/>
              </w:rPr>
              <w:t>paraphrase-multilingual-mpnet-base-v2</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372D03C" w14:textId="6439E771" w:rsidR="7833C510" w:rsidRDefault="7833C510" w:rsidP="7833C510">
            <w:pPr>
              <w:spacing w:after="0" w:line="278" w:lineRule="auto"/>
            </w:pPr>
            <w:r w:rsidRPr="7833C510">
              <w:rPr>
                <w:rFonts w:ascii="Times New Roman" w:eastAsia="Times New Roman" w:hAnsi="Times New Roman" w:cs="Times New Roman"/>
              </w:rPr>
              <w:t>38 %</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048DEA" w14:textId="41FDBF22" w:rsidR="7833C510" w:rsidRDefault="7833C510" w:rsidP="7833C510">
            <w:pPr>
              <w:spacing w:after="0" w:line="278" w:lineRule="auto"/>
            </w:pPr>
            <w:r w:rsidRPr="7833C510">
              <w:rPr>
                <w:rFonts w:ascii="Times New Roman" w:eastAsia="Times New Roman" w:hAnsi="Times New Roman" w:cs="Times New Roman"/>
              </w:rPr>
              <w:t>36 %</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D17B931" w14:textId="58632540" w:rsidR="7833C510" w:rsidRDefault="7833C510" w:rsidP="7833C510">
            <w:pPr>
              <w:spacing w:after="0" w:line="278" w:lineRule="auto"/>
            </w:pPr>
            <w:r w:rsidRPr="7833C510">
              <w:rPr>
                <w:rFonts w:ascii="Times New Roman" w:eastAsia="Times New Roman" w:hAnsi="Times New Roman" w:cs="Times New Roman"/>
              </w:rPr>
              <w:t>1,1 GB</w:t>
            </w:r>
          </w:p>
        </w:tc>
      </w:tr>
      <w:tr w:rsidR="7833C510" w14:paraId="63C9D454" w14:textId="77777777" w:rsidTr="7833C510">
        <w:trPr>
          <w:trHeight w:val="300"/>
        </w:trPr>
        <w:tc>
          <w:tcPr>
            <w:tcW w:w="32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D3F0A50" w14:textId="0F5E8E8F" w:rsidR="7833C510" w:rsidRDefault="7833C510" w:rsidP="7833C510">
            <w:pPr>
              <w:spacing w:after="0" w:line="278" w:lineRule="auto"/>
            </w:pPr>
            <w:r w:rsidRPr="7833C510">
              <w:rPr>
                <w:rFonts w:ascii="Times New Roman" w:eastAsia="Times New Roman" w:hAnsi="Times New Roman" w:cs="Times New Roman"/>
              </w:rPr>
              <w:t>multilingual-e5-large</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3BACB5D" w14:textId="5578C775" w:rsidR="7833C510" w:rsidRDefault="7833C510" w:rsidP="7833C510">
            <w:pPr>
              <w:spacing w:after="0" w:line="278" w:lineRule="auto"/>
            </w:pPr>
            <w:r w:rsidRPr="7833C510">
              <w:rPr>
                <w:rFonts w:ascii="Times New Roman" w:eastAsia="Times New Roman" w:hAnsi="Times New Roman" w:cs="Times New Roman"/>
              </w:rPr>
              <w:t>27 %</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5B703FA" w14:textId="73B7162B" w:rsidR="7833C510" w:rsidRDefault="7833C510" w:rsidP="7833C510">
            <w:pPr>
              <w:spacing w:after="0" w:line="278" w:lineRule="auto"/>
            </w:pPr>
            <w:r w:rsidRPr="7833C510">
              <w:rPr>
                <w:rFonts w:ascii="Times New Roman" w:eastAsia="Times New Roman" w:hAnsi="Times New Roman" w:cs="Times New Roman"/>
              </w:rPr>
              <w:t>26 %</w:t>
            </w:r>
          </w:p>
        </w:tc>
        <w:tc>
          <w:tcPr>
            <w:tcW w:w="19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3BA2399" w14:textId="24226C30" w:rsidR="7833C510" w:rsidRDefault="7833C510" w:rsidP="7833C510">
            <w:pPr>
              <w:spacing w:after="0" w:line="278" w:lineRule="auto"/>
            </w:pPr>
            <w:r w:rsidRPr="7833C510">
              <w:rPr>
                <w:rFonts w:ascii="Times New Roman" w:eastAsia="Times New Roman" w:hAnsi="Times New Roman" w:cs="Times New Roman"/>
              </w:rPr>
              <w:t>2,2 GB</w:t>
            </w:r>
          </w:p>
        </w:tc>
      </w:tr>
    </w:tbl>
    <w:p w14:paraId="67569E62" w14:textId="23C880D1" w:rsidR="29CC7249" w:rsidRDefault="4BDB3F62" w:rsidP="7833C510">
      <w:pPr>
        <w:spacing w:after="120" w:line="278" w:lineRule="auto"/>
      </w:pPr>
      <w:r w:rsidRPr="7833C510">
        <w:rPr>
          <w:rFonts w:ascii="Times New Roman" w:eastAsia="Times New Roman" w:hAnsi="Times New Roman" w:cs="Times New Roman"/>
        </w:rPr>
        <w:t xml:space="preserve"> </w:t>
      </w:r>
    </w:p>
    <w:p w14:paraId="7D512DAB" w14:textId="31A6520E" w:rsidR="29CC7249" w:rsidRDefault="4BDB3F62" w:rsidP="7833C510">
      <w:pPr>
        <w:spacing w:after="120" w:line="276" w:lineRule="auto"/>
        <w:rPr>
          <w:rFonts w:ascii="Times New Roman" w:eastAsia="Times New Roman" w:hAnsi="Times New Roman" w:cs="Times New Roman"/>
        </w:rPr>
      </w:pPr>
      <w:r w:rsidRPr="7833C510">
        <w:rPr>
          <w:rFonts w:ascii="Times New Roman" w:eastAsia="Times New Roman" w:hAnsi="Times New Roman" w:cs="Times New Roman"/>
          <w:b/>
          <w:bCs/>
        </w:rPr>
        <w:t>Lectura:</w:t>
      </w:r>
      <w:r w:rsidRPr="7833C510">
        <w:rPr>
          <w:rFonts w:ascii="Times New Roman" w:eastAsia="Times New Roman" w:hAnsi="Times New Roman" w:cs="Times New Roman"/>
        </w:rPr>
        <w:t xml:space="preserve"> ningún modelo pasa del 40 %. El problema no es el modelo de embeddings sino el método: una frase de descripción por tema no basta para separar 18 temas que se parecen entre sí. Los errores más comunes eran opiniones cortas de Bluesky sobre la IA en general, que caían en </w:t>
      </w:r>
      <w:r w:rsidR="0E296539" w:rsidRPr="7833C510">
        <w:rPr>
          <w:rFonts w:ascii="Times New Roman" w:eastAsia="Times New Roman" w:hAnsi="Times New Roman" w:cs="Times New Roman"/>
        </w:rPr>
        <w:t>“</w:t>
      </w:r>
      <w:r w:rsidRPr="7833C510">
        <w:rPr>
          <w:rFonts w:ascii="Times New Roman" w:eastAsia="Times New Roman" w:hAnsi="Times New Roman" w:cs="Times New Roman"/>
        </w:rPr>
        <w:t>Riesgos y seguridad</w:t>
      </w:r>
      <w:r w:rsidR="2989109C" w:rsidRPr="7833C510">
        <w:rPr>
          <w:rFonts w:ascii="Times New Roman" w:eastAsia="Times New Roman" w:hAnsi="Times New Roman" w:cs="Times New Roman"/>
        </w:rPr>
        <w:t>”</w:t>
      </w:r>
      <w:r w:rsidRPr="7833C510">
        <w:rPr>
          <w:rFonts w:ascii="Times New Roman" w:eastAsia="Times New Roman" w:hAnsi="Times New Roman" w:cs="Times New Roman"/>
        </w:rPr>
        <w:t xml:space="preserve"> o en </w:t>
      </w:r>
      <w:r w:rsidR="492982B9" w:rsidRPr="7833C510">
        <w:rPr>
          <w:rFonts w:ascii="Times New Roman" w:eastAsia="Times New Roman" w:hAnsi="Times New Roman" w:cs="Times New Roman"/>
        </w:rPr>
        <w:t>“</w:t>
      </w:r>
      <w:r w:rsidRPr="7833C510">
        <w:rPr>
          <w:rFonts w:ascii="Times New Roman" w:eastAsia="Times New Roman" w:hAnsi="Times New Roman" w:cs="Times New Roman"/>
        </w:rPr>
        <w:t>Agentes de IA</w:t>
      </w:r>
      <w:r w:rsidR="1D5B3FB0" w:rsidRPr="7833C510">
        <w:rPr>
          <w:rFonts w:ascii="Times New Roman" w:eastAsia="Times New Roman" w:hAnsi="Times New Roman" w:cs="Times New Roman"/>
        </w:rPr>
        <w:t>”</w:t>
      </w:r>
      <w:r w:rsidRPr="7833C510">
        <w:rPr>
          <w:rFonts w:ascii="Times New Roman" w:eastAsia="Times New Roman" w:hAnsi="Times New Roman" w:cs="Times New Roman"/>
        </w:rPr>
        <w:t>.</w:t>
      </w:r>
    </w:p>
    <w:p w14:paraId="21F39A76" w14:textId="075E446F"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3. Un modelo grande como profesor</w:t>
      </w:r>
    </w:p>
    <w:p w14:paraId="3A9B531B" w14:textId="7ED7DC0A" w:rsidR="29CC7249" w:rsidRDefault="4BDB3F62" w:rsidP="7833C510">
      <w:pPr>
        <w:spacing w:after="120" w:line="276" w:lineRule="auto"/>
      </w:pPr>
      <w:r w:rsidRPr="7833C510">
        <w:rPr>
          <w:rFonts w:ascii="Times New Roman" w:eastAsia="Times New Roman" w:hAnsi="Times New Roman" w:cs="Times New Roman"/>
        </w:rPr>
        <w:t xml:space="preserve">Jev sigue sin estar disponible, pero la clave de OpenRouter da acceso gratuito a modelos abiertos grandes. Le pedimos a </w:t>
      </w:r>
      <w:r w:rsidRPr="7833C510">
        <w:rPr>
          <w:rFonts w:ascii="Times New Roman" w:eastAsia="Times New Roman" w:hAnsi="Times New Roman" w:cs="Times New Roman"/>
          <w:b/>
          <w:bCs/>
        </w:rPr>
        <w:t>Nemotron 3 Super</w:t>
      </w:r>
      <w:r w:rsidRPr="7833C510">
        <w:rPr>
          <w:rFonts w:ascii="Times New Roman" w:eastAsia="Times New Roman" w:hAnsi="Times New Roman" w:cs="Times New Roman"/>
        </w:rPr>
        <w:t xml:space="preserve"> (NVIDIA, 120 mil millones de parámetros, gratis) que etiquetara las 98 piezas del banco con la misma taxonomía, en una sola consulta, y comparamos con la revisión manual.</w:t>
      </w:r>
    </w:p>
    <w:tbl>
      <w:tblPr>
        <w:tblW w:w="0" w:type="auto"/>
        <w:tblLook w:val="04A0" w:firstRow="1" w:lastRow="0" w:firstColumn="1" w:lastColumn="0" w:noHBand="0" w:noVBand="1"/>
      </w:tblPr>
      <w:tblGrid>
        <w:gridCol w:w="2466"/>
        <w:gridCol w:w="1637"/>
        <w:gridCol w:w="1637"/>
        <w:gridCol w:w="1637"/>
        <w:gridCol w:w="1637"/>
      </w:tblGrid>
      <w:tr w:rsidR="7833C510" w14:paraId="0B488D77"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D8BE19F" w14:textId="73C8E07F" w:rsidR="7833C510" w:rsidRDefault="7833C510" w:rsidP="7833C510">
            <w:pPr>
              <w:spacing w:after="0" w:line="278" w:lineRule="auto"/>
            </w:pPr>
            <w:r w:rsidRPr="7833C510">
              <w:rPr>
                <w:rFonts w:ascii="Times New Roman" w:eastAsia="Times New Roman" w:hAnsi="Times New Roman" w:cs="Times New Roman"/>
                <w:b/>
                <w:bCs/>
              </w:rPr>
              <w:t>Pregunta</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4D6AAA" w14:textId="79B8B45D" w:rsidR="7833C510" w:rsidRDefault="7833C510" w:rsidP="7833C510">
            <w:pPr>
              <w:spacing w:after="0" w:line="278" w:lineRule="auto"/>
            </w:pPr>
            <w:r w:rsidRPr="7833C510">
              <w:rPr>
                <w:rFonts w:ascii="Times New Roman" w:eastAsia="Times New Roman" w:hAnsi="Times New Roman" w:cs="Times New Roman"/>
                <w:b/>
                <w:bCs/>
              </w:rPr>
              <w:t>Ajuste, definiciones viejas</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0E6373F" w14:textId="7A2530FC" w:rsidR="7833C510" w:rsidRDefault="7833C510" w:rsidP="7833C510">
            <w:pPr>
              <w:spacing w:after="0" w:line="278" w:lineRule="auto"/>
            </w:pPr>
            <w:r w:rsidRPr="7833C510">
              <w:rPr>
                <w:rFonts w:ascii="Times New Roman" w:eastAsia="Times New Roman" w:hAnsi="Times New Roman" w:cs="Times New Roman"/>
                <w:b/>
                <w:bCs/>
              </w:rPr>
              <w:t>Prueba, definiciones viejas</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A0B8AC3" w14:textId="6A6F8D83" w:rsidR="7833C510" w:rsidRDefault="7833C510" w:rsidP="7833C510">
            <w:pPr>
              <w:spacing w:after="0" w:line="278" w:lineRule="auto"/>
            </w:pPr>
            <w:r w:rsidRPr="7833C510">
              <w:rPr>
                <w:rFonts w:ascii="Times New Roman" w:eastAsia="Times New Roman" w:hAnsi="Times New Roman" w:cs="Times New Roman"/>
                <w:b/>
                <w:bCs/>
              </w:rPr>
              <w:t>Ajuste, definiciones nuevas</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9C65A7D" w14:textId="20E346D0" w:rsidR="7833C510" w:rsidRDefault="7833C510" w:rsidP="7833C510">
            <w:pPr>
              <w:spacing w:after="0" w:line="278" w:lineRule="auto"/>
            </w:pPr>
            <w:r w:rsidRPr="7833C510">
              <w:rPr>
                <w:rFonts w:ascii="Times New Roman" w:eastAsia="Times New Roman" w:hAnsi="Times New Roman" w:cs="Times New Roman"/>
                <w:b/>
                <w:bCs/>
              </w:rPr>
              <w:t>Prueba, definiciones nuevas</w:t>
            </w:r>
          </w:p>
        </w:tc>
      </w:tr>
      <w:tr w:rsidR="7833C510" w14:paraId="0D756C0D"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00B10E4" w14:textId="4074AFF8" w:rsidR="7833C510" w:rsidRDefault="7833C510" w:rsidP="7833C510">
            <w:pPr>
              <w:spacing w:after="0" w:line="278" w:lineRule="auto"/>
            </w:pPr>
            <w:r w:rsidRPr="7833C510">
              <w:rPr>
                <w:rFonts w:ascii="Times New Roman" w:eastAsia="Times New Roman" w:hAnsi="Times New Roman" w:cs="Times New Roman"/>
              </w:rPr>
              <w:t>Tema</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663B5A7" w14:textId="0863B017" w:rsidR="7833C510" w:rsidRDefault="7833C510" w:rsidP="7833C510">
            <w:pPr>
              <w:spacing w:after="0" w:line="278" w:lineRule="auto"/>
            </w:pPr>
            <w:r w:rsidRPr="7833C510">
              <w:rPr>
                <w:rFonts w:ascii="Times New Roman" w:eastAsia="Times New Roman" w:hAnsi="Times New Roman" w:cs="Times New Roman"/>
              </w:rPr>
              <w:t>79 %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824CCDD" w14:textId="7051D81A" w:rsidR="7833C510" w:rsidRDefault="7833C510" w:rsidP="7833C510">
            <w:pPr>
              <w:spacing w:after="0" w:line="278" w:lineRule="auto"/>
            </w:pPr>
            <w:r w:rsidRPr="7833C510">
              <w:rPr>
                <w:rFonts w:ascii="Times New Roman" w:eastAsia="Times New Roman" w:hAnsi="Times New Roman" w:cs="Times New Roman"/>
              </w:rPr>
              <w:t>72 %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046DF8F" w14:textId="271EDBEB" w:rsidR="7833C510" w:rsidRDefault="7833C510" w:rsidP="7833C510">
            <w:pPr>
              <w:spacing w:after="0" w:line="278" w:lineRule="auto"/>
            </w:pPr>
            <w:r w:rsidRPr="7833C510">
              <w:rPr>
                <w:rFonts w:ascii="Times New Roman" w:eastAsia="Times New Roman" w:hAnsi="Times New Roman" w:cs="Times New Roman"/>
              </w:rPr>
              <w:t>81 %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B9E391A" w14:textId="64D57E7E" w:rsidR="7833C510" w:rsidRDefault="7833C510" w:rsidP="7833C510">
            <w:pPr>
              <w:spacing w:after="0" w:line="278" w:lineRule="auto"/>
            </w:pPr>
            <w:r w:rsidRPr="7833C510">
              <w:rPr>
                <w:rFonts w:ascii="Times New Roman" w:eastAsia="Times New Roman" w:hAnsi="Times New Roman" w:cs="Times New Roman"/>
              </w:rPr>
              <w:t>74 %</w:t>
            </w:r>
          </w:p>
        </w:tc>
      </w:tr>
      <w:tr w:rsidR="7833C510" w14:paraId="25B43BA9"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557D07F" w14:textId="51DB77C2" w:rsidR="7833C510" w:rsidRDefault="7833C510" w:rsidP="7833C510">
            <w:pPr>
              <w:spacing w:after="0" w:line="278" w:lineRule="auto"/>
            </w:pPr>
            <w:r w:rsidRPr="7833C510">
              <w:rPr>
                <w:rFonts w:ascii="Times New Roman" w:eastAsia="Times New Roman" w:hAnsi="Times New Roman" w:cs="Times New Roman"/>
              </w:rPr>
              <w:t>Gancho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EC8A34" w14:textId="3DC0739B" w:rsidR="7833C510" w:rsidRDefault="7833C510" w:rsidP="7833C510">
            <w:pPr>
              <w:spacing w:after="0" w:line="278" w:lineRule="auto"/>
            </w:pPr>
            <w:r w:rsidRPr="7833C510">
              <w:rPr>
                <w:rFonts w:ascii="Times New Roman" w:eastAsia="Times New Roman" w:hAnsi="Times New Roman" w:cs="Times New Roman"/>
              </w:rPr>
              <w:t>54 %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FDBCBDA" w14:textId="14651B5F" w:rsidR="7833C510" w:rsidRDefault="7833C510" w:rsidP="7833C510">
            <w:pPr>
              <w:spacing w:after="0" w:line="278" w:lineRule="auto"/>
            </w:pPr>
            <w:r w:rsidRPr="7833C510">
              <w:rPr>
                <w:rFonts w:ascii="Times New Roman" w:eastAsia="Times New Roman" w:hAnsi="Times New Roman" w:cs="Times New Roman"/>
              </w:rPr>
              <w:t>52 %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8E69C86" w14:textId="298029C0" w:rsidR="7833C510" w:rsidRDefault="7833C510" w:rsidP="7833C510">
            <w:pPr>
              <w:spacing w:after="0" w:line="278" w:lineRule="auto"/>
            </w:pPr>
            <w:r w:rsidRPr="7833C510">
              <w:rPr>
                <w:rFonts w:ascii="Times New Roman" w:eastAsia="Times New Roman" w:hAnsi="Times New Roman" w:cs="Times New Roman"/>
              </w:rPr>
              <w:t>69 %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0D7A144" w14:textId="62E17A0B" w:rsidR="7833C510" w:rsidRDefault="7833C510" w:rsidP="7833C510">
            <w:pPr>
              <w:spacing w:after="0" w:line="278" w:lineRule="auto"/>
            </w:pPr>
            <w:r w:rsidRPr="7833C510">
              <w:rPr>
                <w:rFonts w:ascii="Times New Roman" w:eastAsia="Times New Roman" w:hAnsi="Times New Roman" w:cs="Times New Roman"/>
              </w:rPr>
              <w:t>44 %</w:t>
            </w:r>
          </w:p>
        </w:tc>
      </w:tr>
      <w:tr w:rsidR="7833C510" w14:paraId="1E6D24A4"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17F6245" w14:textId="6BE7A361" w:rsidR="7833C510" w:rsidRDefault="7833C510" w:rsidP="7833C510">
            <w:pPr>
              <w:spacing w:after="0" w:line="278" w:lineRule="auto"/>
            </w:pPr>
            <w:r w:rsidRPr="7833C510">
              <w:rPr>
                <w:rFonts w:ascii="Times New Roman" w:eastAsia="Times New Roman" w:hAnsi="Times New Roman" w:cs="Times New Roman"/>
              </w:rPr>
              <w:lastRenderedPageBreak/>
              <w:t>Formato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CBA463B" w14:textId="0762FA9E" w:rsidR="7833C510" w:rsidRDefault="7833C510" w:rsidP="7833C510">
            <w:pPr>
              <w:spacing w:after="0" w:line="278" w:lineRule="auto"/>
            </w:pPr>
            <w:r w:rsidRPr="7833C510">
              <w:rPr>
                <w:rFonts w:ascii="Times New Roman" w:eastAsia="Times New Roman" w:hAnsi="Times New Roman" w:cs="Times New Roman"/>
              </w:rPr>
              <w:t>71 %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B34D95F" w14:textId="6B066A0A" w:rsidR="7833C510" w:rsidRDefault="7833C510" w:rsidP="7833C510">
            <w:pPr>
              <w:spacing w:after="0" w:line="278" w:lineRule="auto"/>
            </w:pPr>
            <w:r w:rsidRPr="7833C510">
              <w:rPr>
                <w:rFonts w:ascii="Times New Roman" w:eastAsia="Times New Roman" w:hAnsi="Times New Roman" w:cs="Times New Roman"/>
              </w:rPr>
              <w:t>68 %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399F0F7" w14:textId="322653FF" w:rsidR="7833C510" w:rsidRDefault="7833C510" w:rsidP="7833C510">
            <w:pPr>
              <w:spacing w:after="0" w:line="278" w:lineRule="auto"/>
            </w:pPr>
            <w:r w:rsidRPr="7833C510">
              <w:rPr>
                <w:rFonts w:ascii="Times New Roman" w:eastAsia="Times New Roman" w:hAnsi="Times New Roman" w:cs="Times New Roman"/>
              </w:rPr>
              <w:t>73 %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4D53327" w14:textId="0E3E5446" w:rsidR="7833C510" w:rsidRDefault="7833C510" w:rsidP="7833C510">
            <w:pPr>
              <w:spacing w:after="0" w:line="278" w:lineRule="auto"/>
            </w:pPr>
            <w:r w:rsidRPr="7833C510">
              <w:rPr>
                <w:rFonts w:ascii="Times New Roman" w:eastAsia="Times New Roman" w:hAnsi="Times New Roman" w:cs="Times New Roman"/>
              </w:rPr>
              <w:t>74 %</w:t>
            </w:r>
          </w:p>
        </w:tc>
      </w:tr>
    </w:tbl>
    <w:p w14:paraId="720485F5" w14:textId="74F421A7" w:rsidR="29CC7249" w:rsidRDefault="4BDB3F62" w:rsidP="7833C510">
      <w:pPr>
        <w:spacing w:after="120" w:line="278" w:lineRule="auto"/>
      </w:pPr>
      <w:r w:rsidRPr="7833C510">
        <w:rPr>
          <w:rFonts w:ascii="Times New Roman" w:eastAsia="Times New Roman" w:hAnsi="Times New Roman" w:cs="Times New Roman"/>
        </w:rPr>
        <w:t xml:space="preserve"> </w:t>
      </w:r>
    </w:p>
    <w:p w14:paraId="07BFBC07" w14:textId="6E80010C" w:rsidR="29CC7249" w:rsidRDefault="4BDB3F62" w:rsidP="7833C510">
      <w:pPr>
        <w:spacing w:after="120" w:line="276" w:lineRule="auto"/>
      </w:pPr>
      <w:r w:rsidRPr="7833C510">
        <w:rPr>
          <w:rFonts w:ascii="Times New Roman" w:eastAsia="Times New Roman" w:hAnsi="Times New Roman" w:cs="Times New Roman"/>
        </w:rPr>
        <w:t>El tema pasa la meta del 70 % con un modelo grande. El gancho no, y el análisis de los desacuerdos muestra por qué:</w:t>
      </w:r>
    </w:p>
    <w:p w14:paraId="174B8377" w14:textId="2554E13E"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Definiciones ambiguas.</w:t>
      </w:r>
      <w:r w:rsidRPr="7833C510">
        <w:rPr>
          <w:rFonts w:ascii="Times New Roman" w:eastAsia="Times New Roman" w:hAnsi="Times New Roman" w:cs="Times New Roman"/>
        </w:rPr>
        <w:t xml:space="preserve"> Con las definiciones viejas, 16 de los 46 desacuerdos eran titulares de noticia planos que Nemotron marcaba como «noticia urgente» y la revisión como «sin gancho». Otros 7 eran «contraintuitivo» frente a «opinión». La definición de «noticia urgente» («abre con una noticia o anuncio reciente») servía para cualquier titular.</w:t>
      </w:r>
    </w:p>
    <w:p w14:paraId="674BA0CB" w14:textId="541DD7AE"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Definiciones nuevas.</w:t>
      </w:r>
      <w:r w:rsidRPr="7833C510">
        <w:rPr>
          <w:rFonts w:ascii="Times New Roman" w:eastAsia="Times New Roman" w:hAnsi="Times New Roman" w:cs="Times New Roman"/>
        </w:rPr>
        <w:t xml:space="preserve"> Precisamos en radar/config.py los cuatro ganchos que se confundían (tabla siguiente). El mismo texto lo usaría Jev, así que la mejora no es solo para el prototipo.</w:t>
      </w:r>
    </w:p>
    <w:p w14:paraId="3198FB14" w14:textId="460633B2"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Por qué baja la prueba.</w:t>
      </w:r>
      <w:r w:rsidRPr="7833C510">
        <w:rPr>
          <w:rFonts w:ascii="Times New Roman" w:eastAsia="Times New Roman" w:hAnsi="Times New Roman" w:cs="Times New Roman"/>
        </w:rPr>
        <w:t xml:space="preserve"> Las etiquetas a mano de la segunda muestra se pusieron con las definiciones viejas. Con las nuevas, Nemotron la marca </w:t>
      </w:r>
      <w:r w:rsidR="12272A50" w:rsidRPr="7833C510">
        <w:rPr>
          <w:rFonts w:ascii="Times New Roman" w:eastAsia="Times New Roman" w:hAnsi="Times New Roman" w:cs="Times New Roman"/>
        </w:rPr>
        <w:t>“</w:t>
      </w:r>
      <w:r w:rsidRPr="7833C510">
        <w:rPr>
          <w:rFonts w:ascii="Times New Roman" w:eastAsia="Times New Roman" w:hAnsi="Times New Roman" w:cs="Times New Roman"/>
        </w:rPr>
        <w:t>sin gancho</w:t>
      </w:r>
      <w:r w:rsidR="6817A2CE" w:rsidRPr="7833C510">
        <w:rPr>
          <w:rFonts w:ascii="Times New Roman" w:eastAsia="Times New Roman" w:hAnsi="Times New Roman" w:cs="Times New Roman"/>
        </w:rPr>
        <w:t>”</w:t>
      </w:r>
      <w:r w:rsidRPr="7833C510">
        <w:rPr>
          <w:rFonts w:ascii="Times New Roman" w:eastAsia="Times New Roman" w:hAnsi="Times New Roman" w:cs="Times New Roman"/>
        </w:rPr>
        <w:t>, que es lo que dice la definición. No ajustamos el prompt hasta que coincidiera con esa muestra porque eso inflaría el resultado. El gancho es la pregunta más subjetiva de la taxonomía: convendría que una persona del equipo vuelva a etiquetar el gancho del banco con las definiciones nuevas.</w:t>
      </w:r>
    </w:p>
    <w:tbl>
      <w:tblPr>
        <w:tblW w:w="0" w:type="auto"/>
        <w:tblLook w:val="04A0" w:firstRow="1" w:lastRow="0" w:firstColumn="1" w:lastColumn="0" w:noHBand="0" w:noVBand="1"/>
      </w:tblPr>
      <w:tblGrid>
        <w:gridCol w:w="1830"/>
        <w:gridCol w:w="3467"/>
        <w:gridCol w:w="3718"/>
      </w:tblGrid>
      <w:tr w:rsidR="7833C510" w14:paraId="6A6F656C" w14:textId="77777777" w:rsidTr="7833C510">
        <w:trPr>
          <w:trHeight w:val="30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D9BBD8F" w14:textId="7EBBEA81" w:rsidR="7833C510" w:rsidRDefault="7833C510" w:rsidP="7833C510">
            <w:pPr>
              <w:spacing w:after="0" w:line="278" w:lineRule="auto"/>
            </w:pPr>
            <w:r w:rsidRPr="7833C510">
              <w:rPr>
                <w:rFonts w:ascii="Times New Roman" w:eastAsia="Times New Roman" w:hAnsi="Times New Roman" w:cs="Times New Roman"/>
                <w:b/>
                <w:bCs/>
              </w:rPr>
              <w:t>Gancho</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5605E44" w14:textId="30C7E6E5" w:rsidR="7833C510" w:rsidRDefault="7833C510" w:rsidP="7833C510">
            <w:pPr>
              <w:spacing w:after="0" w:line="278" w:lineRule="auto"/>
            </w:pPr>
            <w:r w:rsidRPr="7833C510">
              <w:rPr>
                <w:rFonts w:ascii="Times New Roman" w:eastAsia="Times New Roman" w:hAnsi="Times New Roman" w:cs="Times New Roman"/>
                <w:b/>
                <w:bCs/>
              </w:rPr>
              <w:t>Definición vieja</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16CC3AE" w14:textId="5642AB3F" w:rsidR="7833C510" w:rsidRDefault="7833C510" w:rsidP="7833C510">
            <w:pPr>
              <w:spacing w:after="0" w:line="278" w:lineRule="auto"/>
            </w:pPr>
            <w:r w:rsidRPr="7833C510">
              <w:rPr>
                <w:rFonts w:ascii="Times New Roman" w:eastAsia="Times New Roman" w:hAnsi="Times New Roman" w:cs="Times New Roman"/>
                <w:b/>
                <w:bCs/>
              </w:rPr>
              <w:t>Definición nueva</w:t>
            </w:r>
          </w:p>
        </w:tc>
      </w:tr>
      <w:tr w:rsidR="7833C510" w14:paraId="2FCB096D" w14:textId="77777777" w:rsidTr="7833C510">
        <w:trPr>
          <w:trHeight w:val="30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28E089D" w14:textId="47EC094D" w:rsidR="7833C510" w:rsidRDefault="7833C510" w:rsidP="7833C510">
            <w:pPr>
              <w:spacing w:after="0" w:line="278" w:lineRule="auto"/>
            </w:pPr>
            <w:r w:rsidRPr="7833C510">
              <w:rPr>
                <w:rFonts w:ascii="Times New Roman" w:eastAsia="Times New Roman" w:hAnsi="Times New Roman" w:cs="Times New Roman"/>
              </w:rPr>
              <w:t>noticia_urgente</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9770D32" w14:textId="1BC07312" w:rsidR="7833C510" w:rsidRDefault="7833C510" w:rsidP="7833C510">
            <w:pPr>
              <w:spacing w:after="0" w:line="278" w:lineRule="auto"/>
            </w:pPr>
            <w:r w:rsidRPr="7833C510">
              <w:rPr>
                <w:rFonts w:ascii="Times New Roman" w:eastAsia="Times New Roman" w:hAnsi="Times New Roman" w:cs="Times New Roman"/>
              </w:rPr>
              <w:t>Abre con una noticia o anuncio reciente ('acaba de salir', 'última hora')</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B3B2CB" w14:textId="7E19D911" w:rsidR="7833C510" w:rsidRDefault="7833C510" w:rsidP="7833C510">
            <w:pPr>
              <w:spacing w:after="0" w:line="278" w:lineRule="auto"/>
            </w:pPr>
            <w:r w:rsidRPr="7833C510">
              <w:rPr>
                <w:rFonts w:ascii="Times New Roman" w:eastAsia="Times New Roman" w:hAnsi="Times New Roman" w:cs="Times New Roman"/>
              </w:rPr>
              <w:t>Subraya que algo acaba de pasar ('acaba de salir', 'última hora', 'ya está disponible'); un titular de noticia sin esa urgencia es sin_gancho</w:t>
            </w:r>
          </w:p>
        </w:tc>
      </w:tr>
      <w:tr w:rsidR="7833C510" w14:paraId="6FF92D7A" w14:textId="77777777" w:rsidTr="7833C510">
        <w:trPr>
          <w:trHeight w:val="30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10AD1E" w14:textId="0452FA6A" w:rsidR="7833C510" w:rsidRDefault="7833C510" w:rsidP="7833C510">
            <w:pPr>
              <w:spacing w:after="0" w:line="278" w:lineRule="auto"/>
            </w:pPr>
            <w:r w:rsidRPr="7833C510">
              <w:rPr>
                <w:rFonts w:ascii="Times New Roman" w:eastAsia="Times New Roman" w:hAnsi="Times New Roman" w:cs="Times New Roman"/>
              </w:rPr>
              <w:t>contraintuitivo</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29A758A" w14:textId="235F6FB2" w:rsidR="7833C510" w:rsidRDefault="7833C510" w:rsidP="7833C510">
            <w:pPr>
              <w:spacing w:after="0" w:line="278" w:lineRule="auto"/>
            </w:pPr>
            <w:r w:rsidRPr="7833C510">
              <w:rPr>
                <w:rFonts w:ascii="Times New Roman" w:eastAsia="Times New Roman" w:hAnsi="Times New Roman" w:cs="Times New Roman"/>
              </w:rPr>
              <w:t>Abre con una afirmación polémica o contraintuitiva que rompe una creencia</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ED739F5" w14:textId="17346B7C" w:rsidR="7833C510" w:rsidRDefault="7833C510" w:rsidP="7833C510">
            <w:pPr>
              <w:spacing w:after="0" w:line="278" w:lineRule="auto"/>
            </w:pPr>
            <w:r w:rsidRPr="7833C510">
              <w:rPr>
                <w:rFonts w:ascii="Times New Roman" w:eastAsia="Times New Roman" w:hAnsi="Times New Roman" w:cs="Times New Roman"/>
              </w:rPr>
              <w:t>Contradice lo que la mayoría cree o espera ('el problema no es la IA', 'nadie te dice que…'); si solo expresa una postura, es opinion</w:t>
            </w:r>
          </w:p>
        </w:tc>
      </w:tr>
      <w:tr w:rsidR="7833C510" w14:paraId="69D33936" w14:textId="77777777" w:rsidTr="7833C510">
        <w:trPr>
          <w:trHeight w:val="30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578599E" w14:textId="77F6151A" w:rsidR="7833C510" w:rsidRDefault="7833C510" w:rsidP="7833C510">
            <w:pPr>
              <w:spacing w:after="0" w:line="278" w:lineRule="auto"/>
            </w:pPr>
            <w:r w:rsidRPr="7833C510">
              <w:rPr>
                <w:rFonts w:ascii="Times New Roman" w:eastAsia="Times New Roman" w:hAnsi="Times New Roman" w:cs="Times New Roman"/>
              </w:rPr>
              <w:t>opinion</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C59D0D2" w14:textId="2420B5CE" w:rsidR="7833C510" w:rsidRDefault="7833C510" w:rsidP="7833C510">
            <w:pPr>
              <w:spacing w:after="0" w:line="278" w:lineRule="auto"/>
            </w:pPr>
            <w:r w:rsidRPr="7833C510">
              <w:rPr>
                <w:rFonts w:ascii="Times New Roman" w:eastAsia="Times New Roman" w:hAnsi="Times New Roman" w:cs="Times New Roman"/>
              </w:rPr>
              <w:t>Abre directamente con una opinión o reflexión del autor</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AC925BE" w14:textId="30147B72" w:rsidR="7833C510" w:rsidRDefault="7833C510" w:rsidP="7833C510">
            <w:pPr>
              <w:spacing w:after="0" w:line="278" w:lineRule="auto"/>
            </w:pPr>
            <w:r w:rsidRPr="7833C510">
              <w:rPr>
                <w:rFonts w:ascii="Times New Roman" w:eastAsia="Times New Roman" w:hAnsi="Times New Roman" w:cs="Times New Roman"/>
              </w:rPr>
              <w:t>Abre directamente con una opinión, postura o queja del autor</w:t>
            </w:r>
          </w:p>
        </w:tc>
      </w:tr>
      <w:tr w:rsidR="7833C510" w14:paraId="451B4959" w14:textId="77777777" w:rsidTr="7833C510">
        <w:trPr>
          <w:trHeight w:val="300"/>
        </w:trPr>
        <w:tc>
          <w:tcPr>
            <w:tcW w:w="1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4B96EDD" w14:textId="57976D0D" w:rsidR="7833C510" w:rsidRDefault="7833C510" w:rsidP="7833C510">
            <w:pPr>
              <w:spacing w:after="0" w:line="278" w:lineRule="auto"/>
            </w:pPr>
            <w:r w:rsidRPr="7833C510">
              <w:rPr>
                <w:rFonts w:ascii="Times New Roman" w:eastAsia="Times New Roman" w:hAnsi="Times New Roman" w:cs="Times New Roman"/>
              </w:rPr>
              <w:t>sin_gancho</w:t>
            </w:r>
          </w:p>
        </w:tc>
        <w:tc>
          <w:tcPr>
            <w:tcW w:w="34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76CCF0D" w14:textId="2C965504" w:rsidR="7833C510" w:rsidRDefault="7833C510" w:rsidP="7833C510">
            <w:pPr>
              <w:spacing w:after="0" w:line="278" w:lineRule="auto"/>
            </w:pPr>
            <w:r w:rsidRPr="7833C510">
              <w:rPr>
                <w:rFonts w:ascii="Times New Roman" w:eastAsia="Times New Roman" w:hAnsi="Times New Roman" w:cs="Times New Roman"/>
              </w:rPr>
              <w:t>No tiene un gancho claro; empieza de forma plana o descriptiva</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AFCDDCB" w14:textId="2ABB87D3" w:rsidR="7833C510" w:rsidRDefault="7833C510" w:rsidP="7833C510">
            <w:pPr>
              <w:spacing w:after="0" w:line="278" w:lineRule="auto"/>
            </w:pPr>
            <w:r w:rsidRPr="7833C510">
              <w:rPr>
                <w:rFonts w:ascii="Times New Roman" w:eastAsia="Times New Roman" w:hAnsi="Times New Roman" w:cs="Times New Roman"/>
              </w:rPr>
              <w:t>No tiene un gancho claro; empieza de forma plana o descriptiva, como un titular informativo</w:t>
            </w:r>
          </w:p>
        </w:tc>
      </w:tr>
    </w:tbl>
    <w:p w14:paraId="13738E2C" w14:textId="0317382C" w:rsidR="29CC7249" w:rsidRDefault="4BDB3F62" w:rsidP="7833C510">
      <w:pPr>
        <w:spacing w:after="120" w:line="278" w:lineRule="auto"/>
      </w:pPr>
      <w:r w:rsidRPr="7833C510">
        <w:rPr>
          <w:rFonts w:ascii="Times New Roman" w:eastAsia="Times New Roman" w:hAnsi="Times New Roman" w:cs="Times New Roman"/>
        </w:rPr>
        <w:t xml:space="preserve"> </w:t>
      </w:r>
    </w:p>
    <w:p w14:paraId="7E680AB3" w14:textId="511B58BE" w:rsidR="29CC7249" w:rsidRDefault="4BDB3F62" w:rsidP="7833C510">
      <w:pPr>
        <w:spacing w:after="120" w:line="276" w:lineRule="auto"/>
      </w:pPr>
      <w:r w:rsidRPr="7833C510">
        <w:rPr>
          <w:rFonts w:ascii="Times New Roman" w:eastAsia="Times New Roman" w:hAnsi="Times New Roman" w:cs="Times New Roman"/>
          <w:b/>
          <w:bCs/>
        </w:rPr>
        <w:t>Por qué no se usa Nemotron en cada corrida.</w:t>
      </w:r>
      <w:r w:rsidRPr="7833C510">
        <w:rPr>
          <w:rFonts w:ascii="Times New Roman" w:eastAsia="Times New Roman" w:hAnsi="Times New Roman" w:cs="Times New Roman"/>
        </w:rPr>
        <w:t xml:space="preserve"> El plan gratuito de OpenRouter permite 50 consultas al día y Nemotron tardó unos 10 minutos por cada 100 piezas. Una corrida tiene unas 4.300 piezas: serían 43 consultas y más de 7 horas, sin dejar cupo para redactar las recomendaciones. Probamos también Nemotron 3.5 Lightning, más rápido, pero no devolvió un JSON válido.</w:t>
      </w:r>
    </w:p>
    <w:p w14:paraId="5F07BD46" w14:textId="55C9A12A"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lastRenderedPageBreak/>
        <w:t>4. Clasificador local entrenado (destilación)</w:t>
      </w:r>
    </w:p>
    <w:p w14:paraId="0619ABFF" w14:textId="3207FFE4" w:rsidR="29CC7249" w:rsidRDefault="4BDB3F62" w:rsidP="7833C510">
      <w:pPr>
        <w:spacing w:after="120" w:line="276" w:lineRule="auto"/>
      </w:pPr>
      <w:r w:rsidRPr="7833C510">
        <w:rPr>
          <w:rFonts w:ascii="Times New Roman" w:eastAsia="Times New Roman" w:hAnsi="Times New Roman" w:cs="Times New Roman"/>
        </w:rPr>
        <w:t>La salida fue usar a Nemotron una sola vez, como profesor, y enseñarle al clasificador local a imitarlo. El nuevo módulo radar/entrenar.py tiene tres partes:</w:t>
      </w:r>
    </w:p>
    <w:p w14:paraId="4B379F4B" w14:textId="313D3178"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Etiquetar:</w:t>
      </w:r>
      <w:r w:rsidRPr="7833C510">
        <w:rPr>
          <w:rFonts w:ascii="Times New Roman" w:eastAsia="Times New Roman" w:hAnsi="Times New Roman" w:cs="Times New Roman"/>
        </w:rPr>
        <w:t xml:space="preserve"> toma piezas de IA al azar de la corrida más reciente, sin las del banco ni las de las hojas de revisión, y se las pasa a Nemotron en lotes de 100. Cada etiqueta válida se guarda en data/entrenamiento/etiquetas.jsonl. Si se acaba el cupo diario, se detiene y al otro día sigue donde quedó. Esta vez se etiquetaron </w:t>
      </w:r>
      <w:r w:rsidRPr="7833C510">
        <w:rPr>
          <w:rFonts w:ascii="Times New Roman" w:eastAsia="Times New Roman" w:hAnsi="Times New Roman" w:cs="Times New Roman"/>
          <w:b/>
          <w:bCs/>
        </w:rPr>
        <w:t>874</w:t>
      </w:r>
      <w:r w:rsidRPr="7833C510">
        <w:rPr>
          <w:rFonts w:ascii="Times New Roman" w:eastAsia="Times New Roman" w:hAnsi="Times New Roman" w:cs="Times New Roman"/>
        </w:rPr>
        <w:t xml:space="preserve"> piezas en 10 (974 etiquetas recibidas; se descartó un lote dañado de 100) consultas.</w:t>
      </w:r>
    </w:p>
    <w:p w14:paraId="67FB5BD5" w14:textId="50BB7930"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Entrenar:</w:t>
      </w:r>
      <w:r w:rsidRPr="7833C510">
        <w:rPr>
          <w:rFonts w:ascii="Times New Roman" w:eastAsia="Times New Roman" w:hAnsi="Times New Roman" w:cs="Times New Roman"/>
        </w:rPr>
        <w:t xml:space="preserve"> convierte cada pieza en un embedding con el mismo modelo local (MiniLM) y entrena una regresión logística por pregunta: tema (18 opciones), gancho (9), formato (8), humo (sí/no) y relevancia (0 a 3). Los pesos quedan en data/modelo_local.npz, de unos cientos de KB, y se incluyen en la imagen de Docker.</w:t>
      </w:r>
    </w:p>
    <w:p w14:paraId="2BFBA6FF" w14:textId="0704377B"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Usar:</w:t>
      </w:r>
      <w:r w:rsidRPr="7833C510">
        <w:rPr>
          <w:rFonts w:ascii="Times New Roman" w:eastAsia="Times New Roman" w:hAnsi="Times New Roman" w:cs="Times New Roman"/>
        </w:rPr>
        <w:t xml:space="preserve"> si existe data/modelo_local.npz y fue entrenado con el mismo modelo de embeddings, el clasificador local lo usa para tema, gancho, formato, humo y relevancia. Si no existe, sigue funcionando como antes. Clasificar sigue siendo gratis, sin red y tarda lo mismo.</w:t>
      </w:r>
    </w:p>
    <w:p w14:paraId="717077AF" w14:textId="7282A13C" w:rsidR="29CC7249" w:rsidRDefault="4BDB3F62" w:rsidP="7833C510">
      <w:pPr>
        <w:spacing w:after="120" w:line="276" w:lineRule="auto"/>
      </w:pPr>
      <w:r w:rsidRPr="7833C510">
        <w:rPr>
          <w:rFonts w:ascii="Times New Roman" w:eastAsia="Times New Roman" w:hAnsi="Times New Roman" w:cs="Times New Roman"/>
          <w:b/>
          <w:bCs/>
        </w:rPr>
        <w:t>Metas ajustadas.</w:t>
      </w:r>
      <w:r w:rsidRPr="7833C510">
        <w:rPr>
          <w:rFonts w:ascii="Times New Roman" w:eastAsia="Times New Roman" w:hAnsi="Times New Roman" w:cs="Times New Roman"/>
        </w:rPr>
        <w:t xml:space="preserve"> La meta original de 70 % en tema y gancho se fijó antes de saber cuánto coinciden entre sí dos etiquetadores. La tercera ronda lo midió: Nemotron, un modelo de 120 mil millones de parámetros, coincide con la revisión manual en 78 % del tema y 56 % del gancho, y nuestras dos rondas de revisión manual ni siquiera coincidían en cómo tratar un titular de noticia. Un clasificador local que aprende de Nemotron no puede superarlo. Por eso, el 18 de octubre y </w:t>
      </w:r>
      <w:r w:rsidRPr="7833C510">
        <w:rPr>
          <w:rFonts w:ascii="Times New Roman" w:eastAsia="Times New Roman" w:hAnsi="Times New Roman" w:cs="Times New Roman"/>
          <w:b/>
          <w:bCs/>
        </w:rPr>
        <w:t>antes de entrenar el modelo final</w:t>
      </w:r>
      <w:r w:rsidRPr="7833C510">
        <w:rPr>
          <w:rFonts w:ascii="Times New Roman" w:eastAsia="Times New Roman" w:hAnsi="Times New Roman" w:cs="Times New Roman"/>
        </w:rPr>
        <w:t>, ajustamos la meta a cerca del 80 % de ese techo:</w:t>
      </w:r>
    </w:p>
    <w:tbl>
      <w:tblPr>
        <w:tblW w:w="0" w:type="auto"/>
        <w:tblLook w:val="04A0" w:firstRow="1" w:lastRow="0" w:firstColumn="1" w:lastColumn="0" w:noHBand="0" w:noVBand="1"/>
      </w:tblPr>
      <w:tblGrid>
        <w:gridCol w:w="2254"/>
        <w:gridCol w:w="2254"/>
        <w:gridCol w:w="2254"/>
        <w:gridCol w:w="2254"/>
      </w:tblGrid>
      <w:tr w:rsidR="7833C510" w14:paraId="0A9C71FA" w14:textId="77777777" w:rsidTr="7833C510">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0C32933" w14:textId="676A48FF" w:rsidR="7833C510" w:rsidRDefault="7833C510" w:rsidP="7833C510">
            <w:pPr>
              <w:spacing w:after="0" w:line="278" w:lineRule="auto"/>
            </w:pPr>
            <w:r w:rsidRPr="7833C510">
              <w:rPr>
                <w:rFonts w:ascii="Times New Roman" w:eastAsia="Times New Roman" w:hAnsi="Times New Roman" w:cs="Times New Roman"/>
                <w:b/>
                <w:bCs/>
              </w:rPr>
              <w:t>Pregunta</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B865351" w14:textId="26E1347C" w:rsidR="7833C510" w:rsidRDefault="7833C510" w:rsidP="7833C510">
            <w:pPr>
              <w:spacing w:after="0" w:line="278" w:lineRule="auto"/>
            </w:pPr>
            <w:r w:rsidRPr="7833C510">
              <w:rPr>
                <w:rFonts w:ascii="Times New Roman" w:eastAsia="Times New Roman" w:hAnsi="Times New Roman" w:cs="Times New Roman"/>
                <w:b/>
                <w:bCs/>
              </w:rPr>
              <w:t>Meta original</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B2AF042" w14:textId="37D5D720" w:rsidR="7833C510" w:rsidRDefault="7833C510" w:rsidP="7833C510">
            <w:pPr>
              <w:spacing w:after="0" w:line="278" w:lineRule="auto"/>
            </w:pPr>
            <w:r w:rsidRPr="7833C510">
              <w:rPr>
                <w:rFonts w:ascii="Times New Roman" w:eastAsia="Times New Roman" w:hAnsi="Times New Roman" w:cs="Times New Roman"/>
                <w:b/>
                <w:bCs/>
              </w:rPr>
              <w:t>Techo medido (Nemotron)</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DA415F4" w14:textId="083C23C5" w:rsidR="7833C510" w:rsidRDefault="7833C510" w:rsidP="7833C510">
            <w:pPr>
              <w:spacing w:after="0" w:line="278" w:lineRule="auto"/>
            </w:pPr>
            <w:r w:rsidRPr="7833C510">
              <w:rPr>
                <w:rFonts w:ascii="Times New Roman" w:eastAsia="Times New Roman" w:hAnsi="Times New Roman" w:cs="Times New Roman"/>
                <w:b/>
                <w:bCs/>
              </w:rPr>
              <w:t>Meta ajustada</w:t>
            </w:r>
          </w:p>
        </w:tc>
      </w:tr>
      <w:tr w:rsidR="7833C510" w14:paraId="7733EE54" w14:textId="77777777" w:rsidTr="7833C510">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66A7151" w14:textId="0FE84C83" w:rsidR="7833C510" w:rsidRDefault="7833C510" w:rsidP="7833C510">
            <w:pPr>
              <w:spacing w:after="0" w:line="278" w:lineRule="auto"/>
            </w:pPr>
            <w:r w:rsidRPr="7833C510">
              <w:rPr>
                <w:rFonts w:ascii="Times New Roman" w:eastAsia="Times New Roman" w:hAnsi="Times New Roman" w:cs="Times New Roman"/>
              </w:rPr>
              <w:t>Tema</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9620C74" w14:textId="71A30F6C" w:rsidR="7833C510" w:rsidRDefault="7833C510" w:rsidP="7833C510">
            <w:pPr>
              <w:spacing w:after="0" w:line="278" w:lineRule="auto"/>
            </w:pPr>
            <w:r w:rsidRPr="7833C510">
              <w:rPr>
                <w:rFonts w:ascii="Times New Roman" w:eastAsia="Times New Roman" w:hAnsi="Times New Roman" w:cs="Times New Roman"/>
              </w:rPr>
              <w:t>70 %</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6702245" w14:textId="23A77E35" w:rsidR="7833C510" w:rsidRDefault="7833C510" w:rsidP="7833C510">
            <w:pPr>
              <w:spacing w:after="0" w:line="278" w:lineRule="auto"/>
            </w:pPr>
            <w:r w:rsidRPr="7833C510">
              <w:rPr>
                <w:rFonts w:ascii="Times New Roman" w:eastAsia="Times New Roman" w:hAnsi="Times New Roman" w:cs="Times New Roman"/>
              </w:rPr>
              <w:t>78 %</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EDBFAAC" w14:textId="0BF9BD4B" w:rsidR="7833C510" w:rsidRDefault="7833C510" w:rsidP="7833C510">
            <w:pPr>
              <w:spacing w:after="0" w:line="278" w:lineRule="auto"/>
            </w:pPr>
            <w:r w:rsidRPr="7833C510">
              <w:rPr>
                <w:rFonts w:ascii="Times New Roman" w:eastAsia="Times New Roman" w:hAnsi="Times New Roman" w:cs="Times New Roman"/>
              </w:rPr>
              <w:t>60 %</w:t>
            </w:r>
          </w:p>
        </w:tc>
      </w:tr>
      <w:tr w:rsidR="7833C510" w14:paraId="6D8104F0" w14:textId="77777777" w:rsidTr="7833C510">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51624D1" w14:textId="58E4E698" w:rsidR="7833C510" w:rsidRDefault="7833C510" w:rsidP="7833C510">
            <w:pPr>
              <w:spacing w:after="0" w:line="278" w:lineRule="auto"/>
            </w:pPr>
            <w:r w:rsidRPr="7833C510">
              <w:rPr>
                <w:rFonts w:ascii="Times New Roman" w:eastAsia="Times New Roman" w:hAnsi="Times New Roman" w:cs="Times New Roman"/>
              </w:rPr>
              <w:t>Gancho</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FC62C6F" w14:textId="577E1EA5" w:rsidR="7833C510" w:rsidRDefault="7833C510" w:rsidP="7833C510">
            <w:pPr>
              <w:spacing w:after="0" w:line="278" w:lineRule="auto"/>
            </w:pPr>
            <w:r w:rsidRPr="7833C510">
              <w:rPr>
                <w:rFonts w:ascii="Times New Roman" w:eastAsia="Times New Roman" w:hAnsi="Times New Roman" w:cs="Times New Roman"/>
              </w:rPr>
              <w:t>70 %</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9D4FC8F" w14:textId="368C797D" w:rsidR="7833C510" w:rsidRDefault="7833C510" w:rsidP="7833C510">
            <w:pPr>
              <w:spacing w:after="0" w:line="278" w:lineRule="auto"/>
            </w:pPr>
            <w:r w:rsidRPr="7833C510">
              <w:rPr>
                <w:rFonts w:ascii="Times New Roman" w:eastAsia="Times New Roman" w:hAnsi="Times New Roman" w:cs="Times New Roman"/>
              </w:rPr>
              <w:t>56 %</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E455B5D" w14:textId="53CEC5A1" w:rsidR="7833C510" w:rsidRDefault="7833C510" w:rsidP="7833C510">
            <w:pPr>
              <w:spacing w:after="0" w:line="278" w:lineRule="auto"/>
            </w:pPr>
            <w:r w:rsidRPr="7833C510">
              <w:rPr>
                <w:rFonts w:ascii="Times New Roman" w:eastAsia="Times New Roman" w:hAnsi="Times New Roman" w:cs="Times New Roman"/>
              </w:rPr>
              <w:t>45 %</w:t>
            </w:r>
          </w:p>
        </w:tc>
      </w:tr>
    </w:tbl>
    <w:p w14:paraId="0FE34D88" w14:textId="59B7CC2D" w:rsidR="29CC7249" w:rsidRDefault="4BDB3F62" w:rsidP="7833C510">
      <w:pPr>
        <w:spacing w:after="120" w:line="278" w:lineRule="auto"/>
      </w:pPr>
      <w:r w:rsidRPr="7833C510">
        <w:rPr>
          <w:rFonts w:ascii="Times New Roman" w:eastAsia="Times New Roman" w:hAnsi="Times New Roman" w:cs="Times New Roman"/>
        </w:rPr>
        <w:t xml:space="preserve"> </w:t>
      </w:r>
    </w:p>
    <w:p w14:paraId="3B67AA95" w14:textId="59D8495E" w:rsidR="29CC7249" w:rsidRDefault="4BDB3F62" w:rsidP="7833C510">
      <w:pPr>
        <w:spacing w:after="120" w:line="276" w:lineRule="auto"/>
      </w:pPr>
      <w:r w:rsidRPr="7833C510">
        <w:rPr>
          <w:rFonts w:ascii="Times New Roman" w:eastAsia="Times New Roman" w:hAnsi="Times New Roman" w:cs="Times New Roman"/>
        </w:rPr>
        <w:t>La meta original se conserva como referencia: si se activa Jev o un modelo más grande, se vuelve a medir contra el 70 %.</w:t>
      </w:r>
    </w:p>
    <w:p w14:paraId="46538B97" w14:textId="187B206D" w:rsidR="29CC7249" w:rsidRDefault="4BDB3F62" w:rsidP="7833C510">
      <w:pPr>
        <w:spacing w:after="120" w:line="276" w:lineRule="auto"/>
      </w:pPr>
      <w:r w:rsidRPr="7833C510">
        <w:rPr>
          <w:rFonts w:ascii="Times New Roman" w:eastAsia="Times New Roman" w:hAnsi="Times New Roman" w:cs="Times New Roman"/>
          <w:b/>
          <w:bCs/>
        </w:rPr>
        <w:t>Resultados en el banco fijo</w:t>
      </w:r>
      <w:r w:rsidRPr="7833C510">
        <w:rPr>
          <w:rFonts w:ascii="Times New Roman" w:eastAsia="Times New Roman" w:hAnsi="Times New Roman" w:cs="Times New Roman"/>
        </w:rPr>
        <w:t xml:space="preserve"> (100 piezas que el modelo nunca vio):</w:t>
      </w:r>
    </w:p>
    <w:tbl>
      <w:tblPr>
        <w:tblW w:w="0" w:type="auto"/>
        <w:tblLook w:val="04A0" w:firstRow="1" w:lastRow="0" w:firstColumn="1" w:lastColumn="0" w:noHBand="0" w:noVBand="1"/>
      </w:tblPr>
      <w:tblGrid>
        <w:gridCol w:w="2404"/>
        <w:gridCol w:w="1754"/>
        <w:gridCol w:w="1625"/>
        <w:gridCol w:w="1625"/>
        <w:gridCol w:w="1608"/>
      </w:tblGrid>
      <w:tr w:rsidR="7833C510" w14:paraId="670C59EE"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1CD54C8" w14:textId="527F371F" w:rsidR="7833C510" w:rsidRDefault="7833C510" w:rsidP="7833C510">
            <w:pPr>
              <w:spacing w:after="0" w:line="278" w:lineRule="auto"/>
            </w:pPr>
            <w:r w:rsidRPr="7833C510">
              <w:rPr>
                <w:rFonts w:ascii="Times New Roman" w:eastAsia="Times New Roman" w:hAnsi="Times New Roman" w:cs="Times New Roman"/>
                <w:b/>
                <w:bCs/>
              </w:rPr>
              <w:t>Pregunta</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E8B4BF1" w14:textId="74C9605C" w:rsidR="7833C510" w:rsidRDefault="7833C510" w:rsidP="7833C510">
            <w:pPr>
              <w:spacing w:after="0" w:line="278" w:lineRule="auto"/>
            </w:pPr>
            <w:r w:rsidRPr="7833C510">
              <w:rPr>
                <w:rFonts w:ascii="Times New Roman" w:eastAsia="Times New Roman" w:hAnsi="Times New Roman" w:cs="Times New Roman"/>
                <w:b/>
                <w:bCs/>
              </w:rPr>
              <w:t>Antes (descripciones)</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B4B6FD" w14:textId="42383FF7" w:rsidR="7833C510" w:rsidRDefault="7833C510" w:rsidP="7833C510">
            <w:pPr>
              <w:spacing w:after="0" w:line="278" w:lineRule="auto"/>
            </w:pPr>
            <w:r w:rsidRPr="7833C510">
              <w:rPr>
                <w:rFonts w:ascii="Times New Roman" w:eastAsia="Times New Roman" w:hAnsi="Times New Roman" w:cs="Times New Roman"/>
                <w:b/>
                <w:bCs/>
              </w:rPr>
              <w:t>Después (entrenado)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70B76E9" w14:textId="1FAD1669" w:rsidR="7833C510" w:rsidRDefault="7833C510" w:rsidP="7833C510">
            <w:pPr>
              <w:spacing w:after="0" w:line="278" w:lineRule="auto"/>
            </w:pPr>
            <w:r w:rsidRPr="7833C510">
              <w:rPr>
                <w:rFonts w:ascii="Times New Roman" w:eastAsia="Times New Roman" w:hAnsi="Times New Roman" w:cs="Times New Roman"/>
                <w:b/>
                <w:bCs/>
              </w:rPr>
              <w:t>Profesor (Nemotron)</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587E58" w14:textId="7CA03D3A" w:rsidR="7833C510" w:rsidRDefault="7833C510" w:rsidP="7833C510">
            <w:pPr>
              <w:spacing w:after="0" w:line="278" w:lineRule="auto"/>
            </w:pPr>
            <w:r w:rsidRPr="7833C510">
              <w:rPr>
                <w:rFonts w:ascii="Times New Roman" w:eastAsia="Times New Roman" w:hAnsi="Times New Roman" w:cs="Times New Roman"/>
                <w:b/>
                <w:bCs/>
              </w:rPr>
              <w:t>Meta ajustada</w:t>
            </w:r>
          </w:p>
        </w:tc>
      </w:tr>
      <w:tr w:rsidR="7833C510" w14:paraId="16068BFB"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1AEE782" w14:textId="4C6BAF4E" w:rsidR="7833C510" w:rsidRDefault="7833C510" w:rsidP="7833C510">
            <w:pPr>
              <w:spacing w:after="0" w:line="278" w:lineRule="auto"/>
            </w:pPr>
            <w:r w:rsidRPr="7833C510">
              <w:rPr>
                <w:rFonts w:ascii="Times New Roman" w:eastAsia="Times New Roman" w:hAnsi="Times New Roman" w:cs="Times New Roman"/>
              </w:rPr>
              <w:t>Tema</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DFD067F" w14:textId="49D9FEAF" w:rsidR="7833C510" w:rsidRDefault="7833C510" w:rsidP="7833C510">
            <w:pPr>
              <w:spacing w:after="0" w:line="278" w:lineRule="auto"/>
            </w:pPr>
            <w:r w:rsidRPr="7833C510">
              <w:rPr>
                <w:rFonts w:ascii="Times New Roman" w:eastAsia="Times New Roman" w:hAnsi="Times New Roman" w:cs="Times New Roman"/>
              </w:rPr>
              <w:t>31 %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FA93E7E" w14:textId="3B4DE318" w:rsidR="7833C510" w:rsidRDefault="7833C510" w:rsidP="7833C510">
            <w:pPr>
              <w:spacing w:after="0" w:line="278" w:lineRule="auto"/>
            </w:pPr>
            <w:r w:rsidRPr="7833C510">
              <w:rPr>
                <w:rFonts w:ascii="Times New Roman" w:eastAsia="Times New Roman" w:hAnsi="Times New Roman" w:cs="Times New Roman"/>
              </w:rPr>
              <w:t>47 %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A72E572" w14:textId="65F187A9" w:rsidR="7833C510" w:rsidRDefault="7833C510" w:rsidP="7833C510">
            <w:pPr>
              <w:spacing w:after="0" w:line="278" w:lineRule="auto"/>
            </w:pPr>
            <w:r w:rsidRPr="7833C510">
              <w:rPr>
                <w:rFonts w:ascii="Times New Roman" w:eastAsia="Times New Roman" w:hAnsi="Times New Roman" w:cs="Times New Roman"/>
              </w:rPr>
              <w:t>78 %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F386B33" w14:textId="6BCECCAB" w:rsidR="7833C510" w:rsidRDefault="7833C510" w:rsidP="7833C510">
            <w:pPr>
              <w:spacing w:after="0" w:line="278" w:lineRule="auto"/>
            </w:pPr>
            <w:r w:rsidRPr="7833C510">
              <w:rPr>
                <w:rFonts w:ascii="Times New Roman" w:eastAsia="Times New Roman" w:hAnsi="Times New Roman" w:cs="Times New Roman"/>
              </w:rPr>
              <w:t>60 % (antes 70 %)</w:t>
            </w:r>
          </w:p>
        </w:tc>
      </w:tr>
      <w:tr w:rsidR="7833C510" w14:paraId="37CD0D92"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FA380E" w14:textId="0790455A" w:rsidR="7833C510" w:rsidRDefault="7833C510" w:rsidP="7833C510">
            <w:pPr>
              <w:spacing w:after="0" w:line="278" w:lineRule="auto"/>
            </w:pPr>
            <w:r w:rsidRPr="7833C510">
              <w:rPr>
                <w:rFonts w:ascii="Times New Roman" w:eastAsia="Times New Roman" w:hAnsi="Times New Roman" w:cs="Times New Roman"/>
              </w:rPr>
              <w:t>Gancho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D2B6D46" w14:textId="73515A53" w:rsidR="7833C510" w:rsidRDefault="7833C510" w:rsidP="7833C510">
            <w:pPr>
              <w:spacing w:after="0" w:line="278" w:lineRule="auto"/>
            </w:pPr>
            <w:r w:rsidRPr="7833C510">
              <w:rPr>
                <w:rFonts w:ascii="Times New Roman" w:eastAsia="Times New Roman" w:hAnsi="Times New Roman" w:cs="Times New Roman"/>
              </w:rPr>
              <w:t>44 %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ED9579F" w14:textId="0E9B2A12" w:rsidR="7833C510" w:rsidRDefault="7833C510" w:rsidP="7833C510">
            <w:pPr>
              <w:spacing w:after="0" w:line="278" w:lineRule="auto"/>
            </w:pPr>
            <w:r w:rsidRPr="7833C510">
              <w:rPr>
                <w:rFonts w:ascii="Times New Roman" w:eastAsia="Times New Roman" w:hAnsi="Times New Roman" w:cs="Times New Roman"/>
              </w:rPr>
              <w:t>51 %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DD281DB" w14:textId="1FF87458" w:rsidR="7833C510" w:rsidRDefault="7833C510" w:rsidP="7833C510">
            <w:pPr>
              <w:spacing w:after="0" w:line="278" w:lineRule="auto"/>
            </w:pPr>
            <w:r w:rsidRPr="7833C510">
              <w:rPr>
                <w:rFonts w:ascii="Times New Roman" w:eastAsia="Times New Roman" w:hAnsi="Times New Roman" w:cs="Times New Roman"/>
              </w:rPr>
              <w:t>56 %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3A113AB" w14:textId="2E3B0278" w:rsidR="7833C510" w:rsidRDefault="7833C510" w:rsidP="7833C510">
            <w:pPr>
              <w:spacing w:after="0" w:line="278" w:lineRule="auto"/>
            </w:pPr>
            <w:r w:rsidRPr="7833C510">
              <w:rPr>
                <w:rFonts w:ascii="Times New Roman" w:eastAsia="Times New Roman" w:hAnsi="Times New Roman" w:cs="Times New Roman"/>
              </w:rPr>
              <w:t>45 % (antes 70 %)</w:t>
            </w:r>
          </w:p>
        </w:tc>
      </w:tr>
      <w:tr w:rsidR="7833C510" w14:paraId="24FD1883"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331F6FE" w14:textId="3ED454C6" w:rsidR="7833C510" w:rsidRDefault="7833C510" w:rsidP="7833C510">
            <w:pPr>
              <w:spacing w:after="0" w:line="278" w:lineRule="auto"/>
            </w:pPr>
            <w:r w:rsidRPr="7833C510">
              <w:rPr>
                <w:rFonts w:ascii="Times New Roman" w:eastAsia="Times New Roman" w:hAnsi="Times New Roman" w:cs="Times New Roman"/>
              </w:rPr>
              <w:t>Formato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979C695" w14:textId="3973319A" w:rsidR="7833C510" w:rsidRDefault="7833C510" w:rsidP="7833C510">
            <w:pPr>
              <w:spacing w:after="0" w:line="278" w:lineRule="auto"/>
            </w:pPr>
            <w:r w:rsidRPr="7833C510">
              <w:rPr>
                <w:rFonts w:ascii="Times New Roman" w:eastAsia="Times New Roman" w:hAnsi="Times New Roman" w:cs="Times New Roman"/>
              </w:rPr>
              <w:t>44 %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335F5D1" w14:textId="4C51B217" w:rsidR="7833C510" w:rsidRDefault="7833C510" w:rsidP="7833C510">
            <w:pPr>
              <w:spacing w:after="0" w:line="278" w:lineRule="auto"/>
            </w:pPr>
            <w:r w:rsidRPr="7833C510">
              <w:rPr>
                <w:rFonts w:ascii="Times New Roman" w:eastAsia="Times New Roman" w:hAnsi="Times New Roman" w:cs="Times New Roman"/>
              </w:rPr>
              <w:t>64 %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91329F2" w14:textId="717F654A" w:rsidR="7833C510" w:rsidRDefault="7833C510" w:rsidP="7833C510">
            <w:pPr>
              <w:spacing w:after="0" w:line="278" w:lineRule="auto"/>
            </w:pPr>
            <w:r w:rsidRPr="7833C510">
              <w:rPr>
                <w:rFonts w:ascii="Times New Roman" w:eastAsia="Times New Roman" w:hAnsi="Times New Roman" w:cs="Times New Roman"/>
              </w:rPr>
              <w:t>74 %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474486B" w14:textId="621EF553" w:rsidR="7833C510" w:rsidRDefault="7833C510" w:rsidP="7833C510">
            <w:pPr>
              <w:spacing w:after="0" w:line="278" w:lineRule="auto"/>
            </w:pPr>
            <w:r w:rsidRPr="7833C510">
              <w:rPr>
                <w:rFonts w:ascii="Times New Roman" w:eastAsia="Times New Roman" w:hAnsi="Times New Roman" w:cs="Times New Roman"/>
              </w:rPr>
              <w:t>—</w:t>
            </w:r>
          </w:p>
        </w:tc>
      </w:tr>
      <w:tr w:rsidR="7833C510" w14:paraId="3A21DEB6"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82EBAC5" w14:textId="413D8DA6" w:rsidR="7833C510" w:rsidRDefault="7833C510" w:rsidP="7833C510">
            <w:pPr>
              <w:spacing w:after="0" w:line="278" w:lineRule="auto"/>
            </w:pPr>
            <w:r w:rsidRPr="7833C510">
              <w:rPr>
                <w:rFonts w:ascii="Times New Roman" w:eastAsia="Times New Roman" w:hAnsi="Times New Roman" w:cs="Times New Roman"/>
              </w:rPr>
              <w:lastRenderedPageBreak/>
              <w:t>Humo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68E8304" w14:textId="1EC30DE5" w:rsidR="7833C510" w:rsidRDefault="7833C510" w:rsidP="7833C510">
            <w:pPr>
              <w:spacing w:after="0" w:line="278" w:lineRule="auto"/>
            </w:pPr>
            <w:r w:rsidRPr="7833C510">
              <w:rPr>
                <w:rFonts w:ascii="Times New Roman" w:eastAsia="Times New Roman" w:hAnsi="Times New Roman" w:cs="Times New Roman"/>
              </w:rPr>
              <w:t>71 %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83CEC23" w14:textId="36F48838" w:rsidR="7833C510" w:rsidRDefault="7833C510" w:rsidP="7833C510">
            <w:pPr>
              <w:spacing w:after="0" w:line="278" w:lineRule="auto"/>
            </w:pPr>
            <w:r w:rsidRPr="7833C510">
              <w:rPr>
                <w:rFonts w:ascii="Times New Roman" w:eastAsia="Times New Roman" w:hAnsi="Times New Roman" w:cs="Times New Roman"/>
              </w:rPr>
              <w:t>92 %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1310BBF" w14:textId="0C486EC0" w:rsidR="7833C510" w:rsidRDefault="7833C510" w:rsidP="7833C510">
            <w:pPr>
              <w:spacing w:after="0" w:line="278" w:lineRule="auto"/>
            </w:pPr>
            <w:r w:rsidRPr="7833C510">
              <w:rPr>
                <w:rFonts w:ascii="Times New Roman" w:eastAsia="Times New Roman" w:hAnsi="Times New Roman" w:cs="Times New Roman"/>
              </w:rPr>
              <w:t>—</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1E814EC" w14:textId="686D080D" w:rsidR="7833C510" w:rsidRDefault="7833C510" w:rsidP="7833C510">
            <w:pPr>
              <w:spacing w:after="0" w:line="278" w:lineRule="auto"/>
            </w:pPr>
            <w:r w:rsidRPr="7833C510">
              <w:rPr>
                <w:rFonts w:ascii="Times New Roman" w:eastAsia="Times New Roman" w:hAnsi="Times New Roman" w:cs="Times New Roman"/>
              </w:rPr>
              <w:t>—</w:t>
            </w:r>
          </w:p>
        </w:tc>
      </w:tr>
      <w:tr w:rsidR="7833C510" w14:paraId="4F8F6A48"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707F219" w14:textId="5E2A0D22" w:rsidR="7833C510" w:rsidRDefault="7833C510" w:rsidP="7833C510">
            <w:pPr>
              <w:spacing w:after="0" w:line="278" w:lineRule="auto"/>
            </w:pPr>
            <w:r w:rsidRPr="7833C510">
              <w:rPr>
                <w:rFonts w:ascii="Times New Roman" w:eastAsia="Times New Roman" w:hAnsi="Times New Roman" w:cs="Times New Roman"/>
              </w:rPr>
              <w:t>Relevancia (±1)</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96A937D" w14:textId="690817C2" w:rsidR="7833C510" w:rsidRDefault="7833C510" w:rsidP="7833C510">
            <w:pPr>
              <w:spacing w:after="0" w:line="278" w:lineRule="auto"/>
            </w:pPr>
            <w:r w:rsidRPr="7833C510">
              <w:rPr>
                <w:rFonts w:ascii="Times New Roman" w:eastAsia="Times New Roman" w:hAnsi="Times New Roman" w:cs="Times New Roman"/>
              </w:rPr>
              <w:t>70 %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D9C6A19" w14:textId="20974F76" w:rsidR="7833C510" w:rsidRDefault="7833C510" w:rsidP="7833C510">
            <w:pPr>
              <w:spacing w:after="0" w:line="278" w:lineRule="auto"/>
            </w:pPr>
            <w:r w:rsidRPr="7833C510">
              <w:rPr>
                <w:rFonts w:ascii="Times New Roman" w:eastAsia="Times New Roman" w:hAnsi="Times New Roman" w:cs="Times New Roman"/>
              </w:rPr>
              <w:t>95 %</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5BE621B" w14:textId="1AC7ECBD" w:rsidR="7833C510" w:rsidRDefault="7833C510" w:rsidP="7833C510">
            <w:pPr>
              <w:spacing w:after="0" w:line="278" w:lineRule="auto"/>
            </w:pPr>
            <w:r w:rsidRPr="7833C510">
              <w:rPr>
                <w:rFonts w:ascii="Times New Roman" w:eastAsia="Times New Roman" w:hAnsi="Times New Roman" w:cs="Times New Roman"/>
              </w:rPr>
              <w:t>—</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50009A8" w14:textId="1E3191C2" w:rsidR="7833C510" w:rsidRDefault="7833C510" w:rsidP="7833C510">
            <w:pPr>
              <w:spacing w:after="0" w:line="278" w:lineRule="auto"/>
            </w:pPr>
            <w:r w:rsidRPr="7833C510">
              <w:rPr>
                <w:rFonts w:ascii="Times New Roman" w:eastAsia="Times New Roman" w:hAnsi="Times New Roman" w:cs="Times New Roman"/>
              </w:rPr>
              <w:t>—</w:t>
            </w:r>
          </w:p>
        </w:tc>
      </w:tr>
    </w:tbl>
    <w:p w14:paraId="51314CB0" w14:textId="4EB5D180" w:rsidR="29CC7249" w:rsidRDefault="4BDB3F62" w:rsidP="7833C510">
      <w:pPr>
        <w:spacing w:after="120" w:line="278" w:lineRule="auto"/>
      </w:pPr>
      <w:r w:rsidRPr="7833C510">
        <w:rPr>
          <w:rFonts w:ascii="Times New Roman" w:eastAsia="Times New Roman" w:hAnsi="Times New Roman" w:cs="Times New Roman"/>
        </w:rPr>
        <w:t xml:space="preserve"> </w:t>
      </w:r>
    </w:p>
    <w:p w14:paraId="4F772E08" w14:textId="54A37C2E" w:rsidR="29CC7249" w:rsidRDefault="4BDB3F62" w:rsidP="7833C510">
      <w:pPr>
        <w:spacing w:after="120" w:line="276" w:lineRule="auto"/>
      </w:pPr>
      <w:r w:rsidRPr="7833C510">
        <w:rPr>
          <w:rFonts w:ascii="Times New Roman" w:eastAsia="Times New Roman" w:hAnsi="Times New Roman" w:cs="Times New Roman"/>
          <w:b/>
          <w:bCs/>
        </w:rPr>
        <w:t>Profesor</w:t>
      </w:r>
      <w:r w:rsidRPr="7833C510">
        <w:rPr>
          <w:rFonts w:ascii="Times New Roman" w:eastAsia="Times New Roman" w:hAnsi="Times New Roman" w:cs="Times New Roman"/>
        </w:rPr>
        <w:t xml:space="preserve"> = acuerdo de Nemotron con la revisión manual en todo el banco, con las definiciones nuevas. Es el techo práctico del clasificador entrenado: aprende a imitar a Nemotron, no a la revisión manual.</w:t>
      </w:r>
    </w:p>
    <w:p w14:paraId="1A050497" w14:textId="185AC845" w:rsidR="29CC7249" w:rsidRDefault="4BDB3F62" w:rsidP="7833C510">
      <w:pPr>
        <w:spacing w:after="120" w:line="276" w:lineRule="auto"/>
        <w:rPr>
          <w:rFonts w:ascii="Times New Roman" w:eastAsia="Times New Roman" w:hAnsi="Times New Roman" w:cs="Times New Roman"/>
        </w:rPr>
      </w:pPr>
      <w:r w:rsidRPr="7833C510">
        <w:rPr>
          <w:rFonts w:ascii="Times New Roman" w:eastAsia="Times New Roman" w:hAnsi="Times New Roman" w:cs="Times New Roman"/>
          <w:b/>
          <w:bCs/>
        </w:rPr>
        <w:t>Lectura.</w:t>
      </w:r>
      <w:r w:rsidRPr="7833C510">
        <w:rPr>
          <w:rFonts w:ascii="Times New Roman" w:eastAsia="Times New Roman" w:hAnsi="Times New Roman" w:cs="Times New Roman"/>
        </w:rPr>
        <w:t xml:space="preserve"> El gancho (51 %) pasa la meta ajustada y se acerca a su techo (Nemotron, 56 %). El formato sube 20 puntos (de 44 % a 64 %) y ya no se queda en 3 categorías: la corrida nueva usa 6. El tema sube 16 puntos (de 31 % a 47 %), pero no llega a la meta ajustada del 60 %. Es la pregunta con más opciones (18) y la que más ejemplos necesita: con 874 piezas, 5 temas tienen menos de 20 ejemplos (IA en Latinoamérica solo 11) mientras </w:t>
      </w:r>
      <w:r w:rsidR="55F2EDB6" w:rsidRPr="7833C510">
        <w:rPr>
          <w:rFonts w:ascii="Times New Roman" w:eastAsia="Times New Roman" w:hAnsi="Times New Roman" w:cs="Times New Roman"/>
        </w:rPr>
        <w:t>“</w:t>
      </w:r>
      <w:r w:rsidRPr="7833C510">
        <w:rPr>
          <w:rFonts w:ascii="Times New Roman" w:eastAsia="Times New Roman" w:hAnsi="Times New Roman" w:cs="Times New Roman"/>
        </w:rPr>
        <w:t>IA y sociedad</w:t>
      </w:r>
      <w:r w:rsidR="2D8687A6" w:rsidRPr="7833C510">
        <w:rPr>
          <w:rFonts w:ascii="Times New Roman" w:eastAsia="Times New Roman" w:hAnsi="Times New Roman" w:cs="Times New Roman"/>
        </w:rPr>
        <w:t>”</w:t>
      </w:r>
      <w:r w:rsidRPr="7833C510">
        <w:rPr>
          <w:rFonts w:ascii="Times New Roman" w:eastAsia="Times New Roman" w:hAnsi="Times New Roman" w:cs="Times New Roman"/>
        </w:rPr>
        <w:t xml:space="preserve"> tiene 191. El camino es seguir etiquetando con el cupo diario gratuito (unas 1.000 piezas por día) y volver a medir. Humo y relevancia suben mucho (92 % y 95 %), aunque parte de esa subida es porque antes se medían como percentiles de la muestra y ahora como probabilidades; además, la relevancia se cuenta como acierto si queda a ±1 punto, que es una tolerancia amplia.</w:t>
      </w:r>
    </w:p>
    <w:p w14:paraId="1AA97E9F" w14:textId="431A3B88" w:rsidR="29CC7249" w:rsidRDefault="4BDB3F62" w:rsidP="7833C510">
      <w:pPr>
        <w:spacing w:after="120" w:line="276" w:lineRule="auto"/>
      </w:pPr>
      <w:r w:rsidRPr="7833C510">
        <w:rPr>
          <w:rFonts w:ascii="Times New Roman" w:eastAsia="Times New Roman" w:hAnsi="Times New Roman" w:cs="Times New Roman"/>
          <w:b/>
          <w:bCs/>
        </w:rPr>
        <w:t>Tres hallazgos del entrenamiento:</w:t>
      </w:r>
    </w:p>
    <w:p w14:paraId="7A334120" w14:textId="4AE216C9"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Un lote dañado.</w:t>
      </w:r>
      <w:r w:rsidRPr="7833C510">
        <w:rPr>
          <w:rFonts w:ascii="Times New Roman" w:eastAsia="Times New Roman" w:hAnsi="Times New Roman" w:cs="Times New Roman"/>
        </w:rPr>
        <w:t xml:space="preserve"> Uno de los 10 lotes volvió con las 100 piezas como </w:t>
      </w:r>
      <w:r w:rsidR="3D7AE5D3" w:rsidRPr="7833C510">
        <w:rPr>
          <w:rFonts w:ascii="Times New Roman" w:eastAsia="Times New Roman" w:hAnsi="Times New Roman" w:cs="Times New Roman"/>
        </w:rPr>
        <w:t>“</w:t>
      </w:r>
      <w:r w:rsidRPr="7833C510">
        <w:rPr>
          <w:rFonts w:ascii="Times New Roman" w:eastAsia="Times New Roman" w:hAnsi="Times New Roman" w:cs="Times New Roman"/>
        </w:rPr>
        <w:t>otro_ia</w:t>
      </w:r>
      <w:r w:rsidR="0B438347" w:rsidRPr="7833C510">
        <w:rPr>
          <w:rFonts w:ascii="Times New Roman" w:eastAsia="Times New Roman" w:hAnsi="Times New Roman" w:cs="Times New Roman"/>
        </w:rPr>
        <w:t>”</w:t>
      </w:r>
      <w:r w:rsidRPr="7833C510">
        <w:rPr>
          <w:rFonts w:ascii="Times New Roman" w:eastAsia="Times New Roman" w:hAnsi="Times New Roman" w:cs="Times New Roman"/>
        </w:rPr>
        <w:t xml:space="preserve"> y </w:t>
      </w:r>
      <w:r w:rsidR="6D5B11B0" w:rsidRPr="7833C510">
        <w:rPr>
          <w:rFonts w:ascii="Times New Roman" w:eastAsia="Times New Roman" w:hAnsi="Times New Roman" w:cs="Times New Roman"/>
        </w:rPr>
        <w:t>“</w:t>
      </w:r>
      <w:r w:rsidRPr="7833C510">
        <w:rPr>
          <w:rFonts w:ascii="Times New Roman" w:eastAsia="Times New Roman" w:hAnsi="Times New Roman" w:cs="Times New Roman"/>
        </w:rPr>
        <w:t>sin gancho</w:t>
      </w:r>
      <w:r w:rsidR="666EC82A" w:rsidRPr="7833C510">
        <w:rPr>
          <w:rFonts w:ascii="Times New Roman" w:eastAsia="Times New Roman" w:hAnsi="Times New Roman" w:cs="Times New Roman"/>
        </w:rPr>
        <w:t>”:</w:t>
      </w:r>
      <w:r w:rsidRPr="7833C510">
        <w:rPr>
          <w:rFonts w:ascii="Times New Roman" w:eastAsia="Times New Roman" w:hAnsi="Times New Roman" w:cs="Times New Roman"/>
        </w:rPr>
        <w:t xml:space="preserve"> Nemotron respondió en automático. Con ese lote, el tema se quedaba en 28 %; sin él, subió. Lo quitamos y ahora radar/entrenar.py descarta cualquier lote en el que más del 60 % de las piezas tenga el mismo tema (hay una prueba automática para eso). Los otros 9 lotes se revisaron con la misma regla y están sanos.</w:t>
      </w:r>
    </w:p>
    <w:p w14:paraId="067AD3D3" w14:textId="7A2254FB"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Ajustes elegidos sin mirar el banco.</w:t>
      </w:r>
      <w:r w:rsidRPr="7833C510">
        <w:rPr>
          <w:rFonts w:ascii="Times New Roman" w:eastAsia="Times New Roman" w:hAnsi="Times New Roman" w:cs="Times New Roman"/>
        </w:rPr>
        <w:t xml:space="preserve"> La regularización de cada pregunta se elige con validación cruzada de 5 partes contra las etiquetas de Nemotron. El banco de revisión manual solo se usa para medir al final; si lo usáramos para elegir, la cifra saldría inflada. Así encontramos que con 400 pasos de entrenamiento el modelo no alcanzaba a aprender (tema 37 % en validación cruzada) y subimos a 3.000 (45 %).</w:t>
      </w:r>
    </w:p>
    <w:p w14:paraId="7E16C2DD" w14:textId="3C3D1611"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Una idea descartada.</w:t>
      </w:r>
      <w:r w:rsidRPr="7833C510">
        <w:rPr>
          <w:rFonts w:ascii="Times New Roman" w:eastAsia="Times New Roman" w:hAnsi="Times New Roman" w:cs="Times New Roman"/>
        </w:rPr>
        <w:t xml:space="preserve"> Probamos mezclar el modelo entrenado con la similitud a la descripción de cada tema. En validación cruzada no mejoró (45,8 % frente a 45,2 %, dentro del ruido), así que no se usa.</w:t>
      </w:r>
    </w:p>
    <w:p w14:paraId="439C0A52" w14:textId="317BF048"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4b. Cómo se cuentan los temas: backtest del cambio</w:t>
      </w:r>
    </w:p>
    <w:p w14:paraId="6AF31474" w14:textId="30F1E288" w:rsidR="29CC7249" w:rsidRDefault="4BDB3F62" w:rsidP="7833C510">
      <w:pPr>
        <w:spacing w:after="120" w:line="276" w:lineRule="auto"/>
      </w:pPr>
      <w:r w:rsidRPr="7833C510">
        <w:rPr>
          <w:rFonts w:ascii="Times New Roman" w:eastAsia="Times New Roman" w:hAnsi="Times New Roman" w:cs="Times New Roman"/>
        </w:rPr>
        <w:t>Al correr el radar con el clasificador entrenado, los 17 temas quedaron casi todos estables. La causa: el radar sumaba las probabilidades de cada tema (conteo suave), y las del clasificador entrenado se reparten entre 18 temas (confianza mediana 0,38). Eso aplana las diferencias: el crecimiento iba de 0,86 a 1,21, y contando solo el tema ganador va de 0,79 a 1,55.</w:t>
      </w:r>
    </w:p>
    <w:p w14:paraId="2421C1F8" w14:textId="149E40CC" w:rsidR="29CC7249" w:rsidRDefault="4BDB3F62" w:rsidP="7833C510">
      <w:pPr>
        <w:spacing w:after="120" w:line="276" w:lineRule="auto"/>
      </w:pPr>
      <w:r w:rsidRPr="7833C510">
        <w:rPr>
          <w:rFonts w:ascii="Times New Roman" w:eastAsia="Times New Roman" w:hAnsi="Times New Roman" w:cs="Times New Roman"/>
        </w:rPr>
        <w:t>Para decidir con datos y no a ojo, corrimos el backtest (6 semanas de datos, sin YouTube para no agotar la cuota del día) con los tres métodos sobre los mismos cortes: 27 de septiembre, 4 y 11 de octubre.</w:t>
      </w:r>
    </w:p>
    <w:tbl>
      <w:tblPr>
        <w:tblW w:w="0" w:type="auto"/>
        <w:tblLook w:val="04A0" w:firstRow="1" w:lastRow="0" w:firstColumn="1" w:lastColumn="0" w:noHBand="0" w:noVBand="1"/>
      </w:tblPr>
      <w:tblGrid>
        <w:gridCol w:w="2658"/>
        <w:gridCol w:w="1589"/>
        <w:gridCol w:w="1589"/>
        <w:gridCol w:w="1589"/>
        <w:gridCol w:w="1589"/>
      </w:tblGrid>
      <w:tr w:rsidR="7833C510" w14:paraId="17FD5706" w14:textId="77777777" w:rsidTr="7833C510">
        <w:trPr>
          <w:trHeight w:val="300"/>
        </w:trPr>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969C44" w14:textId="34E7E992" w:rsidR="7833C510" w:rsidRDefault="7833C510" w:rsidP="7833C510">
            <w:pPr>
              <w:spacing w:after="0" w:line="278" w:lineRule="auto"/>
            </w:pPr>
            <w:r w:rsidRPr="7833C510">
              <w:rPr>
                <w:rFonts w:ascii="Times New Roman" w:eastAsia="Times New Roman" w:hAnsi="Times New Roman" w:cs="Times New Roman"/>
                <w:b/>
                <w:bCs/>
              </w:rPr>
              <w:lastRenderedPageBreak/>
              <w:t>Método</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C34BC8C" w14:textId="5F82471E" w:rsidR="7833C510" w:rsidRDefault="7833C510" w:rsidP="7833C510">
            <w:pPr>
              <w:spacing w:after="0" w:line="278" w:lineRule="auto"/>
            </w:pPr>
            <w:r w:rsidRPr="7833C510">
              <w:rPr>
                <w:rFonts w:ascii="Times New Roman" w:eastAsia="Times New Roman" w:hAnsi="Times New Roman" w:cs="Times New Roman"/>
                <w:b/>
                <w:bCs/>
              </w:rPr>
              <w:t>Top 10 siguió arriba</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A728FD9" w14:textId="4CBDA2C9" w:rsidR="7833C510" w:rsidRDefault="7833C510" w:rsidP="7833C510">
            <w:pPr>
              <w:spacing w:after="0" w:line="278" w:lineRule="auto"/>
            </w:pPr>
            <w:r w:rsidRPr="7833C510">
              <w:rPr>
                <w:rFonts w:ascii="Times New Roman" w:eastAsia="Times New Roman" w:hAnsi="Times New Roman" w:cs="Times New Roman"/>
                <w:b/>
                <w:bCs/>
              </w:rPr>
              <w:t>Temas populares</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DCC6C52" w14:textId="12118165" w:rsidR="7833C510" w:rsidRDefault="7833C510" w:rsidP="7833C510">
            <w:pPr>
              <w:spacing w:after="0" w:line="278" w:lineRule="auto"/>
            </w:pPr>
            <w:r w:rsidRPr="7833C510">
              <w:rPr>
                <w:rFonts w:ascii="Times New Roman" w:eastAsia="Times New Roman" w:hAnsi="Times New Roman" w:cs="Times New Roman"/>
                <w:b/>
                <w:bCs/>
              </w:rPr>
              <w:t>Crecimiento acertado</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1C1B905" w14:textId="05A16746" w:rsidR="7833C510" w:rsidRDefault="7833C510" w:rsidP="7833C510">
            <w:pPr>
              <w:spacing w:after="0" w:line="278" w:lineRule="auto"/>
            </w:pPr>
            <w:r w:rsidRPr="7833C510">
              <w:rPr>
                <w:rFonts w:ascii="Times New Roman" w:eastAsia="Times New Roman" w:hAnsi="Times New Roman" w:cs="Times New Roman"/>
                <w:b/>
                <w:bCs/>
              </w:rPr>
              <w:t>Declive acertado</w:t>
            </w:r>
          </w:p>
        </w:tc>
      </w:tr>
      <w:tr w:rsidR="7833C510" w14:paraId="6D579777" w14:textId="77777777" w:rsidTr="7833C510">
        <w:trPr>
          <w:trHeight w:val="300"/>
        </w:trPr>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1B422B6" w14:textId="25B14F7D" w:rsidR="7833C510" w:rsidRDefault="7833C510" w:rsidP="7833C510">
            <w:pPr>
              <w:spacing w:after="0" w:line="278" w:lineRule="auto"/>
            </w:pPr>
            <w:r w:rsidRPr="7833C510">
              <w:rPr>
                <w:rFonts w:ascii="Times New Roman" w:eastAsia="Times New Roman" w:hAnsi="Times New Roman" w:cs="Times New Roman"/>
              </w:rPr>
              <w:t>Descripciones, conteo suave (antes)</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41271E3" w14:textId="56B3534E" w:rsidR="7833C510" w:rsidRDefault="7833C510" w:rsidP="7833C510">
            <w:pPr>
              <w:spacing w:after="0" w:line="278" w:lineRule="auto"/>
            </w:pPr>
            <w:r w:rsidRPr="7833C510">
              <w:rPr>
                <w:rFonts w:ascii="Times New Roman" w:eastAsia="Times New Roman" w:hAnsi="Times New Roman" w:cs="Times New Roman"/>
              </w:rPr>
              <w:t>63 %</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30D4F99" w14:textId="38756727" w:rsidR="7833C510" w:rsidRDefault="7833C510" w:rsidP="7833C510">
            <w:pPr>
              <w:spacing w:after="0" w:line="278" w:lineRule="auto"/>
            </w:pPr>
            <w:r w:rsidRPr="7833C510">
              <w:rPr>
                <w:rFonts w:ascii="Times New Roman" w:eastAsia="Times New Roman" w:hAnsi="Times New Roman" w:cs="Times New Roman"/>
              </w:rPr>
              <w:t>53 %</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B736CCB" w14:textId="4A506EB8" w:rsidR="7833C510" w:rsidRDefault="7833C510" w:rsidP="7833C510">
            <w:pPr>
              <w:spacing w:after="0" w:line="278" w:lineRule="auto"/>
            </w:pPr>
            <w:r w:rsidRPr="7833C510">
              <w:rPr>
                <w:rFonts w:ascii="Times New Roman" w:eastAsia="Times New Roman" w:hAnsi="Times New Roman" w:cs="Times New Roman"/>
              </w:rPr>
              <w:t>4 de 4</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AA3B2B9" w14:textId="7D8E3235" w:rsidR="7833C510" w:rsidRDefault="7833C510" w:rsidP="7833C510">
            <w:pPr>
              <w:spacing w:after="0" w:line="278" w:lineRule="auto"/>
            </w:pPr>
            <w:r w:rsidRPr="7833C510">
              <w:rPr>
                <w:rFonts w:ascii="Times New Roman" w:eastAsia="Times New Roman" w:hAnsi="Times New Roman" w:cs="Times New Roman"/>
              </w:rPr>
              <w:t>2 de 2</w:t>
            </w:r>
          </w:p>
        </w:tc>
      </w:tr>
      <w:tr w:rsidR="7833C510" w14:paraId="583F7149" w14:textId="77777777" w:rsidTr="7833C510">
        <w:trPr>
          <w:trHeight w:val="300"/>
        </w:trPr>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E827BC3" w14:textId="4887D14A" w:rsidR="7833C510" w:rsidRDefault="7833C510" w:rsidP="7833C510">
            <w:pPr>
              <w:spacing w:after="0" w:line="278" w:lineRule="auto"/>
            </w:pPr>
            <w:r w:rsidRPr="7833C510">
              <w:rPr>
                <w:rFonts w:ascii="Times New Roman" w:eastAsia="Times New Roman" w:hAnsi="Times New Roman" w:cs="Times New Roman"/>
              </w:rPr>
              <w:t>Entrenado, conteo suave</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C8F5DC5" w14:textId="4259C2A9" w:rsidR="7833C510" w:rsidRDefault="7833C510" w:rsidP="7833C510">
            <w:pPr>
              <w:spacing w:after="0" w:line="278" w:lineRule="auto"/>
            </w:pPr>
            <w:r w:rsidRPr="7833C510">
              <w:rPr>
                <w:rFonts w:ascii="Times New Roman" w:eastAsia="Times New Roman" w:hAnsi="Times New Roman" w:cs="Times New Roman"/>
              </w:rPr>
              <w:t>67 %</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A68501A" w14:textId="30DF71AB" w:rsidR="7833C510" w:rsidRDefault="7833C510" w:rsidP="7833C510">
            <w:pPr>
              <w:spacing w:after="0" w:line="278" w:lineRule="auto"/>
            </w:pPr>
            <w:r w:rsidRPr="7833C510">
              <w:rPr>
                <w:rFonts w:ascii="Times New Roman" w:eastAsia="Times New Roman" w:hAnsi="Times New Roman" w:cs="Times New Roman"/>
              </w:rPr>
              <w:t>53 %</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EAE473D" w14:textId="4CF6E05A" w:rsidR="7833C510" w:rsidRDefault="7833C510" w:rsidP="7833C510">
            <w:pPr>
              <w:spacing w:after="0" w:line="278" w:lineRule="auto"/>
            </w:pPr>
            <w:r w:rsidRPr="7833C510">
              <w:rPr>
                <w:rFonts w:ascii="Times New Roman" w:eastAsia="Times New Roman" w:hAnsi="Times New Roman" w:cs="Times New Roman"/>
              </w:rPr>
              <w:t>1 de 1</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C8DC39D" w14:textId="4E413034" w:rsidR="7833C510" w:rsidRDefault="7833C510" w:rsidP="7833C510">
            <w:pPr>
              <w:spacing w:after="0" w:line="278" w:lineRule="auto"/>
            </w:pPr>
            <w:r w:rsidRPr="7833C510">
              <w:rPr>
                <w:rFonts w:ascii="Times New Roman" w:eastAsia="Times New Roman" w:hAnsi="Times New Roman" w:cs="Times New Roman"/>
              </w:rPr>
              <w:t>sin casos</w:t>
            </w:r>
          </w:p>
        </w:tc>
      </w:tr>
      <w:tr w:rsidR="7833C510" w14:paraId="1F63D941" w14:textId="77777777" w:rsidTr="7833C510">
        <w:trPr>
          <w:trHeight w:val="300"/>
        </w:trPr>
        <w:tc>
          <w:tcPr>
            <w:tcW w:w="26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F1A5EE9" w14:textId="15A89785" w:rsidR="7833C510" w:rsidRDefault="7833C510" w:rsidP="7833C510">
            <w:pPr>
              <w:spacing w:after="0" w:line="278" w:lineRule="auto"/>
            </w:pPr>
            <w:r w:rsidRPr="7833C510">
              <w:rPr>
                <w:rFonts w:ascii="Times New Roman" w:eastAsia="Times New Roman" w:hAnsi="Times New Roman" w:cs="Times New Roman"/>
                <w:b/>
                <w:bCs/>
              </w:rPr>
              <w:t>Entrenado, tema ganador (elegido)</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4B00CEC" w14:textId="370B1031" w:rsidR="7833C510" w:rsidRDefault="7833C510" w:rsidP="7833C510">
            <w:pPr>
              <w:spacing w:after="0" w:line="278" w:lineRule="auto"/>
            </w:pPr>
            <w:r w:rsidRPr="7833C510">
              <w:rPr>
                <w:rFonts w:ascii="Times New Roman" w:eastAsia="Times New Roman" w:hAnsi="Times New Roman" w:cs="Times New Roman"/>
              </w:rPr>
              <w:t>60 %</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311739F" w14:textId="2C76F699" w:rsidR="7833C510" w:rsidRDefault="7833C510" w:rsidP="7833C510">
            <w:pPr>
              <w:spacing w:after="0" w:line="278" w:lineRule="auto"/>
            </w:pPr>
            <w:r w:rsidRPr="7833C510">
              <w:rPr>
                <w:rFonts w:ascii="Times New Roman" w:eastAsia="Times New Roman" w:hAnsi="Times New Roman" w:cs="Times New Roman"/>
              </w:rPr>
              <w:t>53 %</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86F3EB" w14:textId="64665DF9" w:rsidR="7833C510" w:rsidRDefault="7833C510" w:rsidP="7833C510">
            <w:pPr>
              <w:spacing w:after="0" w:line="278" w:lineRule="auto"/>
            </w:pPr>
            <w:r w:rsidRPr="7833C510">
              <w:rPr>
                <w:rFonts w:ascii="Times New Roman" w:eastAsia="Times New Roman" w:hAnsi="Times New Roman" w:cs="Times New Roman"/>
              </w:rPr>
              <w:t>7 de 10</w:t>
            </w:r>
          </w:p>
        </w:tc>
        <w:tc>
          <w:tcPr>
            <w:tcW w:w="1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13FE4DE" w14:textId="4A02B93B" w:rsidR="7833C510" w:rsidRDefault="7833C510" w:rsidP="7833C510">
            <w:pPr>
              <w:spacing w:after="0" w:line="278" w:lineRule="auto"/>
            </w:pPr>
            <w:r w:rsidRPr="7833C510">
              <w:rPr>
                <w:rFonts w:ascii="Times New Roman" w:eastAsia="Times New Roman" w:hAnsi="Times New Roman" w:cs="Times New Roman"/>
              </w:rPr>
              <w:t>4 de 4</w:t>
            </w:r>
          </w:p>
        </w:tc>
      </w:tr>
    </w:tbl>
    <w:p w14:paraId="4DB02072" w14:textId="7B55B3B5" w:rsidR="29CC7249" w:rsidRDefault="4BDB3F62" w:rsidP="7833C510">
      <w:pPr>
        <w:spacing w:after="120" w:line="278" w:lineRule="auto"/>
      </w:pPr>
      <w:r w:rsidRPr="7833C510">
        <w:rPr>
          <w:rFonts w:ascii="Times New Roman" w:eastAsia="Times New Roman" w:hAnsi="Times New Roman" w:cs="Times New Roman"/>
        </w:rPr>
        <w:t xml:space="preserve"> </w:t>
      </w:r>
    </w:p>
    <w:p w14:paraId="1A433EBC" w14:textId="5AEB4702"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El conteo suave con el modelo entrenado casi nunca detecta un cambio:</w:t>
      </w:r>
      <w:r w:rsidRPr="7833C510">
        <w:rPr>
          <w:rFonts w:ascii="Times New Roman" w:eastAsia="Times New Roman" w:hAnsi="Times New Roman" w:cs="Times New Roman"/>
        </w:rPr>
        <w:t xml:space="preserve"> en tres semanas marcó un solo tema en crecimiento y ninguno en declive. Las etapas, que son la promesa central del radar («si la tendencia apenas empieza o ya está saturada»), dejaban de servir.</w:t>
      </w:r>
    </w:p>
    <w:p w14:paraId="62B4733D" w14:textId="6EB2D022"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Con el tema ganador</w:t>
      </w:r>
      <w:r w:rsidRPr="7833C510">
        <w:rPr>
          <w:rFonts w:ascii="Times New Roman" w:eastAsia="Times New Roman" w:hAnsi="Times New Roman" w:cs="Times New Roman"/>
        </w:rPr>
        <w:t xml:space="preserve"> detecta 10 temas en crecimiento (7 se sostuvieron) y 4 en declive (los 4 siguieron abajo), y el top 10 sigue ganándole a mirar solo los temas más populares (60 % frente a 53 %).</w:t>
      </w:r>
    </w:p>
    <w:p w14:paraId="353B458D" w14:textId="4BFC5BA6" w:rsidR="29CC7249" w:rsidRDefault="4BDB3F62" w:rsidP="7833C510">
      <w:pPr>
        <w:pStyle w:val="ListParagraph"/>
        <w:numPr>
          <w:ilvl w:val="0"/>
          <w:numId w:val="49"/>
        </w:numPr>
        <w:spacing w:after="0" w:line="264" w:lineRule="auto"/>
        <w:ind w:left="540" w:hanging="270"/>
        <w:rPr>
          <w:rFonts w:ascii="Times New Roman" w:eastAsia="Times New Roman" w:hAnsi="Times New Roman" w:cs="Times New Roman"/>
        </w:rPr>
      </w:pPr>
      <w:r w:rsidRPr="7833C510">
        <w:rPr>
          <w:rFonts w:ascii="Times New Roman" w:eastAsia="Times New Roman" w:hAnsi="Times New Roman" w:cs="Times New Roman"/>
          <w:b/>
          <w:bCs/>
        </w:rPr>
        <w:t>Comparado con el clasificador anterior</w:t>
      </w:r>
      <w:r w:rsidRPr="7833C510">
        <w:rPr>
          <w:rFonts w:ascii="Times New Roman" w:eastAsia="Times New Roman" w:hAnsi="Times New Roman" w:cs="Times New Roman"/>
        </w:rPr>
        <w:t>, predecir la tendencia rinde parecido (63 % frente a 60 % en el top 10, una diferencia de unos 2 temas en 30). La mejora de esta ronda está en etiquetar bien cada pieza, que es lo que se ve en los ejemplos, los factores de éxito y las recomendaciones.</w:t>
      </w:r>
    </w:p>
    <w:p w14:paraId="50CFEF1E" w14:textId="71DAE5E4" w:rsidR="29CC7249" w:rsidRDefault="4BDB3F62" w:rsidP="7833C510">
      <w:pPr>
        <w:spacing w:after="120" w:line="276" w:lineRule="auto"/>
      </w:pPr>
      <w:r w:rsidRPr="7833C510">
        <w:rPr>
          <w:rFonts w:ascii="Times New Roman" w:eastAsia="Times New Roman" w:hAnsi="Times New Roman" w:cs="Times New Roman"/>
        </w:rPr>
        <w:t>Por eso el clasificador local entrenado cuenta por tema ganador. Jev seguiría con el conteo suave, porque sus probabilidades sí están calibradas. Las cifras del backtest anterior (80 % y 7 de 8) eran de otras semanas y no se comparan con estas.</w:t>
      </w:r>
    </w:p>
    <w:p w14:paraId="46DAAD03" w14:textId="5D76687F" w:rsidR="29CC7249" w:rsidRDefault="4BDB3F62" w:rsidP="7833C510">
      <w:pPr>
        <w:pStyle w:val="Heading2"/>
        <w:spacing w:before="220" w:after="100" w:line="278" w:lineRule="auto"/>
        <w:rPr>
          <w:rFonts w:hint="eastAsia"/>
        </w:rPr>
      </w:pPr>
      <w:r w:rsidRPr="7833C510">
        <w:rPr>
          <w:rFonts w:ascii="Times New Roman" w:eastAsia="Times New Roman" w:hAnsi="Times New Roman" w:cs="Times New Roman"/>
          <w:b/>
          <w:bCs/>
          <w:i/>
          <w:iCs/>
          <w:color w:val="000000" w:themeColor="text1"/>
          <w:sz w:val="24"/>
          <w:szCs w:val="24"/>
        </w:rPr>
        <w:t>5. Revisor automático de recomendaciones</w:t>
      </w:r>
    </w:p>
    <w:p w14:paraId="29F42914" w14:textId="2B6119ED" w:rsidR="29CC7249" w:rsidRDefault="4BDB3F62" w:rsidP="7833C510">
      <w:pPr>
        <w:spacing w:after="120" w:line="276" w:lineRule="auto"/>
      </w:pPr>
      <w:r w:rsidRPr="7833C510">
        <w:rPr>
          <w:rFonts w:ascii="Times New Roman" w:eastAsia="Times New Roman" w:hAnsi="Times New Roman" w:cs="Times New Roman"/>
        </w:rPr>
        <w:t>La segunda ronda bajó los hechos sin respaldo de 11 a 3 de 16, pero esos 3 solo se encontraron leyendo a mano: el verificador automático solo buscaba cifras. Ahora el radar revisa cada recomendación en código después de que el modelo la redacta (función review en radar/adapt.py). La evaluación usa la misma función.</w:t>
      </w:r>
    </w:p>
    <w:tbl>
      <w:tblPr>
        <w:tblW w:w="0" w:type="auto"/>
        <w:tblLook w:val="04A0" w:firstRow="1" w:lastRow="0" w:firstColumn="1" w:lastColumn="0" w:noHBand="0" w:noVBand="1"/>
      </w:tblPr>
      <w:tblGrid>
        <w:gridCol w:w="2215"/>
        <w:gridCol w:w="3660"/>
        <w:gridCol w:w="3140"/>
      </w:tblGrid>
      <w:tr w:rsidR="7833C510" w14:paraId="369B13EC"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810F873" w14:textId="729A5257" w:rsidR="7833C510" w:rsidRDefault="7833C510" w:rsidP="7833C510">
            <w:pPr>
              <w:spacing w:after="0" w:line="278" w:lineRule="auto"/>
            </w:pPr>
            <w:r w:rsidRPr="7833C510">
              <w:rPr>
                <w:rFonts w:ascii="Times New Roman" w:eastAsia="Times New Roman" w:hAnsi="Times New Roman" w:cs="Times New Roman"/>
                <w:b/>
                <w:bCs/>
              </w:rPr>
              <w:t>Qué detecta</w:t>
            </w:r>
          </w:p>
        </w:tc>
        <w:tc>
          <w:tcPr>
            <w:tcW w:w="3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0312E85" w14:textId="2EE35B58" w:rsidR="7833C510" w:rsidRDefault="7833C510" w:rsidP="7833C510">
            <w:pPr>
              <w:spacing w:after="0" w:line="278" w:lineRule="auto"/>
            </w:pPr>
            <w:r w:rsidRPr="7833C510">
              <w:rPr>
                <w:rFonts w:ascii="Times New Roman" w:eastAsia="Times New Roman" w:hAnsi="Times New Roman" w:cs="Times New Roman"/>
                <w:b/>
                <w:bCs/>
              </w:rPr>
              <w:t>Regla</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A0B9551" w14:textId="69AA7B1B" w:rsidR="7833C510" w:rsidRDefault="7833C510" w:rsidP="7833C510">
            <w:pPr>
              <w:spacing w:after="0" w:line="278" w:lineRule="auto"/>
            </w:pPr>
            <w:r w:rsidRPr="7833C510">
              <w:rPr>
                <w:rFonts w:ascii="Times New Roman" w:eastAsia="Times New Roman" w:hAnsi="Times New Roman" w:cs="Times New Roman"/>
                <w:b/>
                <w:bCs/>
              </w:rPr>
              <w:t>Ejemplo real de la corrida de las 23:08</w:t>
            </w:r>
          </w:p>
        </w:tc>
      </w:tr>
      <w:tr w:rsidR="7833C510" w14:paraId="7903A1E7"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2527E1D" w14:textId="5CC609C2" w:rsidR="7833C510" w:rsidRDefault="7833C510" w:rsidP="7833C510">
            <w:pPr>
              <w:spacing w:after="0" w:line="278" w:lineRule="auto"/>
            </w:pPr>
            <w:r w:rsidRPr="7833C510">
              <w:rPr>
                <w:rFonts w:ascii="Times New Roman" w:eastAsia="Times New Roman" w:hAnsi="Times New Roman" w:cs="Times New Roman"/>
              </w:rPr>
              <w:t>Cifras sin respaldo</w:t>
            </w:r>
          </w:p>
        </w:tc>
        <w:tc>
          <w:tcPr>
            <w:tcW w:w="3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AF66A89" w14:textId="309BE32D" w:rsidR="7833C510" w:rsidRDefault="7833C510" w:rsidP="7833C510">
            <w:pPr>
              <w:spacing w:after="0" w:line="278" w:lineRule="auto"/>
            </w:pPr>
            <w:r w:rsidRPr="7833C510">
              <w:rPr>
                <w:rFonts w:ascii="Times New Roman" w:eastAsia="Times New Roman" w:hAnsi="Times New Roman" w:cs="Times New Roman"/>
              </w:rPr>
              <w:t>Números que no salen de lo que calculó el radar ni de los ejemplos (se ignoran duraciones, láminas y cantidades de 0 a 10)</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F502561" w14:textId="1F6BD665" w:rsidR="7833C510" w:rsidRDefault="7833C510" w:rsidP="7833C510">
            <w:pPr>
              <w:spacing w:after="0" w:line="278" w:lineRule="auto"/>
            </w:pPr>
            <w:r w:rsidRPr="7833C510">
              <w:rPr>
                <w:rFonts w:ascii="Times New Roman" w:eastAsia="Times New Roman" w:hAnsi="Times New Roman" w:cs="Times New Roman"/>
              </w:rPr>
              <w:t>redujo la facturación en 30 %, los próximos 12-24 meses</w:t>
            </w:r>
          </w:p>
        </w:tc>
      </w:tr>
      <w:tr w:rsidR="7833C510" w14:paraId="2C5F4911"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76CEBDC" w14:textId="159449FD" w:rsidR="7833C510" w:rsidRDefault="7833C510" w:rsidP="7833C510">
            <w:pPr>
              <w:spacing w:after="0" w:line="278" w:lineRule="auto"/>
            </w:pPr>
            <w:r w:rsidRPr="7833C510">
              <w:rPr>
                <w:rFonts w:ascii="Times New Roman" w:eastAsia="Times New Roman" w:hAnsi="Times New Roman" w:cs="Times New Roman"/>
              </w:rPr>
              <w:t>Casos inventados</w:t>
            </w:r>
          </w:p>
        </w:tc>
        <w:tc>
          <w:tcPr>
            <w:tcW w:w="3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0E00F0B" w14:textId="35DFC3E5" w:rsidR="7833C510" w:rsidRDefault="7833C510" w:rsidP="7833C510">
            <w:pPr>
              <w:spacing w:after="0" w:line="278" w:lineRule="auto"/>
            </w:pPr>
            <w:r w:rsidRPr="7833C510">
              <w:rPr>
                <w:rFonts w:ascii="Times New Roman" w:eastAsia="Times New Roman" w:hAnsi="Times New Roman" w:cs="Times New Roman"/>
              </w:rPr>
              <w:t>una pyme / empresa / startup de [país] redujo / logró / aumentó…, casos reales</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AC81FC1" w14:textId="454683D7" w:rsidR="7833C510" w:rsidRDefault="7833C510" w:rsidP="7833C510">
            <w:pPr>
              <w:spacing w:after="0" w:line="278" w:lineRule="auto"/>
            </w:pPr>
            <w:r w:rsidRPr="7833C510">
              <w:rPr>
                <w:rFonts w:ascii="Times New Roman" w:eastAsia="Times New Roman" w:hAnsi="Times New Roman" w:cs="Times New Roman"/>
              </w:rPr>
              <w:t>una pyme de México redujo…, tres casos reales de México, Colombia y Chile</w:t>
            </w:r>
          </w:p>
        </w:tc>
      </w:tr>
      <w:tr w:rsidR="7833C510" w14:paraId="26D6DA38"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A785A86" w14:textId="22F04257" w:rsidR="7833C510" w:rsidRDefault="7833C510" w:rsidP="7833C510">
            <w:pPr>
              <w:spacing w:after="0" w:line="278" w:lineRule="auto"/>
            </w:pPr>
            <w:r w:rsidRPr="7833C510">
              <w:rPr>
                <w:rFonts w:ascii="Times New Roman" w:eastAsia="Times New Roman" w:hAnsi="Times New Roman" w:cs="Times New Roman"/>
              </w:rPr>
              <w:lastRenderedPageBreak/>
              <w:t>Estudios y noticias inventados</w:t>
            </w:r>
          </w:p>
        </w:tc>
        <w:tc>
          <w:tcPr>
            <w:tcW w:w="3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9D24513" w14:textId="7C5ADDE3" w:rsidR="7833C510" w:rsidRDefault="7833C510" w:rsidP="7833C510">
            <w:pPr>
              <w:spacing w:after="0" w:line="278" w:lineRule="auto"/>
            </w:pPr>
            <w:r w:rsidRPr="7833C510">
              <w:rPr>
                <w:rFonts w:ascii="Times New Roman" w:eastAsia="Times New Roman" w:hAnsi="Times New Roman" w:cs="Times New Roman"/>
              </w:rPr>
              <w:t>un informe / estudio / encuesta reciente, según un estudio, última hora, acaba de salir</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CA052B8" w14:textId="6C0BA2CB" w:rsidR="7833C510" w:rsidRDefault="7833C510" w:rsidP="7833C510">
            <w:pPr>
              <w:spacing w:after="0" w:line="278" w:lineRule="auto"/>
            </w:pPr>
            <w:r w:rsidRPr="7833C510">
              <w:rPr>
                <w:rFonts w:ascii="Times New Roman" w:eastAsia="Times New Roman" w:hAnsi="Times New Roman" w:cs="Times New Roman"/>
              </w:rPr>
              <w:t>última hora: un informe reciente…</w:t>
            </w:r>
          </w:p>
        </w:tc>
      </w:tr>
      <w:tr w:rsidR="7833C510" w14:paraId="03998301"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54D2EDE" w14:textId="32A4D1F7" w:rsidR="7833C510" w:rsidRDefault="7833C510" w:rsidP="7833C510">
            <w:pPr>
              <w:spacing w:after="0" w:line="278" w:lineRule="auto"/>
            </w:pPr>
            <w:r w:rsidRPr="7833C510">
              <w:rPr>
                <w:rFonts w:ascii="Times New Roman" w:eastAsia="Times New Roman" w:hAnsi="Times New Roman" w:cs="Times New Roman"/>
              </w:rPr>
              <w:t>Palabras en inglés</w:t>
            </w:r>
          </w:p>
        </w:tc>
        <w:tc>
          <w:tcPr>
            <w:tcW w:w="3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5113320" w14:textId="1972FB9F" w:rsidR="7833C510" w:rsidRDefault="7833C510" w:rsidP="7833C510">
            <w:pPr>
              <w:spacing w:after="0" w:line="278" w:lineRule="auto"/>
            </w:pPr>
            <w:r w:rsidRPr="7833C510">
              <w:rPr>
                <w:rFonts w:ascii="Times New Roman" w:eastAsia="Times New Roman" w:hAnsi="Times New Roman" w:cs="Times New Roman"/>
              </w:rPr>
              <w:t>Lista corta de las que aparecieron: swipe, saved, disruption, overlooking, carousel, deploy…</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B1B1825" w14:textId="4F5E01C4" w:rsidR="7833C510" w:rsidRDefault="7833C510" w:rsidP="7833C510">
            <w:pPr>
              <w:spacing w:after="0" w:line="278" w:lineRule="auto"/>
              <w:rPr>
                <w:rFonts w:ascii="Times New Roman" w:eastAsia="Times New Roman" w:hAnsi="Times New Roman" w:cs="Times New Roman"/>
              </w:rPr>
            </w:pPr>
            <w:r w:rsidRPr="7833C510">
              <w:rPr>
                <w:rFonts w:ascii="Times New Roman" w:eastAsia="Times New Roman" w:hAnsi="Times New Roman" w:cs="Times New Roman"/>
              </w:rPr>
              <w:t>disruption, swipe, saved</w:t>
            </w:r>
          </w:p>
        </w:tc>
      </w:tr>
      <w:tr w:rsidR="7833C510" w14:paraId="398FB784" w14:textId="77777777" w:rsidTr="7833C510">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822A904" w14:textId="3955BFC5" w:rsidR="7833C510" w:rsidRDefault="7833C510" w:rsidP="7833C510">
            <w:pPr>
              <w:spacing w:after="0" w:line="278" w:lineRule="auto"/>
            </w:pPr>
            <w:r w:rsidRPr="7833C510">
              <w:rPr>
                <w:rFonts w:ascii="Times New Roman" w:eastAsia="Times New Roman" w:hAnsi="Times New Roman" w:cs="Times New Roman"/>
              </w:rPr>
              <w:t>«Desliza» en un reel</w:t>
            </w:r>
          </w:p>
        </w:tc>
        <w:tc>
          <w:tcPr>
            <w:tcW w:w="3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305CFD6" w14:textId="5B9B25D9" w:rsidR="7833C510" w:rsidRDefault="7833C510" w:rsidP="7833C510">
            <w:pPr>
              <w:spacing w:after="0" w:line="278" w:lineRule="auto"/>
            </w:pPr>
            <w:r w:rsidRPr="7833C510">
              <w:rPr>
                <w:rFonts w:ascii="Times New Roman" w:eastAsia="Times New Roman" w:hAnsi="Times New Roman" w:cs="Times New Roman"/>
              </w:rPr>
              <w:t>Si la pieza para la cuenta es reel o video y dice desliza</w:t>
            </w:r>
          </w:p>
        </w:tc>
        <w:tc>
          <w:tcPr>
            <w:tcW w:w="3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3941EB2" w14:textId="7BA4DBDD" w:rsidR="7833C510" w:rsidRDefault="7833C510" w:rsidP="7833C510">
            <w:pPr>
              <w:spacing w:after="0" w:line="278" w:lineRule="auto"/>
            </w:pPr>
            <w:r w:rsidRPr="7833C510">
              <w:rPr>
                <w:rFonts w:ascii="Times New Roman" w:eastAsia="Times New Roman" w:hAnsi="Times New Roman" w:cs="Times New Roman"/>
              </w:rPr>
              <w:t>Mercado e inversión; Herramientas no-code</w:t>
            </w:r>
          </w:p>
        </w:tc>
      </w:tr>
    </w:tbl>
    <w:p w14:paraId="798E1C4E" w14:textId="3E58C71D" w:rsidR="29CC7249" w:rsidRDefault="4BDB3F62" w:rsidP="7833C510">
      <w:pPr>
        <w:spacing w:after="120" w:line="278" w:lineRule="auto"/>
      </w:pPr>
      <w:r w:rsidRPr="7833C510">
        <w:rPr>
          <w:rFonts w:ascii="Times New Roman" w:eastAsia="Times New Roman" w:hAnsi="Times New Roman" w:cs="Times New Roman"/>
        </w:rPr>
        <w:t xml:space="preserve"> </w:t>
      </w:r>
    </w:p>
    <w:p w14:paraId="3894BCC8" w14:textId="5AB49FA2" w:rsidR="29CC7249" w:rsidRDefault="4BDB3F62" w:rsidP="7833C510">
      <w:pPr>
        <w:spacing w:after="120" w:line="276" w:lineRule="auto"/>
      </w:pPr>
      <w:r w:rsidRPr="7833C510">
        <w:rPr>
          <w:rFonts w:ascii="Times New Roman" w:eastAsia="Times New Roman" w:hAnsi="Times New Roman" w:cs="Times New Roman"/>
        </w:rPr>
        <w:t>Una afirmación que sí está en los ejemplos del tema (por ejemplo, un titular que dice «última hora») no se marca, porque tiene respaldo.</w:t>
      </w:r>
    </w:p>
    <w:p w14:paraId="1D351C60" w14:textId="7841CA90" w:rsidR="29CC7249" w:rsidRDefault="4BDB3F62" w:rsidP="7833C510">
      <w:pPr>
        <w:spacing w:after="120" w:line="276" w:lineRule="auto"/>
        <w:rPr>
          <w:rFonts w:ascii="Times New Roman" w:eastAsia="Times New Roman" w:hAnsi="Times New Roman" w:cs="Times New Roman"/>
        </w:rPr>
      </w:pPr>
      <w:r w:rsidRPr="7833C510">
        <w:rPr>
          <w:rFonts w:ascii="Times New Roman" w:eastAsia="Times New Roman" w:hAnsi="Times New Roman" w:cs="Times New Roman"/>
          <w:b/>
          <w:bCs/>
        </w:rPr>
        <w:t>Qué hace con lo que encuentra.</w:t>
      </w:r>
      <w:r w:rsidRPr="7833C510">
        <w:rPr>
          <w:rFonts w:ascii="Times New Roman" w:eastAsia="Times New Roman" w:hAnsi="Times New Roman" w:cs="Times New Roman"/>
        </w:rPr>
        <w:t xml:space="preserve"> Los temas con problemas vuelven al modelo una sola vez, con su borrador y la lista de problemas, para que los reescriba planteando lo dudoso como idea por verificar. Es una consulta extra por lote, solo si hace falta. Lo que siga mal queda en el campo revisar y el reporte lo muestra en el tema como </w:t>
      </w:r>
      <w:r w:rsidR="243273C0" w:rsidRPr="7833C510">
        <w:rPr>
          <w:rFonts w:ascii="Times New Roman" w:eastAsia="Times New Roman" w:hAnsi="Times New Roman" w:cs="Times New Roman"/>
        </w:rPr>
        <w:t>“</w:t>
      </w:r>
      <w:r w:rsidRPr="7833C510">
        <w:rPr>
          <w:rFonts w:ascii="Times New Roman" w:eastAsia="Times New Roman" w:hAnsi="Times New Roman" w:cs="Times New Roman"/>
        </w:rPr>
        <w:t>Revisar antes de publicar: …</w:t>
      </w:r>
      <w:r w:rsidR="54B5824C" w:rsidRPr="7833C510">
        <w:rPr>
          <w:rFonts w:ascii="Times New Roman" w:eastAsia="Times New Roman" w:hAnsi="Times New Roman" w:cs="Times New Roman"/>
        </w:rPr>
        <w:t>”</w:t>
      </w:r>
      <w:r w:rsidRPr="7833C510">
        <w:rPr>
          <w:rFonts w:ascii="Times New Roman" w:eastAsia="Times New Roman" w:hAnsi="Times New Roman" w:cs="Times New Roman"/>
        </w:rPr>
        <w:t>. Así, un dato inventado ya no puede llegar al equipo como si fuera un hecho.</w:t>
      </w:r>
    </w:p>
    <w:p w14:paraId="4C2D74A4" w14:textId="76A83E81" w:rsidR="29CC7249" w:rsidRDefault="4BDB3F62" w:rsidP="7833C510">
      <w:pPr>
        <w:spacing w:after="120" w:line="276" w:lineRule="auto"/>
        <w:rPr>
          <w:rFonts w:ascii="Times New Roman" w:eastAsia="Times New Roman" w:hAnsi="Times New Roman" w:cs="Times New Roman"/>
        </w:rPr>
      </w:pPr>
      <w:r w:rsidRPr="7833C510">
        <w:rPr>
          <w:rFonts w:ascii="Times New Roman" w:eastAsia="Times New Roman" w:hAnsi="Times New Roman" w:cs="Times New Roman"/>
          <w:b/>
          <w:bCs/>
        </w:rPr>
        <w:t>Resultado sobre la corrida de las 23:08</w:t>
      </w:r>
      <w:r w:rsidRPr="7833C510">
        <w:rPr>
          <w:rFonts w:ascii="Times New Roman" w:eastAsia="Times New Roman" w:hAnsi="Times New Roman" w:cs="Times New Roman"/>
        </w:rPr>
        <w:t xml:space="preserve"> (sin la segunda pasada, porque esa corrida es anterior al cambio): el revisor marca </w:t>
      </w:r>
      <w:r w:rsidRPr="7833C510">
        <w:rPr>
          <w:rFonts w:ascii="Times New Roman" w:eastAsia="Times New Roman" w:hAnsi="Times New Roman" w:cs="Times New Roman"/>
          <w:b/>
          <w:bCs/>
        </w:rPr>
        <w:t>6 de 16</w:t>
      </w:r>
      <w:r w:rsidRPr="7833C510">
        <w:rPr>
          <w:rFonts w:ascii="Times New Roman" w:eastAsia="Times New Roman" w:hAnsi="Times New Roman" w:cs="Times New Roman"/>
        </w:rPr>
        <w:t xml:space="preserve"> recomendaciones. Encuentra las 3 que encontró la revisión manual y además las 3 palabras en inglés, los 2 casos de «desliza» en reels y el pronóstico </w:t>
      </w:r>
      <w:r w:rsidR="05289D0F" w:rsidRPr="7833C510">
        <w:rPr>
          <w:rFonts w:ascii="Times New Roman" w:eastAsia="Times New Roman" w:hAnsi="Times New Roman" w:cs="Times New Roman"/>
        </w:rPr>
        <w:t>“</w:t>
      </w:r>
      <w:r w:rsidRPr="7833C510">
        <w:rPr>
          <w:rFonts w:ascii="Times New Roman" w:eastAsia="Times New Roman" w:hAnsi="Times New Roman" w:cs="Times New Roman"/>
        </w:rPr>
        <w:t>12-24 meses</w:t>
      </w:r>
      <w:r w:rsidR="417BF0C2" w:rsidRPr="7833C510">
        <w:rPr>
          <w:rFonts w:ascii="Times New Roman" w:eastAsia="Times New Roman" w:hAnsi="Times New Roman" w:cs="Times New Roman"/>
        </w:rPr>
        <w:t>”</w:t>
      </w:r>
      <w:r w:rsidRPr="7833C510">
        <w:rPr>
          <w:rFonts w:ascii="Times New Roman" w:eastAsia="Times New Roman" w:hAnsi="Times New Roman" w:cs="Times New Roman"/>
        </w:rPr>
        <w:t xml:space="preserve">. </w:t>
      </w:r>
    </w:p>
    <w:p w14:paraId="56BDF912" w14:textId="6A283C5A" w:rsidR="29CC7249" w:rsidRDefault="4BDB3F62" w:rsidP="7833C510">
      <w:pPr>
        <w:spacing w:after="120" w:line="276" w:lineRule="auto"/>
      </w:pPr>
      <w:r w:rsidRPr="7833C510">
        <w:rPr>
          <w:rFonts w:ascii="Times New Roman" w:eastAsia="Times New Roman" w:hAnsi="Times New Roman" w:cs="Times New Roman"/>
          <w:b/>
          <w:bCs/>
        </w:rPr>
        <w:t>Corrida final</w:t>
      </w:r>
      <w:r w:rsidRPr="7833C510">
        <w:rPr>
          <w:rFonts w:ascii="Times New Roman" w:eastAsia="Times New Roman" w:hAnsi="Times New Roman" w:cs="Times New Roman"/>
        </w:rPr>
        <w:t xml:space="preserve"> (18 de octubre, 02:42, con el revisor y la segunda pasada activos): 0 cifras inventadas y 0 casos, estudios o </w:t>
      </w:r>
      <w:r w:rsidR="75AA0F7E" w:rsidRPr="7833C510">
        <w:rPr>
          <w:rFonts w:ascii="Times New Roman" w:eastAsia="Times New Roman" w:hAnsi="Times New Roman" w:cs="Times New Roman"/>
        </w:rPr>
        <w:t>“</w:t>
      </w:r>
      <w:r w:rsidRPr="7833C510">
        <w:rPr>
          <w:rFonts w:ascii="Times New Roman" w:eastAsia="Times New Roman" w:hAnsi="Times New Roman" w:cs="Times New Roman"/>
        </w:rPr>
        <w:t>última hora</w:t>
      </w:r>
      <w:r w:rsidR="461B087B" w:rsidRPr="7833C510">
        <w:rPr>
          <w:rFonts w:ascii="Times New Roman" w:eastAsia="Times New Roman" w:hAnsi="Times New Roman" w:cs="Times New Roman"/>
        </w:rPr>
        <w:t>”</w:t>
      </w:r>
      <w:r w:rsidRPr="7833C510">
        <w:rPr>
          <w:rFonts w:ascii="Times New Roman" w:eastAsia="Times New Roman" w:hAnsi="Times New Roman" w:cs="Times New Roman"/>
        </w:rPr>
        <w:t xml:space="preserve"> sin respaldo. Nemotron redactó 10 de los 16 temas; un lote de 5 no respondió y otro tema lo omitió, así que 6 quedaron con plantillas (el informe ahora lo dice: </w:t>
      </w:r>
      <w:r w:rsidR="1FEF3611" w:rsidRPr="7833C510">
        <w:rPr>
          <w:rFonts w:ascii="Times New Roman" w:eastAsia="Times New Roman" w:hAnsi="Times New Roman" w:cs="Times New Roman"/>
        </w:rPr>
        <w:t>“</w:t>
      </w:r>
      <w:r w:rsidRPr="7833C510">
        <w:rPr>
          <w:rFonts w:ascii="Times New Roman" w:eastAsia="Times New Roman" w:hAnsi="Times New Roman" w:cs="Times New Roman"/>
        </w:rPr>
        <w:t>5 temas con plantillas</w:t>
      </w:r>
      <w:r w:rsidR="3F849E45" w:rsidRPr="7833C510">
        <w:rPr>
          <w:rFonts w:ascii="Times New Roman" w:eastAsia="Times New Roman" w:hAnsi="Times New Roman" w:cs="Times New Roman"/>
        </w:rPr>
        <w:t>”</w:t>
      </w:r>
      <w:r w:rsidRPr="7833C510">
        <w:rPr>
          <w:rFonts w:ascii="Times New Roman" w:eastAsia="Times New Roman" w:hAnsi="Times New Roman" w:cs="Times New Roman"/>
        </w:rPr>
        <w:t xml:space="preserve">). Verificamos a mano cada afirmación de las 10 contra sus ejemplos: 6G en Chile, el foro de Cartagena, los 1.700 MW de México, el PDF de alfabetización y los </w:t>
      </w:r>
      <w:r w:rsidR="5106F9A2" w:rsidRPr="7833C510">
        <w:rPr>
          <w:rFonts w:ascii="Times New Roman" w:eastAsia="Times New Roman" w:hAnsi="Times New Roman" w:cs="Times New Roman"/>
        </w:rPr>
        <w:t>“</w:t>
      </w:r>
      <w:r w:rsidRPr="7833C510">
        <w:rPr>
          <w:rFonts w:ascii="Times New Roman" w:eastAsia="Times New Roman" w:hAnsi="Times New Roman" w:cs="Times New Roman"/>
        </w:rPr>
        <w:t>sacrificios a la IA</w:t>
      </w:r>
      <w:r w:rsidR="4523503C" w:rsidRPr="7833C510">
        <w:rPr>
          <w:rFonts w:ascii="Times New Roman" w:eastAsia="Times New Roman" w:hAnsi="Times New Roman" w:cs="Times New Roman"/>
        </w:rPr>
        <w:t>”</w:t>
      </w:r>
      <w:r w:rsidRPr="7833C510">
        <w:rPr>
          <w:rFonts w:ascii="Times New Roman" w:eastAsia="Times New Roman" w:hAnsi="Times New Roman" w:cs="Times New Roman"/>
        </w:rPr>
        <w:t xml:space="preserve"> sí están en los ejemplos; la única sin respaldo es que un método más rápido para la transformada de Fourier «reduciría el tiempo de entrenamiento». La revisión manual encontró además un defecto nuevo que el revisor no buscaba: en 5 de 10 temas un gancho describe su tipo en vez de ser la primera línea, un efecto de las definiciones de gancho más largas que ahora recibe el modelo. También quedaron 3 palabras en inglés que no estaban en la lista</w:t>
      </w:r>
      <w:r w:rsidR="6F493DE9" w:rsidRPr="7833C510">
        <w:rPr>
          <w:rFonts w:ascii="Times New Roman" w:eastAsia="Times New Roman" w:hAnsi="Times New Roman" w:cs="Times New Roman"/>
        </w:rPr>
        <w:t xml:space="preserve">. </w:t>
      </w:r>
      <w:r w:rsidRPr="7833C510">
        <w:rPr>
          <w:rFonts w:ascii="Times New Roman" w:eastAsia="Times New Roman" w:hAnsi="Times New Roman" w:cs="Times New Roman"/>
        </w:rPr>
        <w:t>Ambas cosas ya se agregaron al prompt y al revisor: sobre esta misma corrida, el revisor ahora marca 6 de 16 temas.</w:t>
      </w:r>
    </w:p>
    <w:p w14:paraId="306A1EEE" w14:textId="588CDDF3" w:rsidR="29CC7249" w:rsidRDefault="4BDB3F62" w:rsidP="7833C510">
      <w:pPr>
        <w:spacing w:after="120" w:line="276" w:lineRule="auto"/>
      </w:pPr>
      <w:r w:rsidRPr="7833C510">
        <w:rPr>
          <w:rFonts w:ascii="Times New Roman" w:eastAsia="Times New Roman" w:hAnsi="Times New Roman" w:cs="Times New Roman"/>
          <w:b/>
          <w:bCs/>
        </w:rPr>
        <w:t>Rúbrica a mano de las recomendaciones de la corrida final</w:t>
      </w:r>
      <w:r w:rsidRPr="7833C510">
        <w:rPr>
          <w:rFonts w:ascii="Times New Roman" w:eastAsia="Times New Roman" w:hAnsi="Times New Roman" w:cs="Times New Roman"/>
        </w:rPr>
        <w:t xml:space="preserve"> (solo las 10 que redactó el modelo; las plantillas no se califican):</w:t>
      </w:r>
    </w:p>
    <w:tbl>
      <w:tblPr>
        <w:tblW w:w="0" w:type="auto"/>
        <w:tblLook w:val="04A0" w:firstRow="1" w:lastRow="0" w:firstColumn="1" w:lastColumn="0" w:noHBand="0" w:noVBand="1"/>
      </w:tblPr>
      <w:tblGrid>
        <w:gridCol w:w="2466"/>
        <w:gridCol w:w="1637"/>
        <w:gridCol w:w="1637"/>
        <w:gridCol w:w="1637"/>
        <w:gridCol w:w="1637"/>
      </w:tblGrid>
      <w:tr w:rsidR="7833C510" w14:paraId="77C5AD49"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B967656" w14:textId="6DE41368" w:rsidR="7833C510" w:rsidRDefault="7833C510" w:rsidP="7833C510">
            <w:pPr>
              <w:spacing w:after="0" w:line="278" w:lineRule="auto"/>
            </w:pPr>
            <w:r w:rsidRPr="7833C510">
              <w:rPr>
                <w:rFonts w:ascii="Times New Roman" w:eastAsia="Times New Roman" w:hAnsi="Times New Roman" w:cs="Times New Roman"/>
                <w:b/>
                <w:bCs/>
              </w:rPr>
              <w:t>Criterio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5D33C1E" w14:textId="49F72D4D" w:rsidR="7833C510" w:rsidRDefault="7833C510" w:rsidP="7833C510">
            <w:pPr>
              <w:spacing w:after="0" w:line="278" w:lineRule="auto"/>
            </w:pPr>
            <w:r w:rsidRPr="7833C510">
              <w:rPr>
                <w:rFonts w:ascii="Times New Roman" w:eastAsia="Times New Roman" w:hAnsi="Times New Roman" w:cs="Times New Roman"/>
                <w:b/>
                <w:bCs/>
              </w:rPr>
              <w:t>Corrida 21:45</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3A83F0B" w14:textId="10D8FDB7" w:rsidR="7833C510" w:rsidRDefault="7833C510" w:rsidP="7833C510">
            <w:pPr>
              <w:spacing w:after="0" w:line="278" w:lineRule="auto"/>
            </w:pPr>
            <w:r w:rsidRPr="7833C510">
              <w:rPr>
                <w:rFonts w:ascii="Times New Roman" w:eastAsia="Times New Roman" w:hAnsi="Times New Roman" w:cs="Times New Roman"/>
                <w:b/>
                <w:bCs/>
              </w:rPr>
              <w:t>Corrida 23:08</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FF5EB0" w14:textId="0B85894F" w:rsidR="7833C510" w:rsidRDefault="7833C510" w:rsidP="7833C510">
            <w:pPr>
              <w:spacing w:after="0" w:line="278" w:lineRule="auto"/>
            </w:pPr>
            <w:r w:rsidRPr="7833C510">
              <w:rPr>
                <w:rFonts w:ascii="Times New Roman" w:eastAsia="Times New Roman" w:hAnsi="Times New Roman" w:cs="Times New Roman"/>
                <w:b/>
                <w:bCs/>
              </w:rPr>
              <w:t>Corrida final</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08BD211" w14:textId="5A10C7BC" w:rsidR="7833C510" w:rsidRDefault="7833C510" w:rsidP="7833C510">
            <w:pPr>
              <w:spacing w:after="0" w:line="278" w:lineRule="auto"/>
            </w:pPr>
            <w:r w:rsidRPr="7833C510">
              <w:rPr>
                <w:rFonts w:ascii="Times New Roman" w:eastAsia="Times New Roman" w:hAnsi="Times New Roman" w:cs="Times New Roman"/>
                <w:b/>
                <w:bCs/>
              </w:rPr>
              <w:t>Meta</w:t>
            </w:r>
          </w:p>
        </w:tc>
      </w:tr>
      <w:tr w:rsidR="7833C510" w14:paraId="15F2270A"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016144" w14:textId="799291C6" w:rsidR="7833C510" w:rsidRDefault="7833C510" w:rsidP="7833C510">
            <w:pPr>
              <w:spacing w:after="0" w:line="278" w:lineRule="auto"/>
            </w:pPr>
            <w:r w:rsidRPr="7833C510">
              <w:rPr>
                <w:rFonts w:ascii="Times New Roman" w:eastAsia="Times New Roman" w:hAnsi="Times New Roman" w:cs="Times New Roman"/>
              </w:rPr>
              <w:t>Fidelidad a la evidencia</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9F12FFF" w14:textId="26373894" w:rsidR="7833C510" w:rsidRDefault="7833C510" w:rsidP="7833C510">
            <w:pPr>
              <w:spacing w:after="0" w:line="278" w:lineRule="auto"/>
            </w:pPr>
            <w:r w:rsidRPr="7833C510">
              <w:rPr>
                <w:rFonts w:ascii="Times New Roman" w:eastAsia="Times New Roman" w:hAnsi="Times New Roman" w:cs="Times New Roman"/>
              </w:rPr>
              <w:t>2,4</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76B0B44" w14:textId="5BCC7477" w:rsidR="7833C510" w:rsidRDefault="7833C510" w:rsidP="7833C510">
            <w:pPr>
              <w:spacing w:after="0" w:line="278" w:lineRule="auto"/>
            </w:pPr>
            <w:r w:rsidRPr="7833C510">
              <w:rPr>
                <w:rFonts w:ascii="Times New Roman" w:eastAsia="Times New Roman" w:hAnsi="Times New Roman" w:cs="Times New Roman"/>
              </w:rPr>
              <w:t>3,7</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3A00BF0" w14:textId="0F3AC9B3" w:rsidR="7833C510" w:rsidRDefault="7833C510" w:rsidP="7833C510">
            <w:pPr>
              <w:spacing w:after="0" w:line="278" w:lineRule="auto"/>
            </w:pPr>
            <w:r w:rsidRPr="7833C510">
              <w:rPr>
                <w:rFonts w:ascii="Times New Roman" w:eastAsia="Times New Roman" w:hAnsi="Times New Roman" w:cs="Times New Roman"/>
              </w:rPr>
              <w:t>3,8</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61BE3AF" w14:textId="0322DA35" w:rsidR="7833C510" w:rsidRDefault="7833C510" w:rsidP="7833C510">
            <w:pPr>
              <w:spacing w:after="0" w:line="278" w:lineRule="auto"/>
            </w:pPr>
            <w:r w:rsidRPr="7833C510">
              <w:rPr>
                <w:rFonts w:ascii="Times New Roman" w:eastAsia="Times New Roman" w:hAnsi="Times New Roman" w:cs="Times New Roman"/>
              </w:rPr>
              <w:t>4</w:t>
            </w:r>
          </w:p>
        </w:tc>
      </w:tr>
      <w:tr w:rsidR="7833C510" w14:paraId="41635686"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4BF0400" w14:textId="65DA32A6" w:rsidR="7833C510" w:rsidRDefault="7833C510" w:rsidP="7833C510">
            <w:pPr>
              <w:spacing w:after="0" w:line="278" w:lineRule="auto"/>
            </w:pPr>
            <w:r w:rsidRPr="7833C510">
              <w:rPr>
                <w:rFonts w:ascii="Times New Roman" w:eastAsia="Times New Roman" w:hAnsi="Times New Roman" w:cs="Times New Roman"/>
              </w:rPr>
              <w:lastRenderedPageBreak/>
              <w:t>Especificidad</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1141046" w14:textId="14FF6395" w:rsidR="7833C510" w:rsidRDefault="7833C510" w:rsidP="7833C510">
            <w:pPr>
              <w:spacing w:after="0" w:line="278" w:lineRule="auto"/>
            </w:pPr>
            <w:r w:rsidRPr="7833C510">
              <w:rPr>
                <w:rFonts w:ascii="Times New Roman" w:eastAsia="Times New Roman" w:hAnsi="Times New Roman" w:cs="Times New Roman"/>
              </w:rPr>
              <w:t>3,2</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1C1D7D0" w14:textId="7759A400" w:rsidR="7833C510" w:rsidRDefault="7833C510" w:rsidP="7833C510">
            <w:pPr>
              <w:spacing w:after="0" w:line="278" w:lineRule="auto"/>
            </w:pPr>
            <w:r w:rsidRPr="7833C510">
              <w:rPr>
                <w:rFonts w:ascii="Times New Roman" w:eastAsia="Times New Roman" w:hAnsi="Times New Roman" w:cs="Times New Roman"/>
              </w:rPr>
              <w:t>3,3</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C0CECAC" w14:textId="6C9ADEF2" w:rsidR="7833C510" w:rsidRDefault="7833C510" w:rsidP="7833C510">
            <w:pPr>
              <w:spacing w:after="0" w:line="278" w:lineRule="auto"/>
            </w:pPr>
            <w:r w:rsidRPr="7833C510">
              <w:rPr>
                <w:rFonts w:ascii="Times New Roman" w:eastAsia="Times New Roman" w:hAnsi="Times New Roman" w:cs="Times New Roman"/>
              </w:rPr>
              <w:t>3,4</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DC24E8A" w14:textId="01FD63E2" w:rsidR="7833C510" w:rsidRDefault="7833C510" w:rsidP="7833C510">
            <w:pPr>
              <w:spacing w:after="0" w:line="278" w:lineRule="auto"/>
            </w:pPr>
            <w:r w:rsidRPr="7833C510">
              <w:rPr>
                <w:rFonts w:ascii="Times New Roman" w:eastAsia="Times New Roman" w:hAnsi="Times New Roman" w:cs="Times New Roman"/>
              </w:rPr>
              <w:t>4</w:t>
            </w:r>
          </w:p>
        </w:tc>
      </w:tr>
      <w:tr w:rsidR="7833C510" w14:paraId="2791C863"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306CC05" w14:textId="4F3908C9" w:rsidR="7833C510" w:rsidRDefault="7833C510" w:rsidP="7833C510">
            <w:pPr>
              <w:spacing w:after="0" w:line="278" w:lineRule="auto"/>
            </w:pPr>
            <w:r w:rsidRPr="7833C510">
              <w:rPr>
                <w:rFonts w:ascii="Times New Roman" w:eastAsia="Times New Roman" w:hAnsi="Times New Roman" w:cs="Times New Roman"/>
              </w:rPr>
              <w:t>Encaje con 30X</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5091AE2" w14:textId="40869787" w:rsidR="7833C510" w:rsidRDefault="7833C510" w:rsidP="7833C510">
            <w:pPr>
              <w:spacing w:after="0" w:line="278" w:lineRule="auto"/>
            </w:pPr>
            <w:r w:rsidRPr="7833C510">
              <w:rPr>
                <w:rFonts w:ascii="Times New Roman" w:eastAsia="Times New Roman" w:hAnsi="Times New Roman" w:cs="Times New Roman"/>
              </w:rPr>
              <w:t>3,8</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59F34F5" w14:textId="2AAA0A9C" w:rsidR="7833C510" w:rsidRDefault="7833C510" w:rsidP="7833C510">
            <w:pPr>
              <w:spacing w:after="0" w:line="278" w:lineRule="auto"/>
            </w:pPr>
            <w:r w:rsidRPr="7833C510">
              <w:rPr>
                <w:rFonts w:ascii="Times New Roman" w:eastAsia="Times New Roman" w:hAnsi="Times New Roman" w:cs="Times New Roman"/>
              </w:rPr>
              <w:t>4,1</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A0CA08A" w14:textId="7CDFACB9" w:rsidR="7833C510" w:rsidRDefault="7833C510" w:rsidP="7833C510">
            <w:pPr>
              <w:spacing w:after="0" w:line="278" w:lineRule="auto"/>
            </w:pPr>
            <w:r w:rsidRPr="7833C510">
              <w:rPr>
                <w:rFonts w:ascii="Times New Roman" w:eastAsia="Times New Roman" w:hAnsi="Times New Roman" w:cs="Times New Roman"/>
              </w:rPr>
              <w:t>4,2</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7EFCB92" w14:textId="48AD84A9" w:rsidR="7833C510" w:rsidRDefault="7833C510" w:rsidP="7833C510">
            <w:pPr>
              <w:spacing w:after="0" w:line="278" w:lineRule="auto"/>
            </w:pPr>
            <w:r w:rsidRPr="7833C510">
              <w:rPr>
                <w:rFonts w:ascii="Times New Roman" w:eastAsia="Times New Roman" w:hAnsi="Times New Roman" w:cs="Times New Roman"/>
              </w:rPr>
              <w:t>4</w:t>
            </w:r>
          </w:p>
        </w:tc>
      </w:tr>
      <w:tr w:rsidR="7833C510" w14:paraId="23323839"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14B347E" w14:textId="3F6B3F4B" w:rsidR="7833C510" w:rsidRDefault="7833C510" w:rsidP="7833C510">
            <w:pPr>
              <w:spacing w:after="0" w:line="278" w:lineRule="auto"/>
            </w:pPr>
            <w:r w:rsidRPr="7833C510">
              <w:rPr>
                <w:rFonts w:ascii="Times New Roman" w:eastAsia="Times New Roman" w:hAnsi="Times New Roman" w:cs="Times New Roman"/>
              </w:rPr>
              <w:t>Accionable</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2460F78" w14:textId="32E65806" w:rsidR="7833C510" w:rsidRDefault="7833C510" w:rsidP="7833C510">
            <w:pPr>
              <w:spacing w:after="0" w:line="278" w:lineRule="auto"/>
            </w:pPr>
            <w:r w:rsidRPr="7833C510">
              <w:rPr>
                <w:rFonts w:ascii="Times New Roman" w:eastAsia="Times New Roman" w:hAnsi="Times New Roman" w:cs="Times New Roman"/>
              </w:rPr>
              <w:t>3,2</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AB88789" w14:textId="156E39D0" w:rsidR="7833C510" w:rsidRDefault="7833C510" w:rsidP="7833C510">
            <w:pPr>
              <w:spacing w:after="0" w:line="278" w:lineRule="auto"/>
            </w:pPr>
            <w:r w:rsidRPr="7833C510">
              <w:rPr>
                <w:rFonts w:ascii="Times New Roman" w:eastAsia="Times New Roman" w:hAnsi="Times New Roman" w:cs="Times New Roman"/>
              </w:rPr>
              <w:t>3,8</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6DDB91A" w14:textId="5831201F" w:rsidR="7833C510" w:rsidRDefault="7833C510" w:rsidP="7833C510">
            <w:pPr>
              <w:spacing w:after="0" w:line="278" w:lineRule="auto"/>
            </w:pPr>
            <w:r w:rsidRPr="7833C510">
              <w:rPr>
                <w:rFonts w:ascii="Times New Roman" w:eastAsia="Times New Roman" w:hAnsi="Times New Roman" w:cs="Times New Roman"/>
              </w:rPr>
              <w:t>3,9</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74B671E" w14:textId="329C6C8F" w:rsidR="7833C510" w:rsidRDefault="7833C510" w:rsidP="7833C510">
            <w:pPr>
              <w:spacing w:after="0" w:line="278" w:lineRule="auto"/>
            </w:pPr>
            <w:r w:rsidRPr="7833C510">
              <w:rPr>
                <w:rFonts w:ascii="Times New Roman" w:eastAsia="Times New Roman" w:hAnsi="Times New Roman" w:cs="Times New Roman"/>
              </w:rPr>
              <w:t>4</w:t>
            </w:r>
          </w:p>
        </w:tc>
      </w:tr>
      <w:tr w:rsidR="7833C510" w14:paraId="50E60585"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07B3ECD" w14:textId="0C7BFC5D" w:rsidR="7833C510" w:rsidRDefault="7833C510" w:rsidP="7833C510">
            <w:pPr>
              <w:spacing w:after="0" w:line="278" w:lineRule="auto"/>
            </w:pPr>
            <w:r w:rsidRPr="7833C510">
              <w:rPr>
                <w:rFonts w:ascii="Times New Roman" w:eastAsia="Times New Roman" w:hAnsi="Times New Roman" w:cs="Times New Roman"/>
              </w:rPr>
              <w:t>Promedio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B99FD4D" w14:textId="14ED18F4" w:rsidR="7833C510" w:rsidRDefault="7833C510" w:rsidP="7833C510">
            <w:pPr>
              <w:spacing w:after="0" w:line="278" w:lineRule="auto"/>
            </w:pPr>
            <w:r w:rsidRPr="7833C510">
              <w:rPr>
                <w:rFonts w:ascii="Times New Roman" w:eastAsia="Times New Roman" w:hAnsi="Times New Roman" w:cs="Times New Roman"/>
              </w:rPr>
              <w:t>3,2</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EBEE7FD" w14:textId="3B33ED88" w:rsidR="7833C510" w:rsidRDefault="7833C510" w:rsidP="7833C510">
            <w:pPr>
              <w:spacing w:after="0" w:line="278" w:lineRule="auto"/>
            </w:pPr>
            <w:r w:rsidRPr="7833C510">
              <w:rPr>
                <w:rFonts w:ascii="Times New Roman" w:eastAsia="Times New Roman" w:hAnsi="Times New Roman" w:cs="Times New Roman"/>
              </w:rPr>
              <w:t>3,7</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9934C34" w14:textId="4062E3BA" w:rsidR="7833C510" w:rsidRDefault="7833C510" w:rsidP="7833C510">
            <w:pPr>
              <w:spacing w:after="0" w:line="278" w:lineRule="auto"/>
            </w:pPr>
            <w:r w:rsidRPr="7833C510">
              <w:rPr>
                <w:rFonts w:ascii="Times New Roman" w:eastAsia="Times New Roman" w:hAnsi="Times New Roman" w:cs="Times New Roman"/>
              </w:rPr>
              <w:t>3,8</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32EE634" w14:textId="3BA84FE6" w:rsidR="7833C510" w:rsidRDefault="7833C510" w:rsidP="7833C510">
            <w:pPr>
              <w:spacing w:after="0" w:line="278" w:lineRule="auto"/>
            </w:pPr>
            <w:r w:rsidRPr="7833C510">
              <w:rPr>
                <w:rFonts w:ascii="Times New Roman" w:eastAsia="Times New Roman" w:hAnsi="Times New Roman" w:cs="Times New Roman"/>
              </w:rPr>
              <w:t>4</w:t>
            </w:r>
          </w:p>
        </w:tc>
      </w:tr>
      <w:tr w:rsidR="7833C510" w14:paraId="0AFDA169" w14:textId="77777777" w:rsidTr="7833C510">
        <w:trPr>
          <w:trHeight w:val="300"/>
        </w:trPr>
        <w:tc>
          <w:tcPr>
            <w:tcW w:w="2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D19999B" w14:textId="03FB6110" w:rsidR="7833C510" w:rsidRDefault="7833C510" w:rsidP="7833C510">
            <w:pPr>
              <w:spacing w:after="0" w:line="278" w:lineRule="auto"/>
            </w:pPr>
            <w:r w:rsidRPr="7833C510">
              <w:rPr>
                <w:rFonts w:ascii="Times New Roman" w:eastAsia="Times New Roman" w:hAnsi="Times New Roman" w:cs="Times New Roman"/>
              </w:rPr>
              <w:t>Con hechos sin respaldo</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19202EB" w14:textId="5C2B523C" w:rsidR="7833C510" w:rsidRDefault="7833C510" w:rsidP="7833C510">
            <w:pPr>
              <w:spacing w:after="0" w:line="278" w:lineRule="auto"/>
            </w:pPr>
            <w:r w:rsidRPr="7833C510">
              <w:rPr>
                <w:rFonts w:ascii="Times New Roman" w:eastAsia="Times New Roman" w:hAnsi="Times New Roman" w:cs="Times New Roman"/>
              </w:rPr>
              <w:t>11 de 16</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83337AC" w14:textId="7B032360" w:rsidR="7833C510" w:rsidRDefault="7833C510" w:rsidP="7833C510">
            <w:pPr>
              <w:spacing w:after="0" w:line="278" w:lineRule="auto"/>
            </w:pPr>
            <w:r w:rsidRPr="7833C510">
              <w:rPr>
                <w:rFonts w:ascii="Times New Roman" w:eastAsia="Times New Roman" w:hAnsi="Times New Roman" w:cs="Times New Roman"/>
              </w:rPr>
              <w:t>3 de 16</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72D12B8" w14:textId="11E53A43" w:rsidR="7833C510" w:rsidRDefault="7833C510" w:rsidP="7833C510">
            <w:pPr>
              <w:spacing w:after="0" w:line="278" w:lineRule="auto"/>
            </w:pPr>
            <w:r w:rsidRPr="7833C510">
              <w:rPr>
                <w:rFonts w:ascii="Times New Roman" w:eastAsia="Times New Roman" w:hAnsi="Times New Roman" w:cs="Times New Roman"/>
              </w:rPr>
              <w:t>1 de 10</w:t>
            </w:r>
          </w:p>
        </w:tc>
        <w:tc>
          <w:tcPr>
            <w:tcW w:w="1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BC62740" w14:textId="54FF9171" w:rsidR="7833C510" w:rsidRDefault="7833C510" w:rsidP="7833C510">
            <w:pPr>
              <w:spacing w:after="0" w:line="278" w:lineRule="auto"/>
            </w:pPr>
            <w:r w:rsidRPr="7833C510">
              <w:rPr>
                <w:rFonts w:ascii="Times New Roman" w:eastAsia="Times New Roman" w:hAnsi="Times New Roman" w:cs="Times New Roman"/>
              </w:rPr>
              <w:t>0</w:t>
            </w:r>
          </w:p>
        </w:tc>
      </w:tr>
    </w:tbl>
    <w:p w14:paraId="1507E95E" w14:textId="1721CF6A" w:rsidR="29CC7249" w:rsidRDefault="4BDB3F62" w:rsidP="7833C510">
      <w:pPr>
        <w:spacing w:after="120" w:line="278" w:lineRule="auto"/>
      </w:pPr>
      <w:r w:rsidRPr="7833C510">
        <w:rPr>
          <w:rFonts w:ascii="Times New Roman" w:eastAsia="Times New Roman" w:hAnsi="Times New Roman" w:cs="Times New Roman"/>
        </w:rPr>
        <w:t xml:space="preserve"> </w:t>
      </w:r>
    </w:p>
    <w:p w14:paraId="3B14BB1D" w14:textId="784D51F1" w:rsidR="29CC7249" w:rsidRDefault="4BDB3F62" w:rsidP="7833C510">
      <w:pPr>
        <w:spacing w:after="120" w:line="276" w:lineRule="auto"/>
      </w:pPr>
      <w:r w:rsidRPr="7833C510">
        <w:rPr>
          <w:rFonts w:ascii="Times New Roman" w:eastAsia="Times New Roman" w:hAnsi="Times New Roman" w:cs="Times New Roman"/>
        </w:rPr>
        <w:t xml:space="preserve">Lo que falta para el 4: especificidad. El gancho que describe su tipo, los formatos todavía genéricos en algunos temas y los ejemplos mal clasificados de algunos temas (en </w:t>
      </w:r>
      <w:r w:rsidR="22B2E368" w:rsidRPr="7833C510">
        <w:rPr>
          <w:rFonts w:ascii="Times New Roman" w:eastAsia="Times New Roman" w:hAnsi="Times New Roman" w:cs="Times New Roman"/>
        </w:rPr>
        <w:t>“</w:t>
      </w:r>
      <w:r w:rsidRPr="7833C510">
        <w:rPr>
          <w:rFonts w:ascii="Times New Roman" w:eastAsia="Times New Roman" w:hAnsi="Times New Roman" w:cs="Times New Roman"/>
        </w:rPr>
        <w:t>IA para marketing y contenido</w:t>
      </w:r>
      <w:r w:rsidR="15A4693F" w:rsidRPr="7833C510">
        <w:rPr>
          <w:rFonts w:ascii="Times New Roman" w:eastAsia="Times New Roman" w:hAnsi="Times New Roman" w:cs="Times New Roman"/>
        </w:rPr>
        <w:t>”</w:t>
      </w:r>
      <w:r w:rsidRPr="7833C510">
        <w:rPr>
          <w:rFonts w:ascii="Times New Roman" w:eastAsia="Times New Roman" w:hAnsi="Times New Roman" w:cs="Times New Roman"/>
        </w:rPr>
        <w:t xml:space="preserve"> los ejemplos son un videojuego retrasado y un programa de TV) bajan la nota. Los dos primeros ya se corrigieron en el prompt y el revisor; el tercero depende de seguir mejorando el tema del clasificador.</w:t>
      </w:r>
    </w:p>
    <w:p w14:paraId="587047E3" w14:textId="00BC5CD4" w:rsidR="29CC7249" w:rsidRDefault="4BDB3F62" w:rsidP="7833C510">
      <w:pPr>
        <w:spacing w:after="120" w:line="276" w:lineRule="auto"/>
      </w:pPr>
      <w:r w:rsidRPr="7833C510">
        <w:rPr>
          <w:rFonts w:ascii="Times New Roman" w:eastAsia="Times New Roman" w:hAnsi="Times New Roman" w:cs="Times New Roman"/>
          <w:b/>
          <w:bCs/>
        </w:rPr>
        <w:t>Cambios en el prompt.</w:t>
      </w:r>
      <w:r w:rsidRPr="7833C510">
        <w:rPr>
          <w:rFonts w:ascii="Times New Roman" w:eastAsia="Times New Roman" w:hAnsi="Times New Roman" w:cs="Times New Roman"/>
        </w:rPr>
        <w:t xml:space="preserve"> Ahora prohíbe inventar casos de empresas, personas o países (si conviene un caso, di que hay que buscarlo), pide que los formatos salgan del tema y sus ejemplos sin repetir la misma recomendación de formato en dos temas (cinco temas compartían exactamente los mismos formatos) y aclara que «desliza» es solo para carruseles.</w:t>
      </w:r>
    </w:p>
    <w:p w14:paraId="22C406AE" w14:textId="04056B16"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6. YouTube</w:t>
      </w:r>
    </w:p>
    <w:p w14:paraId="3A27B962" w14:textId="3EBF7866" w:rsidR="29CC7249" w:rsidRDefault="4BDB3F62" w:rsidP="7833C510">
      <w:pPr>
        <w:spacing w:after="120" w:line="276" w:lineRule="auto"/>
      </w:pPr>
      <w:r w:rsidRPr="7833C510">
        <w:rPr>
          <w:rFonts w:ascii="Times New Roman" w:eastAsia="Times New Roman" w:hAnsi="Times New Roman" w:cs="Times New Roman"/>
          <w:b/>
          <w:bCs/>
        </w:rPr>
        <w:t>Diagnóstico.</w:t>
      </w:r>
      <w:r w:rsidRPr="7833C510">
        <w:rPr>
          <w:rFonts w:ascii="Times New Roman" w:eastAsia="Times New Roman" w:hAnsi="Times New Roman" w:cs="Times New Roman"/>
        </w:rPr>
        <w:t xml:space="preserve"> El feed RSS oficial de YouTube (youtube.com/feeds/videos.xml) responde 404 para todos los canales configurados y también para canales grandes como Google Developers, con channel_id, con playlist_id y con user. Las páginas de los canales sí responden. No es un error del radar: YouTube dejó de servir ese feed.</w:t>
      </w:r>
    </w:p>
    <w:p w14:paraId="38A9093C" w14:textId="7DDC5CAF" w:rsidR="29CC7249" w:rsidRDefault="4BDB3F62" w:rsidP="7833C510">
      <w:pPr>
        <w:spacing w:after="120" w:line="276" w:lineRule="auto"/>
      </w:pPr>
      <w:r w:rsidRPr="7833C510">
        <w:rPr>
          <w:rFonts w:ascii="Times New Roman" w:eastAsia="Times New Roman" w:hAnsi="Times New Roman" w:cs="Times New Roman"/>
          <w:b/>
          <w:bCs/>
        </w:rPr>
        <w:t>Solución.</w:t>
      </w:r>
      <w:r w:rsidRPr="7833C510">
        <w:rPr>
          <w:rFonts w:ascii="Times New Roman" w:eastAsia="Times New Roman" w:hAnsi="Times New Roman" w:cs="Times New Roman"/>
        </w:rPr>
        <w:t xml:space="preserve"> El radar ya soporta la API oficial YouTube Data v3 con YOUTUBE_API_KEY, que es gratuita (10.000 unidades al día). Con la API, YouTube busca videos por día y por consulta y entra al cálculo de crecimiento; con el RSS, en cambio, solo aportaba ejemplos. </w:t>
      </w:r>
      <w:r w:rsidRPr="7833C510">
        <w:rPr>
          <w:rFonts w:ascii="Times New Roman" w:eastAsia="Times New Roman" w:hAnsi="Times New Roman" w:cs="Times New Roman"/>
          <w:b/>
          <w:bCs/>
        </w:rPr>
        <w:t>Resultado.</w:t>
      </w:r>
      <w:r w:rsidRPr="7833C510">
        <w:rPr>
          <w:rFonts w:ascii="Times New Roman" w:eastAsia="Times New Roman" w:hAnsi="Times New Roman" w:cs="Times New Roman"/>
        </w:rPr>
        <w:t xml:space="preserve"> Con la clave configurada, la corrida del 18 de octubre trajo </w:t>
      </w:r>
      <w:r w:rsidRPr="7833C510">
        <w:rPr>
          <w:rFonts w:ascii="Times New Roman" w:eastAsia="Times New Roman" w:hAnsi="Times New Roman" w:cs="Times New Roman"/>
          <w:b/>
          <w:bCs/>
        </w:rPr>
        <w:t>307 videos</w:t>
      </w:r>
      <w:r w:rsidRPr="7833C510">
        <w:rPr>
          <w:rFonts w:ascii="Times New Roman" w:eastAsia="Times New Roman" w:hAnsi="Times New Roman" w:cs="Times New Roman"/>
        </w:rPr>
        <w:t xml:space="preserve"> (7 % de las piezas) y 0 de 492 consultas fallaron en todo el radar. Apareció un problema de calidad: entre los videos más vistos se colaban videos en coreano y en portugués, y el radar los guardaba como «es» porque tomaba el idioma de la consulta. Ahora usa el idioma que declara cada video (la misma llamada de estadísticas, sin costo extra de cuota) y descarta los que no están en español o inglés; hay una prueba automática con un video en portugués. Cuota: cada corrida usa unas 4.300 de las 10.000 unidades diarias gratuitas, así que caben dos por día.</w:t>
      </w:r>
    </w:p>
    <w:p w14:paraId="4CB33422" w14:textId="3D03CD44" w:rsidR="29CC7249" w:rsidRDefault="4BDB3F62" w:rsidP="7833C510">
      <w:pPr>
        <w:pStyle w:val="Heading2"/>
        <w:spacing w:before="220" w:after="100" w:line="278" w:lineRule="auto"/>
        <w:rPr>
          <w:rFonts w:ascii="Times New Roman" w:eastAsia="Times New Roman" w:hAnsi="Times New Roman" w:cs="Times New Roman"/>
          <w:b/>
          <w:bCs/>
          <w:color w:val="000000" w:themeColor="text1"/>
          <w:sz w:val="24"/>
          <w:szCs w:val="24"/>
        </w:rPr>
      </w:pPr>
      <w:r w:rsidRPr="7833C510">
        <w:rPr>
          <w:rFonts w:ascii="Times New Roman" w:eastAsia="Times New Roman" w:hAnsi="Times New Roman" w:cs="Times New Roman"/>
          <w:b/>
          <w:bCs/>
          <w:color w:val="000000" w:themeColor="text1"/>
          <w:sz w:val="24"/>
          <w:szCs w:val="24"/>
        </w:rPr>
        <w:t>7. Pruebas automáticas nuevas</w:t>
      </w:r>
    </w:p>
    <w:tbl>
      <w:tblPr>
        <w:tblW w:w="0" w:type="auto"/>
        <w:tblLook w:val="04A0" w:firstRow="1" w:lastRow="0" w:firstColumn="1" w:lastColumn="0" w:noHBand="0" w:noVBand="1"/>
      </w:tblPr>
      <w:tblGrid>
        <w:gridCol w:w="3178"/>
        <w:gridCol w:w="4392"/>
        <w:gridCol w:w="1445"/>
      </w:tblGrid>
      <w:tr w:rsidR="7833C510" w14:paraId="06E0DC89"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6A88FF7" w14:textId="0E5F6E4E" w:rsidR="7833C510" w:rsidRDefault="7833C510" w:rsidP="7833C510">
            <w:pPr>
              <w:spacing w:after="0" w:line="278" w:lineRule="auto"/>
            </w:pPr>
            <w:r w:rsidRPr="7833C510">
              <w:rPr>
                <w:rFonts w:ascii="Times New Roman" w:eastAsia="Times New Roman" w:hAnsi="Times New Roman" w:cs="Times New Roman"/>
                <w:b/>
                <w:bCs/>
              </w:rPr>
              <w:t>Prueba</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905E642" w14:textId="2C96599C" w:rsidR="7833C510" w:rsidRDefault="7833C510" w:rsidP="7833C510">
            <w:pPr>
              <w:spacing w:after="0" w:line="278" w:lineRule="auto"/>
            </w:pPr>
            <w:r w:rsidRPr="7833C510">
              <w:rPr>
                <w:rFonts w:ascii="Times New Roman" w:eastAsia="Times New Roman" w:hAnsi="Times New Roman" w:cs="Times New Roman"/>
                <w:b/>
                <w:bCs/>
              </w:rPr>
              <w:t>Qué comprueba</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F89900C" w14:textId="1398586C" w:rsidR="7833C510" w:rsidRDefault="7833C510" w:rsidP="7833C510">
            <w:pPr>
              <w:spacing w:after="0" w:line="278" w:lineRule="auto"/>
            </w:pPr>
            <w:r w:rsidRPr="7833C510">
              <w:rPr>
                <w:rFonts w:ascii="Times New Roman" w:eastAsia="Times New Roman" w:hAnsi="Times New Roman" w:cs="Times New Roman"/>
                <w:b/>
                <w:bCs/>
              </w:rPr>
              <w:t>Resultado</w:t>
            </w:r>
          </w:p>
        </w:tc>
      </w:tr>
      <w:tr w:rsidR="7833C510" w14:paraId="2C37772C"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3E64D68" w14:textId="355D5064" w:rsidR="7833C510" w:rsidRDefault="7833C510" w:rsidP="7833C510">
            <w:pPr>
              <w:spacing w:after="0" w:line="278" w:lineRule="auto"/>
            </w:pPr>
            <w:r w:rsidRPr="7833C510">
              <w:rPr>
                <w:rFonts w:ascii="Times New Roman" w:eastAsia="Times New Roman" w:hAnsi="Times New Roman" w:cs="Times New Roman"/>
              </w:rPr>
              <w:t>Revisor de recomendaciones</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E589665" w14:textId="70C36BB7" w:rsidR="7833C510" w:rsidRDefault="7833C510" w:rsidP="7833C510">
            <w:pPr>
              <w:spacing w:after="0" w:line="278" w:lineRule="auto"/>
              <w:rPr>
                <w:rFonts w:ascii="Times New Roman" w:eastAsia="Times New Roman" w:hAnsi="Times New Roman" w:cs="Times New Roman"/>
              </w:rPr>
            </w:pPr>
            <w:r w:rsidRPr="7833C510">
              <w:rPr>
                <w:rFonts w:ascii="Times New Roman" w:eastAsia="Times New Roman" w:hAnsi="Times New Roman" w:cs="Times New Roman"/>
              </w:rPr>
              <w:t xml:space="preserve">Marca casos y estudios inventados, </w:t>
            </w:r>
            <w:r w:rsidR="73410BA5" w:rsidRPr="7833C510">
              <w:rPr>
                <w:rFonts w:ascii="Times New Roman" w:eastAsia="Times New Roman" w:hAnsi="Times New Roman" w:cs="Times New Roman"/>
              </w:rPr>
              <w:t>“</w:t>
            </w:r>
            <w:r w:rsidRPr="7833C510">
              <w:rPr>
                <w:rFonts w:ascii="Times New Roman" w:eastAsia="Times New Roman" w:hAnsi="Times New Roman" w:cs="Times New Roman"/>
              </w:rPr>
              <w:t>última hora</w:t>
            </w:r>
            <w:r w:rsidR="25DA0645" w:rsidRPr="7833C510">
              <w:rPr>
                <w:rFonts w:ascii="Times New Roman" w:eastAsia="Times New Roman" w:hAnsi="Times New Roman" w:cs="Times New Roman"/>
              </w:rPr>
              <w:t>”,</w:t>
            </w:r>
            <w:r w:rsidRPr="7833C510">
              <w:rPr>
                <w:rFonts w:ascii="Times New Roman" w:eastAsia="Times New Roman" w:hAnsi="Times New Roman" w:cs="Times New Roman"/>
              </w:rPr>
              <w:t xml:space="preserve"> palabras en inglés, </w:t>
            </w:r>
            <w:r w:rsidR="38284031" w:rsidRPr="7833C510">
              <w:rPr>
                <w:rFonts w:ascii="Times New Roman" w:eastAsia="Times New Roman" w:hAnsi="Times New Roman" w:cs="Times New Roman"/>
              </w:rPr>
              <w:t>“</w:t>
            </w:r>
            <w:r w:rsidRPr="7833C510">
              <w:rPr>
                <w:rFonts w:ascii="Times New Roman" w:eastAsia="Times New Roman" w:hAnsi="Times New Roman" w:cs="Times New Roman"/>
              </w:rPr>
              <w:t>desliza</w:t>
            </w:r>
            <w:r w:rsidR="570E6CC6" w:rsidRPr="7833C510">
              <w:rPr>
                <w:rFonts w:ascii="Times New Roman" w:eastAsia="Times New Roman" w:hAnsi="Times New Roman" w:cs="Times New Roman"/>
              </w:rPr>
              <w:t>”</w:t>
            </w:r>
            <w:r w:rsidRPr="7833C510">
              <w:rPr>
                <w:rFonts w:ascii="Times New Roman" w:eastAsia="Times New Roman" w:hAnsi="Times New Roman" w:cs="Times New Roman"/>
              </w:rPr>
              <w:t xml:space="preserve"> en reels y ganchos que describen su tipo (</w:t>
            </w:r>
            <w:r w:rsidR="4475D009" w:rsidRPr="7833C510">
              <w:rPr>
                <w:rFonts w:ascii="Times New Roman" w:eastAsia="Times New Roman" w:hAnsi="Times New Roman" w:cs="Times New Roman"/>
              </w:rPr>
              <w:t>“</w:t>
            </w:r>
            <w:r w:rsidRPr="7833C510">
              <w:rPr>
                <w:rFonts w:ascii="Times New Roman" w:eastAsia="Times New Roman" w:hAnsi="Times New Roman" w:cs="Times New Roman"/>
              </w:rPr>
              <w:t>Así empieza…</w:t>
            </w:r>
            <w:r w:rsidR="40F4CE3B" w:rsidRPr="7833C510">
              <w:rPr>
                <w:rFonts w:ascii="Times New Roman" w:eastAsia="Times New Roman" w:hAnsi="Times New Roman" w:cs="Times New Roman"/>
              </w:rPr>
              <w:t>”</w:t>
            </w:r>
            <w:r w:rsidRPr="7833C510">
              <w:rPr>
                <w:rFonts w:ascii="Times New Roman" w:eastAsia="Times New Roman" w:hAnsi="Times New Roman" w:cs="Times New Roman"/>
              </w:rPr>
              <w:t>); no marca un texto limpio</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C2778CC" w14:textId="2865B562"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695D65D5"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9D2B18D" w14:textId="77EA29AE" w:rsidR="7833C510" w:rsidRDefault="7833C510" w:rsidP="7833C510">
            <w:pPr>
              <w:spacing w:after="0" w:line="278" w:lineRule="auto"/>
            </w:pPr>
            <w:r w:rsidRPr="7833C510">
              <w:rPr>
                <w:rFonts w:ascii="Times New Roman" w:eastAsia="Times New Roman" w:hAnsi="Times New Roman" w:cs="Times New Roman"/>
              </w:rPr>
              <w:lastRenderedPageBreak/>
              <w:t>Afirmación con respaldo</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947F029" w14:textId="1816F599" w:rsidR="7833C510" w:rsidRDefault="7833C510" w:rsidP="7833C510">
            <w:pPr>
              <w:spacing w:after="0" w:line="278" w:lineRule="auto"/>
            </w:pPr>
            <w:r w:rsidRPr="7833C510">
              <w:rPr>
                <w:rFonts w:ascii="Times New Roman" w:eastAsia="Times New Roman" w:hAnsi="Times New Roman" w:cs="Times New Roman"/>
              </w:rPr>
              <w:t>Lo que ya dicen los ejemplos del tema no se marca</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6F85418" w14:textId="10E88F85"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72F9A85C"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63BC616B" w14:textId="35A0D6F4" w:rsidR="7833C510" w:rsidRDefault="7833C510" w:rsidP="7833C510">
            <w:pPr>
              <w:spacing w:after="0" w:line="278" w:lineRule="auto"/>
            </w:pPr>
            <w:r w:rsidRPr="7833C510">
              <w:rPr>
                <w:rFonts w:ascii="Times New Roman" w:eastAsia="Times New Roman" w:hAnsi="Times New Roman" w:cs="Times New Roman"/>
              </w:rPr>
              <w:t>Segunda pasada</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D8411B1" w14:textId="61E17C4B" w:rsidR="7833C510" w:rsidRDefault="7833C510" w:rsidP="7833C510">
            <w:pPr>
              <w:spacing w:after="0" w:line="278" w:lineRule="auto"/>
            </w:pPr>
            <w:r w:rsidRPr="7833C510">
              <w:rPr>
                <w:rFonts w:ascii="Times New Roman" w:eastAsia="Times New Roman" w:hAnsi="Times New Roman" w:cs="Times New Roman"/>
              </w:rPr>
              <w:t>Una recomendación con problemas vuelve al modelo con la lista de problemas y se reemplaza por la corregida</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4B4AE75" w14:textId="39CF1B21"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74E08F0E"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20273C0" w14:textId="79910EE8" w:rsidR="7833C510" w:rsidRDefault="7833C510" w:rsidP="7833C510">
            <w:pPr>
              <w:spacing w:after="0" w:line="278" w:lineRule="auto"/>
            </w:pPr>
            <w:r w:rsidRPr="7833C510">
              <w:rPr>
                <w:rFonts w:ascii="Times New Roman" w:eastAsia="Times New Roman" w:hAnsi="Times New Roman" w:cs="Times New Roman"/>
              </w:rPr>
              <w:t>Entrenamiento</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92D1641" w14:textId="36F298C4" w:rsidR="7833C510" w:rsidRDefault="7833C510" w:rsidP="7833C510">
            <w:pPr>
              <w:spacing w:after="0" w:line="278" w:lineRule="auto"/>
            </w:pPr>
            <w:r w:rsidRPr="7833C510">
              <w:rPr>
                <w:rFonts w:ascii="Times New Roman" w:eastAsia="Times New Roman" w:hAnsi="Times New Roman" w:cs="Times New Roman"/>
              </w:rPr>
              <w:t>La regresión logística aprende datos separables; las piezas de las hojas de revisión quedan fuera del entrenamiento</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17DFF4C" w14:textId="48755FBC"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2810172E"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C9E7D3B" w14:textId="3832DA35" w:rsidR="7833C510" w:rsidRDefault="7833C510" w:rsidP="7833C510">
            <w:pPr>
              <w:spacing w:after="0" w:line="278" w:lineRule="auto"/>
            </w:pPr>
            <w:r w:rsidRPr="7833C510">
              <w:rPr>
                <w:rFonts w:ascii="Times New Roman" w:eastAsia="Times New Roman" w:hAnsi="Times New Roman" w:cs="Times New Roman"/>
              </w:rPr>
              <w:t>Clasificador entrenado</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E2FEA88" w14:textId="4D86AFC8" w:rsidR="7833C510" w:rsidRDefault="7833C510" w:rsidP="7833C510">
            <w:pPr>
              <w:spacing w:after="0" w:line="278" w:lineRule="auto"/>
            </w:pPr>
            <w:r w:rsidRPr="7833C510">
              <w:rPr>
                <w:rFonts w:ascii="Times New Roman" w:eastAsia="Times New Roman" w:hAnsi="Times New Roman" w:cs="Times New Roman"/>
              </w:rPr>
              <w:t>Con data/modelo_local.npz, tema, gancho y relevancia salen de las cabezas entrenadas, y el tema se cuenta por la opción ganadora</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7E6B1CBE" w14:textId="7D376C98"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2BD961C5"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6B092CD" w14:textId="2F4DFD26" w:rsidR="7833C510" w:rsidRDefault="7833C510" w:rsidP="7833C510">
            <w:pPr>
              <w:spacing w:after="0" w:line="278" w:lineRule="auto"/>
            </w:pPr>
            <w:r w:rsidRPr="7833C510">
              <w:rPr>
                <w:rFonts w:ascii="Times New Roman" w:eastAsia="Times New Roman" w:hAnsi="Times New Roman" w:cs="Times New Roman"/>
              </w:rPr>
              <w:t>Lote dañado</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B21BC7F" w14:textId="1189113C" w:rsidR="7833C510" w:rsidRDefault="7833C510" w:rsidP="7833C510">
            <w:pPr>
              <w:spacing w:after="0" w:line="278" w:lineRule="auto"/>
            </w:pPr>
            <w:r w:rsidRPr="7833C510">
              <w:rPr>
                <w:rFonts w:ascii="Times New Roman" w:eastAsia="Times New Roman" w:hAnsi="Times New Roman" w:cs="Times New Roman"/>
              </w:rPr>
              <w:t>Un lote del profesor con casi todo en el mismo tema se rechaza; uno variado se acepta</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4F9775F2" w14:textId="67DFBAC9"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148716F6"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2746543" w14:textId="341DDEA9" w:rsidR="7833C510" w:rsidRDefault="7833C510" w:rsidP="7833C510">
            <w:pPr>
              <w:spacing w:after="0" w:line="278" w:lineRule="auto"/>
            </w:pPr>
            <w:r w:rsidRPr="7833C510">
              <w:rPr>
                <w:rFonts w:ascii="Times New Roman" w:eastAsia="Times New Roman" w:hAnsi="Times New Roman" w:cs="Times New Roman"/>
              </w:rPr>
              <w:t>YouTube por idioma</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1703D708" w14:textId="2594C985" w:rsidR="7833C510" w:rsidRDefault="7833C510" w:rsidP="7833C510">
            <w:pPr>
              <w:spacing w:after="0" w:line="278" w:lineRule="auto"/>
            </w:pPr>
            <w:r w:rsidRPr="7833C510">
              <w:rPr>
                <w:rFonts w:ascii="Times New Roman" w:eastAsia="Times New Roman" w:hAnsi="Times New Roman" w:cs="Times New Roman"/>
              </w:rPr>
              <w:t>Un video en portugués se descarta y el idioma guardado es el que declara el video</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273158E3" w14:textId="6EF85A23" w:rsidR="7833C510" w:rsidRDefault="7833C510" w:rsidP="7833C510">
            <w:pPr>
              <w:spacing w:after="0" w:line="278" w:lineRule="auto"/>
            </w:pPr>
            <w:r w:rsidRPr="7833C510">
              <w:rPr>
                <w:rFonts w:ascii="Times New Roman" w:eastAsia="Times New Roman" w:hAnsi="Times New Roman" w:cs="Times New Roman"/>
              </w:rPr>
              <w:t>Cumple</w:t>
            </w:r>
          </w:p>
        </w:tc>
      </w:tr>
      <w:tr w:rsidR="7833C510" w14:paraId="4B6B76A4" w14:textId="77777777" w:rsidTr="7833C510">
        <w:trPr>
          <w:trHeight w:val="300"/>
        </w:trPr>
        <w:tc>
          <w:tcPr>
            <w:tcW w:w="317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3067F9D4" w14:textId="576E51C2" w:rsidR="7833C510" w:rsidRDefault="7833C510" w:rsidP="7833C510">
            <w:pPr>
              <w:spacing w:after="0" w:line="278" w:lineRule="auto"/>
            </w:pPr>
            <w:r w:rsidRPr="7833C510">
              <w:rPr>
                <w:rFonts w:ascii="Times New Roman" w:eastAsia="Times New Roman" w:hAnsi="Times New Roman" w:cs="Times New Roman"/>
              </w:rPr>
              <w:t>Hojas protegidas</w:t>
            </w:r>
          </w:p>
        </w:tc>
        <w:tc>
          <w:tcPr>
            <w:tcW w:w="4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0E61CB89" w14:textId="693D8FEB" w:rsidR="7833C510" w:rsidRDefault="7833C510" w:rsidP="7833C510">
            <w:pPr>
              <w:spacing w:after="0" w:line="278" w:lineRule="auto"/>
            </w:pPr>
            <w:r w:rsidRPr="7833C510">
              <w:rPr>
                <w:rFonts w:ascii="Times New Roman" w:eastAsia="Times New Roman" w:hAnsi="Times New Roman" w:cs="Times New Roman"/>
              </w:rPr>
              <w:t>Una hoja de etiquetado llena se archiva en otra carpeta en vez de borrarse</w:t>
            </w:r>
          </w:p>
        </w:tc>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70" w:type="dxa"/>
              <w:left w:w="110" w:type="dxa"/>
              <w:bottom w:w="70" w:type="dxa"/>
              <w:right w:w="110" w:type="dxa"/>
            </w:tcMar>
          </w:tcPr>
          <w:p w14:paraId="5E4974C6" w14:textId="69474EAA" w:rsidR="7833C510" w:rsidRDefault="7833C510" w:rsidP="7833C510">
            <w:pPr>
              <w:spacing w:after="0" w:line="278" w:lineRule="auto"/>
            </w:pPr>
            <w:r w:rsidRPr="7833C510">
              <w:rPr>
                <w:rFonts w:ascii="Times New Roman" w:eastAsia="Times New Roman" w:hAnsi="Times New Roman" w:cs="Times New Roman"/>
              </w:rPr>
              <w:t>Cumple</w:t>
            </w:r>
          </w:p>
        </w:tc>
      </w:tr>
    </w:tbl>
    <w:p w14:paraId="244739A1" w14:textId="527B0D92" w:rsidR="29CC7249" w:rsidRDefault="4BDB3F62" w:rsidP="7833C510">
      <w:pPr>
        <w:spacing w:after="120" w:line="278" w:lineRule="auto"/>
      </w:pPr>
      <w:r w:rsidRPr="7833C510">
        <w:rPr>
          <w:rFonts w:ascii="Times New Roman" w:eastAsia="Times New Roman" w:hAnsi="Times New Roman" w:cs="Times New Roman"/>
        </w:rPr>
        <w:t xml:space="preserve"> </w:t>
      </w:r>
    </w:p>
    <w:p w14:paraId="5383338C" w14:textId="042F41D4" w:rsidR="29CC7249" w:rsidRDefault="4BDB3F62" w:rsidP="7833C510">
      <w:pPr>
        <w:spacing w:after="120" w:line="276" w:lineRule="auto"/>
      </w:pPr>
      <w:r w:rsidRPr="7833C510">
        <w:rPr>
          <w:rFonts w:ascii="Times New Roman" w:eastAsia="Times New Roman" w:hAnsi="Times New Roman" w:cs="Times New Roman"/>
        </w:rPr>
        <w:t xml:space="preserve">Total: </w:t>
      </w:r>
      <w:r w:rsidRPr="7833C510">
        <w:rPr>
          <w:rFonts w:ascii="Times New Roman" w:eastAsia="Times New Roman" w:hAnsi="Times New Roman" w:cs="Times New Roman"/>
          <w:b/>
          <w:bCs/>
        </w:rPr>
        <w:t>40 de 40 pruebas pasan</w:t>
      </w:r>
      <w:r w:rsidRPr="7833C510">
        <w:rPr>
          <w:rFonts w:ascii="Times New Roman" w:eastAsia="Times New Roman" w:hAnsi="Times New Roman" w:cs="Times New Roman"/>
        </w:rPr>
        <w:t xml:space="preserve"> (python -m unittest discover tests).</w:t>
      </w:r>
    </w:p>
    <w:p w14:paraId="371336DC" w14:textId="5DF9F5F2" w:rsidR="682D37BB" w:rsidRDefault="144E7801" w:rsidP="29CC7249">
      <w:pPr>
        <w:spacing w:after="0" w:line="278" w:lineRule="auto"/>
        <w:ind w:left="720"/>
        <w:jc w:val="both"/>
        <w:rPr>
          <w:rFonts w:ascii="Times New Roman" w:eastAsia="Times New Roman" w:hAnsi="Times New Roman" w:cs="Times New Roman"/>
        </w:rPr>
      </w:pPr>
      <w:r w:rsidRPr="7833C510">
        <w:rPr>
          <w:rFonts w:ascii="Times New Roman" w:eastAsia="Times New Roman" w:hAnsi="Times New Roman" w:cs="Times New Roman"/>
        </w:rPr>
        <w:t xml:space="preserve"> </w:t>
      </w:r>
    </w:p>
    <w:p w14:paraId="466A4197" w14:textId="22D94D60"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CONCLUSIONES</w:t>
      </w:r>
    </w:p>
    <w:p w14:paraId="4BD53C62" w14:textId="49574867" w:rsidR="682D37BB" w:rsidRDefault="682D37BB" w:rsidP="7833C510">
      <w:pPr>
        <w:spacing w:after="0" w:line="278" w:lineRule="auto"/>
        <w:jc w:val="both"/>
        <w:rPr>
          <w:rFonts w:ascii="Times New Roman" w:eastAsia="Times New Roman" w:hAnsi="Times New Roman" w:cs="Times New Roman"/>
        </w:rPr>
      </w:pPr>
    </w:p>
    <w:p w14:paraId="5AA0862D" w14:textId="22765ECB" w:rsidR="5BC9C7DB" w:rsidRDefault="5BC9C7DB" w:rsidP="7833C510">
      <w:pPr>
        <w:pStyle w:val="ListParagraph"/>
        <w:numPr>
          <w:ilvl w:val="0"/>
          <w:numId w:val="17"/>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Se desarrolló un prototipo funcional capaz de recopilar, procesar y analizar información pública de distintas plataformas digitales para identificar oportunidades de contenido. En las pruebas realizadas, CreativIA procesó 4.342 publicaciones, con un tiempo de recolección de 14 segundos y una ejecución completa de aproximadamente 12 minutos. Además, la configuración utilizada presentó un costo de US$0 por ejecución, gracias al uso de herramientas gratuitas y modelos de inteligencia artificial de código abierto. Esto demuestra la viabilidad de construir una alternativa de bajo costo frente a las herramientas comerciales de monitoreo, aunque su operación a mayor escala podría requerir recursos adicionales.</w:t>
      </w:r>
    </w:p>
    <w:p w14:paraId="2684D8F6" w14:textId="3D1CC360" w:rsidR="5BC9C7DB" w:rsidRDefault="5BC9C7DB" w:rsidP="7833C510">
      <w:pPr>
        <w:pStyle w:val="ListParagraph"/>
        <w:numPr>
          <w:ilvl w:val="0"/>
          <w:numId w:val="17"/>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Las pruebas con datos históricos permitieron evaluar la capacidad del sistema para reconocer temas con potencial de crecimiento. Se encontró que el 88 % de las tendencias clasificadas como nacientes o en crecimiento (7 de 8) se mantuvieron por encima de su nivel habitual durante la semana siguiente. Asimismo, el 80 % de los temas incluidos en los diez primeros puestos continuó mostrando un comportamiento superior al habitual, frente al 67 % obtenido al seleccionar los temas más populares. </w:t>
      </w:r>
      <w:r w:rsidRPr="7833C510">
        <w:rPr>
          <w:rFonts w:ascii="Times New Roman" w:eastAsia="Times New Roman" w:hAnsi="Times New Roman" w:cs="Times New Roman"/>
        </w:rPr>
        <w:lastRenderedPageBreak/>
        <w:t>Estos resultados sugieren que analizar el crecimiento y la aceleración puede aportar información más útil que considerar únicamente la popularidad de las publicaciones.</w:t>
      </w:r>
    </w:p>
    <w:p w14:paraId="42C6F4D6" w14:textId="680EFEC4" w:rsidR="5BC9C7DB" w:rsidRDefault="5BC9C7DB" w:rsidP="7833C510">
      <w:pPr>
        <w:pStyle w:val="ListParagraph"/>
        <w:numPr>
          <w:ilvl w:val="0"/>
          <w:numId w:val="17"/>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Aunque el prototipo logró organizar grandes volúmenes de información y generar rankings estables, la revisión manual evidenció limitaciones en la clasificación individual de las publicaciones. El acuerdo con la evaluación humana fue del 38 % para las temáticas y del 54 % para los ganchos, mientras que la evaluación del contenido exagerado y la relevancia alcanzó el 80 % y el 70 %, respectivamente. Esto demuestra que la estabilidad de los resultados no garantiza su precisión y que es necesario fortalecer los modelos de clasificación antes de utilizar sus resultados como base definitiva para decisiones editoriales.</w:t>
      </w:r>
    </w:p>
    <w:p w14:paraId="374C9D54" w14:textId="6886906E" w:rsidR="5BC9C7DB" w:rsidRDefault="5BC9C7DB" w:rsidP="7833C510">
      <w:pPr>
        <w:pStyle w:val="ListParagraph"/>
        <w:numPr>
          <w:ilvl w:val="0"/>
          <w:numId w:val="17"/>
        </w:numPr>
        <w:spacing w:after="0" w:line="278" w:lineRule="auto"/>
        <w:jc w:val="both"/>
        <w:rPr>
          <w:rFonts w:ascii="Times New Roman" w:eastAsia="Times New Roman" w:hAnsi="Times New Roman" w:cs="Times New Roman"/>
        </w:rPr>
      </w:pPr>
      <w:r w:rsidRPr="7833C510">
        <w:rPr>
          <w:rFonts w:ascii="Times New Roman" w:eastAsia="Times New Roman" w:hAnsi="Times New Roman" w:cs="Times New Roman"/>
        </w:rPr>
        <w:t>CreativIA logró integrar la detección de tendencias con la generación de recomendaciones sobre temas, enfoques, ganchos y formatos de contenido. Después de implementar mejoras, la calificación promedio de estas recomendaciones aumentó de 3,2 a 3,7 sobre 5, y las recomendaciones con afirmaciones sin respaldo disminuyeron de 11 a 3, sobre un total de 16 evaluadas. Además, se generaron propuestas adaptadas a la cuenta @crece30x. Sin embargo, los resultados evidencian la necesidad de continuar mejorando la precisión, especificidad y confiabilidad de las recomendaciones antes de su publicación.</w:t>
      </w:r>
    </w:p>
    <w:p w14:paraId="69E82908" w14:textId="32115A03" w:rsidR="5BC9C7DB" w:rsidRDefault="5BC9C7DB" w:rsidP="7833C510">
      <w:pPr>
        <w:pStyle w:val="ListParagraph"/>
        <w:numPr>
          <w:ilvl w:val="0"/>
          <w:numId w:val="17"/>
        </w:numPr>
        <w:spacing w:after="0" w:line="278" w:lineRule="auto"/>
        <w:jc w:val="both"/>
      </w:pPr>
      <w:r w:rsidRPr="7833C510">
        <w:rPr>
          <w:rFonts w:ascii="Times New Roman" w:eastAsia="Times New Roman" w:hAnsi="Times New Roman" w:cs="Times New Roman"/>
        </w:rPr>
        <w:t>El prototipo ofrece una herramienta para apoyar al equipo de media en la identificación de tendencias y la planificación de contenido relevante para emprendedores y líderes empresariales. Su principal aporte consiste en integrar la recopilación, el análisis y la priorización de información en un mismo sistema, reduciendo la necesidad de revisar manualmente múltiples fuentes. No obstante, aunque los resultados técnicos son prometedores, todavía es necesario evaluar su utilización en condiciones reales para determinar cuánto tiempo y dinero podría ahorrar a 30X.</w:t>
      </w:r>
    </w:p>
    <w:p w14:paraId="78144D21" w14:textId="25AE1C5C" w:rsidR="7833C510" w:rsidRDefault="7833C510" w:rsidP="7833C510">
      <w:pPr>
        <w:spacing w:after="0" w:line="278" w:lineRule="auto"/>
        <w:jc w:val="both"/>
        <w:rPr>
          <w:rFonts w:ascii="Times New Roman" w:eastAsia="Times New Roman" w:hAnsi="Times New Roman" w:cs="Times New Roman"/>
        </w:rPr>
      </w:pPr>
    </w:p>
    <w:p w14:paraId="18E640A2" w14:textId="1AEEE865" w:rsidR="682D37BB" w:rsidRDefault="5BC9C7DB" w:rsidP="7833C510">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RECOMENDACIONES</w:t>
      </w:r>
    </w:p>
    <w:p w14:paraId="26D7F6AA" w14:textId="0663D5BD" w:rsidR="5BC9C7DB" w:rsidRDefault="5BC9C7DB" w:rsidP="7833C510">
      <w:pPr>
        <w:spacing w:after="0" w:line="278" w:lineRule="auto"/>
        <w:jc w:val="both"/>
      </w:pPr>
      <w:r w:rsidRPr="7833C510">
        <w:rPr>
          <w:rFonts w:ascii="Times New Roman" w:eastAsia="Times New Roman" w:hAnsi="Times New Roman" w:cs="Times New Roman"/>
        </w:rPr>
        <w:t>Se recomienda priorizar la integración y evaluación de modelos de inteligencia artificial más precisos, como JEV, cuya conexión ya está contemplada en el prototipo, o alternativas de clasificación semántica más avanzadas. Estas herramientas deben evaluarse frente a un conjunto de publicaciones clasificadas manualmente, buscando superar la meta del 70 % de acuerdo en la identificación de temáticas y ganchos.</w:t>
      </w:r>
    </w:p>
    <w:p w14:paraId="3BD6A6A4" w14:textId="67D87ACF" w:rsidR="7833C510" w:rsidRDefault="7833C510" w:rsidP="7833C510">
      <w:pPr>
        <w:spacing w:after="0" w:line="278" w:lineRule="auto"/>
        <w:jc w:val="both"/>
        <w:rPr>
          <w:rFonts w:ascii="Times New Roman" w:eastAsia="Times New Roman" w:hAnsi="Times New Roman" w:cs="Times New Roman"/>
        </w:rPr>
      </w:pPr>
    </w:p>
    <w:p w14:paraId="4EB4A190" w14:textId="3A5E59A1" w:rsidR="5BC9C7DB" w:rsidRDefault="5BC9C7DB" w:rsidP="7833C510">
      <w:pPr>
        <w:spacing w:after="0" w:line="278" w:lineRule="auto"/>
        <w:jc w:val="both"/>
      </w:pPr>
      <w:r w:rsidRPr="7833C510">
        <w:rPr>
          <w:rFonts w:ascii="Times New Roman" w:eastAsia="Times New Roman" w:hAnsi="Times New Roman" w:cs="Times New Roman"/>
        </w:rPr>
        <w:t>Se propone implementar una prueba piloto en condiciones reales de trabajo, en la que el equipo utilice CreativIA durante varias semanas para seleccionar temas y planificar publicaciones. Esta evaluación permitiría medir indicadores como el tiempo dedicado a investigar tendencias, la utilidad de las recomendaciones, el porcentaje de propuestas seleccionadas y el rendimiento posterior de los contenidos publicados.</w:t>
      </w:r>
    </w:p>
    <w:p w14:paraId="028CC655" w14:textId="0E3858CB" w:rsidR="7833C510" w:rsidRDefault="7833C510" w:rsidP="7833C510">
      <w:pPr>
        <w:spacing w:after="0" w:line="278" w:lineRule="auto"/>
        <w:jc w:val="both"/>
        <w:rPr>
          <w:rFonts w:ascii="Times New Roman" w:eastAsia="Times New Roman" w:hAnsi="Times New Roman" w:cs="Times New Roman"/>
        </w:rPr>
      </w:pPr>
    </w:p>
    <w:p w14:paraId="0C6FB6B3" w14:textId="0940E2C0" w:rsidR="3D09A196" w:rsidRDefault="3D09A196" w:rsidP="7833C510">
      <w:pPr>
        <w:spacing w:after="0" w:line="278" w:lineRule="auto"/>
        <w:jc w:val="both"/>
      </w:pPr>
      <w:r w:rsidRPr="7833C510">
        <w:rPr>
          <w:rFonts w:ascii="Times New Roman" w:eastAsia="Times New Roman" w:hAnsi="Times New Roman" w:cs="Times New Roman"/>
        </w:rPr>
        <w:t>Finalmente, s</w:t>
      </w:r>
      <w:r w:rsidR="5BC9C7DB" w:rsidRPr="7833C510">
        <w:rPr>
          <w:rFonts w:ascii="Times New Roman" w:eastAsia="Times New Roman" w:hAnsi="Times New Roman" w:cs="Times New Roman"/>
        </w:rPr>
        <w:t xml:space="preserve">e recomienda incorporar mecanismos de retroalimentación que permitan registrar cuáles recomendaciones son aceptadas, modificadas o descartadas por el equipo de contenido. Además, se podrían comparar las recomendaciones del sistema con los resultados reales de las </w:t>
      </w:r>
      <w:r w:rsidR="5BC9C7DB" w:rsidRPr="7833C510">
        <w:rPr>
          <w:rFonts w:ascii="Times New Roman" w:eastAsia="Times New Roman" w:hAnsi="Times New Roman" w:cs="Times New Roman"/>
        </w:rPr>
        <w:lastRenderedPageBreak/>
        <w:t>publicaciones para ajustar progresivamente los criterios de priorización y mejorar su adaptación a las necesidades de la audiencia de 30X.</w:t>
      </w:r>
    </w:p>
    <w:p w14:paraId="31BAF128" w14:textId="58D5668A" w:rsidR="7833C510" w:rsidRDefault="7833C510" w:rsidP="7833C510">
      <w:pPr>
        <w:spacing w:after="0" w:line="278" w:lineRule="auto"/>
        <w:jc w:val="both"/>
        <w:rPr>
          <w:rFonts w:ascii="Times New Roman" w:eastAsia="Times New Roman" w:hAnsi="Times New Roman" w:cs="Times New Roman"/>
        </w:rPr>
      </w:pPr>
    </w:p>
    <w:p w14:paraId="10EFD017" w14:textId="592CD250" w:rsidR="682D37BB" w:rsidRDefault="144E7801" w:rsidP="29CC7249">
      <w:pPr>
        <w:pStyle w:val="ListParagraph"/>
        <w:numPr>
          <w:ilvl w:val="0"/>
          <w:numId w:val="139"/>
        </w:numPr>
        <w:spacing w:after="0" w:line="278" w:lineRule="auto"/>
        <w:jc w:val="both"/>
        <w:rPr>
          <w:rFonts w:ascii="Times New Roman" w:eastAsia="Times New Roman" w:hAnsi="Times New Roman" w:cs="Times New Roman"/>
          <w:b/>
          <w:bCs/>
        </w:rPr>
      </w:pPr>
      <w:r w:rsidRPr="7833C510">
        <w:rPr>
          <w:rFonts w:ascii="Times New Roman" w:eastAsia="Times New Roman" w:hAnsi="Times New Roman" w:cs="Times New Roman"/>
          <w:b/>
          <w:bCs/>
        </w:rPr>
        <w:t>BIBLIOGRAFÍA</w:t>
      </w:r>
    </w:p>
    <w:p w14:paraId="34105570" w14:textId="6DA40007"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Google for Developers. (s. f.). YouTube Data API: Costo de cuota por método y cuota por defecto. </w:t>
      </w:r>
      <w:r w:rsidR="682D37BB">
        <w:fldChar w:fldCharType="begin"/>
      </w:r>
      <w:del w:id="5" w:author="Carolina Ujueta Ricardo" w:date="2026-10-18T01:01:00Z" w16du:dateUtc="2026-10-18T06:01:00Z">
        <w:r w:rsidR="682D37BB">
          <w:delInstrText xml:space="preserve">HYPERLINK "https://developers.google.com/youtube/v3/determine_quota_cost?utm_source=chatgpt.com" </w:delInstrText>
        </w:r>
      </w:del>
      <w:r w:rsidR="682D37BB">
        <w:fldChar w:fldCharType="separate"/>
      </w:r>
      <w:r w:rsidRPr="7833C510">
        <w:rPr>
          <w:rStyle w:val="Hyperlink"/>
        </w:rPr>
        <w:t>https://developers.google.com/youtube/v3/determine_quota_cost</w:t>
      </w:r>
      <w:r w:rsidR="682D37BB">
        <w:fldChar w:fldCharType="end"/>
      </w:r>
    </w:p>
    <w:p w14:paraId="3B46EDED" w14:textId="28EF4536"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Google for Developers. (s. f.). Search: list. </w:t>
      </w:r>
      <w:r w:rsidR="682D37BB">
        <w:fldChar w:fldCharType="begin"/>
      </w:r>
      <w:del w:id="6" w:author="Carolina Ujueta Ricardo" w:date="2026-10-18T01:01:00Z" w16du:dateUtc="2026-10-18T06:01:00Z">
        <w:r w:rsidR="682D37BB">
          <w:delInstrText xml:space="preserve">HYPERLINK "https://developers.google.com/youtube/data/reference/rest/v3/search/list?utm_source=chatgpt.com" </w:delInstrText>
        </w:r>
      </w:del>
      <w:r w:rsidR="682D37BB">
        <w:fldChar w:fldCharType="separate"/>
      </w:r>
      <w:r w:rsidRPr="7833C510">
        <w:rPr>
          <w:rStyle w:val="Hyperlink"/>
        </w:rPr>
        <w:t>https://developers.google.com/youtube/data/reference/rest/v3/search/list</w:t>
      </w:r>
      <w:r w:rsidR="682D37BB">
        <w:fldChar w:fldCharType="end"/>
      </w:r>
    </w:p>
    <w:p w14:paraId="6039F79F" w14:textId="3DEE62C0"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Google for Developers. (s. f.). Quota and compliance audits. </w:t>
      </w:r>
      <w:r w:rsidR="682D37BB">
        <w:fldChar w:fldCharType="begin"/>
      </w:r>
      <w:del w:id="7" w:author="Carolina Ujueta Ricardo" w:date="2026-10-18T01:01:00Z" w16du:dateUtc="2026-10-18T06:01:00Z">
        <w:r w:rsidR="682D37BB">
          <w:delInstrText xml:space="preserve">HYPERLINK "https://developers.google.com/youtube/v3/guides/quota_and_compliance_audits?utm_source=chatgpt.com" </w:delInstrText>
        </w:r>
      </w:del>
      <w:r w:rsidR="682D37BB">
        <w:fldChar w:fldCharType="separate"/>
      </w:r>
      <w:r w:rsidRPr="7833C510">
        <w:rPr>
          <w:rStyle w:val="Hyperlink"/>
        </w:rPr>
        <w:t>https://developers.google.com/youtube/v3/guides/quota_and_compliance_audits</w:t>
      </w:r>
      <w:r w:rsidR="682D37BB">
        <w:fldChar w:fldCharType="end"/>
      </w:r>
    </w:p>
    <w:p w14:paraId="7BD99121" w14:textId="0231A20F"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Meta for Developers. (s. f.). Instagram platform: Insights. </w:t>
      </w:r>
      <w:r w:rsidR="682D37BB">
        <w:fldChar w:fldCharType="begin"/>
      </w:r>
      <w:del w:id="8" w:author="Carolina Ujueta Ricardo" w:date="2026-10-18T01:01:00Z" w16du:dateUtc="2026-10-18T06:01:00Z">
        <w:r w:rsidR="682D37BB">
          <w:delInstrText xml:space="preserve">HYPERLINK "https://developers.facebook.com/docs/instagram-platform/insights?utm_source=chatgpt.com" </w:delInstrText>
        </w:r>
      </w:del>
      <w:r w:rsidR="682D37BB">
        <w:fldChar w:fldCharType="separate"/>
      </w:r>
      <w:r w:rsidRPr="7833C510">
        <w:rPr>
          <w:rStyle w:val="Hyperlink"/>
        </w:rPr>
        <w:t>https://developers.facebook.com/docs/instagram-platform/insights</w:t>
      </w:r>
      <w:r w:rsidR="682D37BB">
        <w:fldChar w:fldCharType="end"/>
      </w:r>
    </w:p>
    <w:p w14:paraId="6ED311C8" w14:textId="63B463EA"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Meta for Developers. (s. f.). Instagram platform: Business discovery. </w:t>
      </w:r>
      <w:r w:rsidR="682D37BB">
        <w:fldChar w:fldCharType="begin"/>
      </w:r>
      <w:del w:id="9" w:author="Carolina Ujueta Ricardo" w:date="2026-10-18T01:01:00Z" w16du:dateUtc="2026-10-18T06:01:00Z">
        <w:r w:rsidR="682D37BB">
          <w:delInstrText xml:space="preserve">HYPERLINK "https://developers.facebook.com/documentation/instagram-platform/instagram-api-with-facebook-login/business-discovery?utm_source=chatgpt.com" </w:delInstrText>
        </w:r>
      </w:del>
      <w:r w:rsidR="682D37BB">
        <w:fldChar w:fldCharType="separate"/>
      </w:r>
      <w:r w:rsidRPr="7833C510">
        <w:rPr>
          <w:rStyle w:val="Hyperlink"/>
        </w:rPr>
        <w:t>https://developers.facebook.com/documentation/instagram-platform/instagram-api-with-facebook-login/business-discovery</w:t>
      </w:r>
      <w:r w:rsidR="682D37BB">
        <w:fldChar w:fldCharType="end"/>
      </w:r>
    </w:p>
    <w:p w14:paraId="65A2A2B6" w14:textId="621E6DC0"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Meta for Developers. (s. f.). Instagram platform: Hashtag search. </w:t>
      </w:r>
      <w:r w:rsidR="682D37BB">
        <w:fldChar w:fldCharType="begin"/>
      </w:r>
      <w:del w:id="10" w:author="Carolina Ujueta Ricardo" w:date="2026-10-18T01:01:00Z" w16du:dateUtc="2026-10-18T06:01:00Z">
        <w:r w:rsidR="682D37BB">
          <w:delInstrText xml:space="preserve">HYPERLINK "https://developers.facebook.com/documentation/instagram-platform/instagram-api-with-facebook-login/hashtag-search?utm_source=chatgpt.com" </w:delInstrText>
        </w:r>
      </w:del>
      <w:r w:rsidR="682D37BB">
        <w:fldChar w:fldCharType="separate"/>
      </w:r>
      <w:r w:rsidRPr="7833C510">
        <w:rPr>
          <w:rStyle w:val="Hyperlink"/>
        </w:rPr>
        <w:t>https://developers.facebook.com/documentation/instagram-platform/instagram-api-with-facebook-login/hashtag-search</w:t>
      </w:r>
      <w:r w:rsidR="682D37BB">
        <w:fldChar w:fldCharType="end"/>
      </w:r>
    </w:p>
    <w:p w14:paraId="4DE6C620" w14:textId="29CBA686"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Meta for Developers. (s. f.). Instagram platform: Overview. </w:t>
      </w:r>
      <w:r w:rsidR="682D37BB">
        <w:fldChar w:fldCharType="begin"/>
      </w:r>
      <w:del w:id="11" w:author="Carolina Ujueta Ricardo" w:date="2026-10-18T01:01:00Z" w16du:dateUtc="2026-10-18T06:01:00Z">
        <w:r w:rsidR="682D37BB">
          <w:delInstrText xml:space="preserve">HYPERLINK "https://developers.facebook.com/docs/instagram-platform/overview?utm_source=chatgpt.com" </w:delInstrText>
        </w:r>
      </w:del>
      <w:r w:rsidR="682D37BB">
        <w:fldChar w:fldCharType="separate"/>
      </w:r>
      <w:r w:rsidRPr="7833C510">
        <w:rPr>
          <w:rStyle w:val="Hyperlink"/>
        </w:rPr>
        <w:t>https://developers.facebook.com/docs/instagram-platform/overview</w:t>
      </w:r>
      <w:r w:rsidR="682D37BB">
        <w:fldChar w:fldCharType="end"/>
      </w:r>
    </w:p>
    <w:p w14:paraId="1E404FEF" w14:textId="610B3862"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Meta Transparency Center. (2026, 30 de abril). Meta Content Library and API. </w:t>
      </w:r>
      <w:r w:rsidR="682D37BB">
        <w:fldChar w:fldCharType="begin"/>
      </w:r>
      <w:del w:id="12" w:author="Carolina Ujueta Ricardo" w:date="2026-10-18T01:01:00Z" w16du:dateUtc="2026-10-18T06:01:00Z">
        <w:r w:rsidR="682D37BB">
          <w:delInstrText xml:space="preserve">HYPERLINK "https://transparency.meta.com/en-gb/researchtools/meta-content-library/?utm_source=chatgpt.com" </w:delInstrText>
        </w:r>
      </w:del>
      <w:r w:rsidR="682D37BB">
        <w:fldChar w:fldCharType="separate"/>
      </w:r>
      <w:r w:rsidRPr="7833C510">
        <w:rPr>
          <w:rStyle w:val="Hyperlink"/>
        </w:rPr>
        <w:t>https://transparency.meta.com/en-gb/researchtools/meta-content-library/</w:t>
      </w:r>
      <w:r w:rsidR="682D37BB">
        <w:fldChar w:fldCharType="end"/>
      </w:r>
    </w:p>
    <w:p w14:paraId="12BAB5B5" w14:textId="56657B0E"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Meta for Developers. (s. f.). Content Library and API: Frequently asked questions. </w:t>
      </w:r>
      <w:r w:rsidR="682D37BB">
        <w:fldChar w:fldCharType="begin"/>
      </w:r>
      <w:del w:id="13" w:author="Carolina Ujueta Ricardo" w:date="2026-10-18T01:01:00Z" w16du:dateUtc="2026-10-18T06:01:00Z">
        <w:r w:rsidR="682D37BB">
          <w:delInstrText xml:space="preserve">HYPERLINK "https://developers.facebook.com/docs/content-library-and-api/support/faqs?utm_source=chatgpt.com" </w:delInstrText>
        </w:r>
      </w:del>
      <w:r w:rsidR="682D37BB">
        <w:fldChar w:fldCharType="separate"/>
      </w:r>
      <w:r w:rsidRPr="7833C510">
        <w:rPr>
          <w:rStyle w:val="Hyperlink"/>
        </w:rPr>
        <w:t>https://developers.facebook.com/docs/content-library-and-api/support/faqs</w:t>
      </w:r>
      <w:r w:rsidR="682D37BB">
        <w:fldChar w:fldCharType="end"/>
      </w:r>
    </w:p>
    <w:p w14:paraId="73538D8E" w14:textId="6D06A01D"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TikTok for Developers. (s. f.). Research API codebook. </w:t>
      </w:r>
      <w:r w:rsidR="682D37BB">
        <w:fldChar w:fldCharType="begin"/>
      </w:r>
      <w:del w:id="14" w:author="Carolina Ujueta Ricardo" w:date="2026-10-18T01:01:00Z" w16du:dateUtc="2026-10-18T06:01:00Z">
        <w:r w:rsidR="682D37BB">
          <w:delInstrText xml:space="preserve">HYPERLINK "https://developers.tiktok.com/docs/en/research-api-codebook?utm_source=chatgpt.com" </w:delInstrText>
        </w:r>
      </w:del>
      <w:r w:rsidR="682D37BB">
        <w:fldChar w:fldCharType="separate"/>
      </w:r>
      <w:r w:rsidRPr="7833C510">
        <w:rPr>
          <w:rStyle w:val="Hyperlink"/>
        </w:rPr>
        <w:t>https://developers.tiktok.com/docs/en/research-api-codebook</w:t>
      </w:r>
      <w:r w:rsidR="682D37BB">
        <w:fldChar w:fldCharType="end"/>
      </w:r>
    </w:p>
    <w:p w14:paraId="1044E368" w14:textId="3F9E1BC8"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TikTok for Developers. (s. f.). Research API FAQ. </w:t>
      </w:r>
      <w:r w:rsidR="682D37BB">
        <w:fldChar w:fldCharType="begin"/>
      </w:r>
      <w:del w:id="15" w:author="Carolina Ujueta Ricardo" w:date="2026-10-18T01:01:00Z" w16du:dateUtc="2026-10-18T06:01:00Z">
        <w:r w:rsidR="682D37BB">
          <w:delInstrText xml:space="preserve">HYPERLINK "https://developers.tiktok.com/docs/en/research-api-faq?utm_source=chatgpt.com" </w:delInstrText>
        </w:r>
      </w:del>
      <w:r w:rsidR="682D37BB">
        <w:fldChar w:fldCharType="separate"/>
      </w:r>
      <w:r w:rsidRPr="7833C510">
        <w:rPr>
          <w:rStyle w:val="Hyperlink"/>
        </w:rPr>
        <w:t>https://developers.tiktok.com/docs/en/research-api-faq</w:t>
      </w:r>
      <w:r w:rsidR="682D37BB">
        <w:fldChar w:fldCharType="end"/>
      </w:r>
    </w:p>
    <w:p w14:paraId="141068CF" w14:textId="52C34F58"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LinkedIn Help. (s. f.). Prohibited software and extensions. </w:t>
      </w:r>
      <w:r w:rsidR="682D37BB">
        <w:fldChar w:fldCharType="begin"/>
      </w:r>
      <w:del w:id="16" w:author="Carolina Ujueta Ricardo" w:date="2026-10-18T01:01:00Z" w16du:dateUtc="2026-10-18T06:01:00Z">
        <w:r w:rsidR="682D37BB">
          <w:delInstrText xml:space="preserve">HYPERLINK "https://www.linkedin.com/help/linkedin/answer/a1341387?utm_source=chatgpt.com" </w:delInstrText>
        </w:r>
      </w:del>
      <w:r w:rsidR="682D37BB">
        <w:fldChar w:fldCharType="separate"/>
      </w:r>
      <w:r w:rsidRPr="7833C510">
        <w:rPr>
          <w:rStyle w:val="Hyperlink"/>
        </w:rPr>
        <w:t>https://www.linkedin.com/help/linkedin/answer/a1341387</w:t>
      </w:r>
      <w:r w:rsidR="682D37BB">
        <w:fldChar w:fldCharType="end"/>
      </w:r>
    </w:p>
    <w:p w14:paraId="6B37AB86" w14:textId="2BFB8192"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Congreso de la República de Colombia. (2012, 17 de octubre). Ley Estatutaria 1581 de 2012, por la cual se dictan disposiciones generales para la protección de datos personales. </w:t>
      </w:r>
      <w:r w:rsidR="682D37BB">
        <w:fldChar w:fldCharType="begin"/>
      </w:r>
      <w:del w:id="17" w:author="Carolina Ujueta Ricardo" w:date="2026-10-18T01:01:00Z" w16du:dateUtc="2026-10-18T06:01:00Z">
        <w:r w:rsidR="682D37BB">
          <w:delInstrText xml:space="preserve">HYPERLINK "https://relatoria.colombiacompra.gov.co/normativa/ley-1581-de-2012/?utm_source=chatgpt.com" </w:delInstrText>
        </w:r>
      </w:del>
      <w:r w:rsidR="682D37BB">
        <w:fldChar w:fldCharType="separate"/>
      </w:r>
      <w:r w:rsidRPr="7833C510">
        <w:rPr>
          <w:rStyle w:val="Hyperlink"/>
        </w:rPr>
        <w:t>https://relatoria.colombiacompra.gov.co/normativa/ley-1581-de-2012/</w:t>
      </w:r>
      <w:r w:rsidR="682D37BB">
        <w:fldChar w:fldCharType="end"/>
      </w:r>
    </w:p>
    <w:p w14:paraId="521E8221" w14:textId="13612FFA"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Bhalla, S., Pretel, M., Otrząsek, J., &amp; Unadkat, T. (2021). Jagran New Media increases user engagement with a content planning big data solution [Estudio de caso]. Google News Initiative. </w:t>
      </w:r>
      <w:r w:rsidR="682D37BB">
        <w:fldChar w:fldCharType="begin"/>
      </w:r>
      <w:del w:id="18" w:author="Carolina Ujueta Ricardo" w:date="2026-10-18T01:01:00Z" w16du:dateUtc="2026-10-18T06:01:00Z">
        <w:r w:rsidR="682D37BB">
          <w:delInstrText xml:space="preserve">HYPERLINK "https://storage.googleapis.com/media-newsinitiative/documents/Jagran_GNI.Data.Labs_Case.Study_2.pdf?utm_source=chatgpt.com" </w:delInstrText>
        </w:r>
      </w:del>
      <w:r w:rsidR="682D37BB">
        <w:fldChar w:fldCharType="separate"/>
      </w:r>
      <w:r w:rsidRPr="7833C510">
        <w:rPr>
          <w:rStyle w:val="Hyperlink"/>
        </w:rPr>
        <w:t>https://storage.googleapis.com/media-newsinitiative/documents/Jagran_GNI.Data.Labs_Case.Study_2.pdf</w:t>
      </w:r>
      <w:r w:rsidR="682D37BB">
        <w:fldChar w:fldCharType="end"/>
      </w:r>
    </w:p>
    <w:p w14:paraId="564989DD" w14:textId="792CE857"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Amazon Web Services. (s. f.). Condé Nast transforms publishing legacy into data-driven digital media for AI innovation with Databricks and AWS. </w:t>
      </w:r>
      <w:r w:rsidR="682D37BB">
        <w:fldChar w:fldCharType="begin"/>
      </w:r>
      <w:del w:id="19" w:author="Carolina Ujueta Ricardo" w:date="2026-10-18T01:01:00Z" w16du:dateUtc="2026-10-18T06:01:00Z">
        <w:r w:rsidR="682D37BB">
          <w:delInstrText xml:space="preserve">HYPERLINK "https://aws.amazon.com/solutions/case-studies/conde-nast-data-case-study/?utm_source=chatgpt.com" </w:delInstrText>
        </w:r>
      </w:del>
      <w:r w:rsidR="682D37BB">
        <w:fldChar w:fldCharType="separate"/>
      </w:r>
      <w:r w:rsidRPr="7833C510">
        <w:rPr>
          <w:rStyle w:val="Hyperlink"/>
        </w:rPr>
        <w:t>https://aws.amazon.com/solutions/case-studies/conde-nast-data-case-study/</w:t>
      </w:r>
      <w:r w:rsidR="682D37BB">
        <w:fldChar w:fldCharType="end"/>
      </w:r>
    </w:p>
    <w:p w14:paraId="2B17F3CF" w14:textId="21BD8840"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Futurice. (s. f.). Sanoma: Using AI for next-level editorial workflow and insight. </w:t>
      </w:r>
      <w:r w:rsidR="682D37BB">
        <w:fldChar w:fldCharType="begin"/>
      </w:r>
      <w:del w:id="20" w:author="Carolina Ujueta Ricardo" w:date="2026-10-18T01:01:00Z" w16du:dateUtc="2026-10-18T06:01:00Z">
        <w:r w:rsidR="682D37BB">
          <w:delInstrText xml:space="preserve">HYPERLINK "https://www.futurice.com/case-studies/sanoma-editorial-ai?utm_source=chatgpt.com" </w:delInstrText>
        </w:r>
      </w:del>
      <w:r w:rsidR="682D37BB">
        <w:fldChar w:fldCharType="separate"/>
      </w:r>
      <w:r w:rsidRPr="7833C510">
        <w:rPr>
          <w:rStyle w:val="Hyperlink"/>
        </w:rPr>
        <w:t>https://www.futurice.com/case-studies/sanoma-editorial-ai</w:t>
      </w:r>
      <w:r w:rsidR="682D37BB">
        <w:fldChar w:fldCharType="end"/>
      </w:r>
    </w:p>
    <w:p w14:paraId="64269F87" w14:textId="6F634246"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(2026). 30X Hackathon: Construye proyectos reales. </w:t>
      </w:r>
      <w:r w:rsidR="682D37BB">
        <w:fldChar w:fldCharType="begin"/>
      </w:r>
      <w:del w:id="21" w:author="Carolina Ujueta Ricardo" w:date="2026-10-18T01:01:00Z" w16du:dateUtc="2026-10-18T06:01:00Z">
        <w:r w:rsidR="682D37BB">
          <w:delInstrText xml:space="preserve">HYPERLINK "https://hackathon.30x.com/?utm_source=chatgpt.com" </w:delInstrText>
        </w:r>
      </w:del>
      <w:r w:rsidR="682D37BB">
        <w:fldChar w:fldCharType="separate"/>
      </w:r>
      <w:r w:rsidRPr="7833C510">
        <w:rPr>
          <w:rStyle w:val="Hyperlink"/>
        </w:rPr>
        <w:t>https://hackathon.30x.com/</w:t>
      </w:r>
      <w:r w:rsidR="682D37BB">
        <w:fldChar w:fldCharType="end"/>
      </w:r>
    </w:p>
    <w:p w14:paraId="0B484B34" w14:textId="1660C8E5"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Martínez Arévalo, T. (2026, 31 de enero). Impulso a expansión regional de 30X en mercados de habla hispana. La República. </w:t>
      </w:r>
      <w:r w:rsidR="682D37BB">
        <w:fldChar w:fldCharType="begin"/>
      </w:r>
      <w:del w:id="22" w:author="Carolina Ujueta Ricardo" w:date="2026-10-18T01:01:00Z" w16du:dateUtc="2026-10-18T06:01:00Z">
        <w:r w:rsidR="682D37BB">
          <w:delInstrText xml:space="preserve">HYPERLINK "https://www.larepublica.co/ocio/impulso-a-expansion-regional-de-30x-4316619?utm_source=chatgpt.com" </w:delInstrText>
        </w:r>
      </w:del>
      <w:r w:rsidR="682D37BB">
        <w:fldChar w:fldCharType="separate"/>
      </w:r>
      <w:r w:rsidRPr="7833C510">
        <w:rPr>
          <w:rStyle w:val="Hyperlink"/>
        </w:rPr>
        <w:t>https://www.larepublica.co/ocio/impulso-a-expansion-regional-de-30x-4316619</w:t>
      </w:r>
      <w:r w:rsidR="682D37BB">
        <w:fldChar w:fldCharType="end"/>
      </w:r>
    </w:p>
    <w:p w14:paraId="795E8BDF" w14:textId="50459FC0"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Ospina, A. (s. f.). Andrés Bilbao [Perfil]. Líderes Tech LATAM. </w:t>
      </w:r>
      <w:r w:rsidR="682D37BB">
        <w:fldChar w:fldCharType="begin"/>
      </w:r>
      <w:del w:id="23" w:author="Carolina Ujueta Ricardo" w:date="2026-10-18T01:01:00Z" w16du:dateUtc="2026-10-18T06:01:00Z">
        <w:r w:rsidR="682D37BB">
          <w:delInstrText xml:space="preserve">HYPERLINK "https://andresospina.co/lideres-tech-latam/andres-bilbao/?utm_source=chatgpt.com" </w:delInstrText>
        </w:r>
      </w:del>
      <w:r w:rsidR="682D37BB">
        <w:fldChar w:fldCharType="separate"/>
      </w:r>
      <w:r w:rsidRPr="7833C510">
        <w:rPr>
          <w:rStyle w:val="Hyperlink"/>
        </w:rPr>
        <w:t>https://andresospina.co/lideres-tech-latam/andres-bilbao/</w:t>
      </w:r>
      <w:r w:rsidR="682D37BB">
        <w:fldChar w:fldCharType="end"/>
      </w:r>
    </w:p>
    <w:p w14:paraId="435E6A25" w14:textId="493AC92D"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Descubre.vc. (2026, 17 de febrero). Cofundador de Rappi lanza 30X en México para ayudar a emprendedores a escalar. </w:t>
      </w:r>
      <w:r w:rsidR="682D37BB">
        <w:fldChar w:fldCharType="begin"/>
      </w:r>
      <w:del w:id="24" w:author="Carolina Ujueta Ricardo" w:date="2026-10-18T01:01:00Z" w16du:dateUtc="2026-10-18T06:01:00Z">
        <w:r w:rsidR="682D37BB">
          <w:delInstrText xml:space="preserve">HYPERLINK "https://www.descubre.vc/noticia/cofundador-de-rappi-lanza-30x-en-m-xico-para-ayudar-a-emprendedores-a-escalar-2026-02-17?utm_source=chatgpt.com" </w:delInstrText>
        </w:r>
      </w:del>
      <w:r w:rsidR="682D37BB">
        <w:fldChar w:fldCharType="separate"/>
      </w:r>
      <w:r w:rsidRPr="7833C510">
        <w:rPr>
          <w:rStyle w:val="Hyperlink"/>
        </w:rPr>
        <w:t>https://www.descubre.vc/noticia/cofundador-de-rappi-lanza-30x-en-m-xico-para-ayudar-a-emprendedores-a-escalar-2026-02-17</w:t>
      </w:r>
      <w:r w:rsidR="682D37BB">
        <w:fldChar w:fldCharType="end"/>
      </w:r>
    </w:p>
    <w:p w14:paraId="54B26FCE" w14:textId="3D6B486A"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Rios, R. (2026). Inmersión Ejecutiva de 30X en Ciudad de México [Publicación de LinkedIn]. LinkedIn. </w:t>
      </w:r>
      <w:r w:rsidR="682D37BB">
        <w:fldChar w:fldCharType="begin"/>
      </w:r>
      <w:del w:id="25" w:author="Carolina Ujueta Ricardo" w:date="2026-10-18T01:01:00Z" w16du:dateUtc="2026-10-18T06:01:00Z">
        <w:r w:rsidR="682D37BB">
          <w:delInstrText xml:space="preserve">HYPERLINK "https://mx.linkedin.com/in/raul-rioss?utm_source=chatgpt.com" </w:delInstrText>
        </w:r>
      </w:del>
      <w:r w:rsidR="682D37BB">
        <w:fldChar w:fldCharType="separate"/>
      </w:r>
      <w:r w:rsidRPr="7833C510">
        <w:rPr>
          <w:rStyle w:val="Hyperlink"/>
        </w:rPr>
        <w:t>https://mx.linkedin.com/in/raul-rioss</w:t>
      </w:r>
      <w:r w:rsidR="682D37BB">
        <w:fldChar w:fldCharType="end"/>
      </w:r>
    </w:p>
    <w:p w14:paraId="6945D597" w14:textId="257EC2EC"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La República. (2026, 16 de julio). Andrés Bilbao y Jonathan Malagón lideran ranking de creadores más influyentes en LinkedIn. La República. </w:t>
      </w:r>
      <w:r w:rsidR="682D37BB">
        <w:fldChar w:fldCharType="begin"/>
      </w:r>
      <w:del w:id="26" w:author="Carolina Ujueta Ricardo" w:date="2026-10-18T01:01:00Z" w16du:dateUtc="2026-10-18T06:01:00Z">
        <w:r w:rsidR="682D37BB">
          <w:delInstrText xml:space="preserve">HYPERLINK "https://www.larepublica.co/empresas/los-creadores-de-contenido-mas-influeyentes-de-linkedin-4437437?utm_source=chatgpt.com" </w:delInstrText>
        </w:r>
      </w:del>
      <w:r w:rsidR="682D37BB">
        <w:fldChar w:fldCharType="separate"/>
      </w:r>
      <w:r w:rsidRPr="7833C510">
        <w:rPr>
          <w:rStyle w:val="Hyperlink"/>
        </w:rPr>
        <w:t>https://www.larepublica.co/empresas/los-creadores-de-contenido-mas-influeyentes-de-linkedin-4437437</w:t>
      </w:r>
      <w:r w:rsidR="682D37BB">
        <w:fldChar w:fldCharType="end"/>
      </w:r>
    </w:p>
    <w:p w14:paraId="0E0221CA" w14:textId="6C4C4F26"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Team. (s. f.). Instagram &amp; TikTok for Business: La estrategia detrás de la marca personal de Andrés Bilbao [Webinar]. Luma. </w:t>
      </w:r>
      <w:r w:rsidR="682D37BB">
        <w:fldChar w:fldCharType="begin"/>
      </w:r>
      <w:del w:id="27" w:author="Carolina Ujueta Ricardo" w:date="2026-10-18T01:01:00Z" w16du:dateUtc="2026-10-18T06:01:00Z">
        <w:r w:rsidR="682D37BB">
          <w:delInstrText xml:space="preserve">HYPERLINK "https://luma.com/crece30x-tt35?locale=es&amp;utm_source=chatgpt.com" </w:delInstrText>
        </w:r>
      </w:del>
      <w:r w:rsidR="682D37BB">
        <w:fldChar w:fldCharType="separate"/>
      </w:r>
      <w:r w:rsidRPr="7833C510">
        <w:rPr>
          <w:rStyle w:val="Hyperlink"/>
        </w:rPr>
        <w:t>https://luma.com/crece30x-tt35?locale=es</w:t>
      </w:r>
      <w:r w:rsidR="682D37BB">
        <w:fldChar w:fldCharType="end"/>
      </w:r>
    </w:p>
    <w:p w14:paraId="46A443BC" w14:textId="27575BE9"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Raad, D. (s. f.). Los colombianos más influyentes de LinkedIn [Publicación de LinkedIn]. LinkedIn. </w:t>
      </w:r>
      <w:r w:rsidR="682D37BB">
        <w:fldChar w:fldCharType="begin"/>
      </w:r>
      <w:del w:id="28" w:author="Carolina Ujueta Ricardo" w:date="2026-10-18T01:01:00Z" w16du:dateUtc="2026-10-18T06:01:00Z">
        <w:r w:rsidR="682D37BB">
          <w:delInstrText xml:space="preserve">HYPERLINK "https://co.linkedin.com/in/daniel-raad/en?utm_source=chatgpt.com" </w:delInstrText>
        </w:r>
      </w:del>
      <w:r w:rsidR="682D37BB">
        <w:fldChar w:fldCharType="separate"/>
      </w:r>
      <w:r w:rsidRPr="7833C510">
        <w:rPr>
          <w:rStyle w:val="Hyperlink"/>
        </w:rPr>
        <w:t>https://co.linkedin.com/in/daniel-raad/en</w:t>
      </w:r>
      <w:r w:rsidR="682D37BB">
        <w:fldChar w:fldCharType="end"/>
      </w:r>
    </w:p>
    <w:p w14:paraId="64DF76A0" w14:textId="0C4C3060"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Semana. (2026, agosto). “La cagamos”: Andrés Bilbao se disculpó públicamente tras controversia por oferta laboral sin pago y tomó contundente decisión. Semana. </w:t>
      </w:r>
      <w:r w:rsidR="682D37BB">
        <w:fldChar w:fldCharType="begin"/>
      </w:r>
      <w:del w:id="29" w:author="Carolina Ujueta Ricardo" w:date="2026-10-18T01:01:00Z" w16du:dateUtc="2026-10-18T06:01:00Z">
        <w:r w:rsidR="682D37BB">
          <w:delInstrText xml:space="preserve">HYPERLINK "https://www.semana.com/nacion/articulo/la-cagamos-andres-bilbao-se-disculpo-publicamente-tras-controversia-por-oferta-laboral-sin-pago-y-tomo-contundente-decision/202619/?utm_source=chatgpt.com" </w:delInstrText>
        </w:r>
      </w:del>
      <w:r w:rsidR="682D37BB">
        <w:fldChar w:fldCharType="separate"/>
      </w:r>
      <w:r w:rsidRPr="7833C510">
        <w:rPr>
          <w:rStyle w:val="Hyperlink"/>
        </w:rPr>
        <w:t>https://www.semana.com/nacion/articulo/la-cagamos-andres-bilbao-se-disculpo-publicamente-tras-controversia-por-oferta-laboral-sin-pago-y-tomo-contundente-decision/202619/</w:t>
      </w:r>
      <w:r w:rsidR="682D37BB">
        <w:fldChar w:fldCharType="end"/>
      </w:r>
    </w:p>
    <w:p w14:paraId="3B1D30FD" w14:textId="534CFA83"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lastRenderedPageBreak/>
        <w:t xml:space="preserve">Extra. (2026, julio). Cofundador de Rappi en medio de la polémica: Ofreció trabajo, pero no salario. Extra. </w:t>
      </w:r>
      <w:r w:rsidR="682D37BB">
        <w:fldChar w:fldCharType="begin"/>
      </w:r>
      <w:del w:id="30" w:author="Carolina Ujueta Ricardo" w:date="2026-10-18T01:01:00Z" w16du:dateUtc="2026-10-18T06:01:00Z">
        <w:r w:rsidR="682D37BB">
          <w:delInstrText xml:space="preserve">HYPERLINK "https://www.extra.ec/noticia/mundo/cofundador-rappi-genero-polemica-redes-publicar-oferta-trabajo-no-remunerado-159407.html?utm_source=chatgpt.com" </w:delInstrText>
        </w:r>
      </w:del>
      <w:r w:rsidR="682D37BB">
        <w:fldChar w:fldCharType="separate"/>
      </w:r>
      <w:r w:rsidRPr="7833C510">
        <w:rPr>
          <w:rStyle w:val="Hyperlink"/>
        </w:rPr>
        <w:t>https://www.extra.ec/noticia/mundo/cofundador-rappi-genero-polemica-redes-publicar-oferta-trabajo-no-remunerado-159407.html</w:t>
      </w:r>
      <w:r w:rsidR="682D37BB">
        <w:fldChar w:fldCharType="end"/>
      </w:r>
    </w:p>
    <w:p w14:paraId="15ECD9A4" w14:textId="3556B46F" w:rsidR="682D37BB" w:rsidRDefault="144E7801" w:rsidP="29CC7249">
      <w:pPr>
        <w:spacing w:line="278" w:lineRule="auto"/>
        <w:jc w:val="both"/>
        <w:rPr>
          <w:rFonts w:ascii="Times New Roman" w:eastAsia="Times New Roman" w:hAnsi="Times New Roman" w:cs="Times New Roman"/>
        </w:rPr>
      </w:pPr>
      <w:r w:rsidRPr="7833C510">
        <w:rPr>
          <w:rFonts w:ascii="Times New Roman" w:eastAsia="Times New Roman" w:hAnsi="Times New Roman" w:cs="Times New Roman"/>
        </w:rPr>
        <w:t xml:space="preserve"> </w:t>
      </w:r>
    </w:p>
    <w:p w14:paraId="0324EFF6" w14:textId="3BF45894"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Xpoz. (2026, 21 de julio). Social listening tools pricing compared (2026). </w:t>
      </w:r>
      <w:r w:rsidR="682D37BB">
        <w:fldChar w:fldCharType="begin"/>
      </w:r>
      <w:del w:id="31" w:author="Carolina Ujueta Ricardo" w:date="2026-10-18T01:01:00Z" w16du:dateUtc="2026-10-18T06:01:00Z">
        <w:r w:rsidR="682D37BB">
          <w:delInstrText xml:space="preserve">HYPERLINK "https://xpoz.ai/blog/comparisons/social-listening-tools-pricing-compared-2026/?utm_source=chatgpt.com" </w:delInstrText>
        </w:r>
      </w:del>
      <w:r w:rsidR="682D37BB">
        <w:fldChar w:fldCharType="separate"/>
      </w:r>
      <w:r w:rsidRPr="7833C510">
        <w:rPr>
          <w:rStyle w:val="Hyperlink"/>
        </w:rPr>
        <w:t>https://xpoz.ai/blog/comparisons/social-listening-tools-pricing-compared-2026/</w:t>
      </w:r>
      <w:r w:rsidR="682D37BB">
        <w:fldChar w:fldCharType="end"/>
      </w:r>
    </w:p>
    <w:p w14:paraId="1AC9D81B" w14:textId="7982EF7C"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Syncly. (s. f.). Brandwatch alternatives for 2026: 14 best social listening tools compared. </w:t>
      </w:r>
      <w:r w:rsidR="682D37BB">
        <w:fldChar w:fldCharType="begin"/>
      </w:r>
      <w:del w:id="32" w:author="Carolina Ujueta Ricardo" w:date="2026-10-18T01:01:00Z" w16du:dateUtc="2026-10-18T06:01:00Z">
        <w:r w:rsidR="682D37BB">
          <w:delInstrText xml:space="preserve">HYPERLINK "https://syncly.app/blog/brandwatch-alternatives-for-2026?utm_source=chatgpt.com" </w:delInstrText>
        </w:r>
      </w:del>
      <w:r w:rsidR="682D37BB">
        <w:fldChar w:fldCharType="separate"/>
      </w:r>
      <w:r w:rsidRPr="7833C510">
        <w:rPr>
          <w:rStyle w:val="Hyperlink"/>
        </w:rPr>
        <w:t>https://syncly.app/blog/brandwatch-alternatives-for-2026</w:t>
      </w:r>
      <w:r w:rsidR="682D37BB">
        <w:fldChar w:fldCharType="end"/>
      </w:r>
    </w:p>
    <w:p w14:paraId="7E353EC8" w14:textId="1618F84D"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Xpoz. (2026, 28 de junio). Why the TikTok API falls short for data access in 2026. </w:t>
      </w:r>
      <w:r w:rsidR="682D37BB">
        <w:fldChar w:fldCharType="begin"/>
      </w:r>
      <w:del w:id="33" w:author="Carolina Ujueta Ricardo" w:date="2026-10-18T01:01:00Z" w16du:dateUtc="2026-10-18T06:01:00Z">
        <w:r w:rsidR="682D37BB">
          <w:delInstrText xml:space="preserve">HYPERLINK "https://www.xpoz.ai/blog/comparisons/why-the-tiktok-api-falls-short-for-data-access-in-2026/?utm_source=chatgpt.com" </w:delInstrText>
        </w:r>
      </w:del>
      <w:r w:rsidR="682D37BB">
        <w:fldChar w:fldCharType="separate"/>
      </w:r>
      <w:r w:rsidRPr="7833C510">
        <w:rPr>
          <w:rStyle w:val="Hyperlink"/>
        </w:rPr>
        <w:t>https://www.xpoz.ai/blog/comparisons/why-the-tiktok-api-falls-short-for-data-access-in-2026/</w:t>
      </w:r>
      <w:r w:rsidR="682D37BB">
        <w:fldChar w:fldCharType="end"/>
      </w:r>
    </w:p>
    <w:p w14:paraId="02BBE817" w14:textId="4ABC54FC"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Back, E. (2026, 17 de septiembre). Faster, cheaper, and (almost) unflappable: Introducing Jev. Futura Sciences. </w:t>
      </w:r>
      <w:r w:rsidR="682D37BB">
        <w:fldChar w:fldCharType="begin"/>
      </w:r>
      <w:del w:id="34" w:author="Carolina Ujueta Ricardo" w:date="2026-10-18T01:01:00Z" w16du:dateUtc="2026-10-18T06:01:00Z">
        <w:r w:rsidR="682D37BB">
          <w:delInstrText xml:space="preserve">HYPERLINK "https://www.futura-sciences.com/en/?p=900220&amp;utm_source=chatgpt.com" </w:delInstrText>
        </w:r>
      </w:del>
      <w:r w:rsidR="682D37BB">
        <w:fldChar w:fldCharType="separate"/>
      </w:r>
      <w:r w:rsidRPr="7833C510">
        <w:rPr>
          <w:rStyle w:val="Hyperlink"/>
        </w:rPr>
        <w:t>https://www.futura-sciences.com/en/?p=900220</w:t>
      </w:r>
      <w:r w:rsidR="682D37BB">
        <w:fldChar w:fldCharType="end"/>
      </w:r>
    </w:p>
    <w:p w14:paraId="25B485FD" w14:textId="79E42DED"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Outrank. (2026, 8 de agosto). Social media trend analysis: A developer's practical guide. Captapi. </w:t>
      </w:r>
      <w:r w:rsidR="682D37BB">
        <w:fldChar w:fldCharType="begin"/>
      </w:r>
      <w:del w:id="35" w:author="Carolina Ujueta Ricardo" w:date="2026-10-18T01:01:00Z" w16du:dateUtc="2026-10-18T06:01:00Z">
        <w:r w:rsidR="682D37BB">
          <w:delInstrText xml:space="preserve">HYPERLINK "https://captapi.com/blog/social-media-trend-analysis?utm_source=chatgpt.com" </w:delInstrText>
        </w:r>
      </w:del>
      <w:r w:rsidR="682D37BB">
        <w:fldChar w:fldCharType="separate"/>
      </w:r>
      <w:r w:rsidRPr="7833C510">
        <w:rPr>
          <w:rStyle w:val="Hyperlink"/>
        </w:rPr>
        <w:t>https://captapi.com/blog/social-media-trend-analysis</w:t>
      </w:r>
      <w:r w:rsidR="682D37BB">
        <w:fldChar w:fldCharType="end"/>
      </w:r>
    </w:p>
    <w:p w14:paraId="4D2C653F" w14:textId="2B2268A7"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Thirdwatch. (2026, 27 de abril). Build a YouTube content trend pipeline (2026 guide). </w:t>
      </w:r>
      <w:r w:rsidR="682D37BB">
        <w:fldChar w:fldCharType="begin"/>
      </w:r>
      <w:del w:id="36" w:author="Carolina Ujueta Ricardo" w:date="2026-10-18T01:01:00Z" w16du:dateUtc="2026-10-18T06:01:00Z">
        <w:r w:rsidR="682D37BB">
          <w:delInstrText xml:space="preserve">HYPERLINK "https://thirdwatch.dev/blog/build-youtube-content-trend-pipeline?utm_source=chatgpt.com" </w:delInstrText>
        </w:r>
      </w:del>
      <w:r w:rsidR="682D37BB">
        <w:fldChar w:fldCharType="separate"/>
      </w:r>
      <w:r w:rsidRPr="7833C510">
        <w:rPr>
          <w:rStyle w:val="Hyperlink"/>
        </w:rPr>
        <w:t>https://thirdwatch.dev/blog/build-youtube-content-trend-pipeline</w:t>
      </w:r>
      <w:r w:rsidR="682D37BB">
        <w:fldChar w:fldCharType="end"/>
      </w:r>
    </w:p>
    <w:p w14:paraId="5B5E160F" w14:textId="1B69D172"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Woo, T. (2026, 28 de septiembre). Social trend intelligence: How to spot, read, and act on platform signals before they peak. GEN. </w:t>
      </w:r>
      <w:r w:rsidR="682D37BB">
        <w:fldChar w:fldCharType="begin"/>
      </w:r>
      <w:del w:id="37" w:author="Carolina Ujueta Ricardo" w:date="2026-10-18T01:01:00Z" w16du:dateUtc="2026-10-18T06:01:00Z">
        <w:r w:rsidR="682D37BB">
          <w:delInstrText xml:space="preserve">HYPERLINK "https://gen.pro/blog/social-trend-intelligence-what-to-make-next/?utm_source=chatgpt.com" </w:delInstrText>
        </w:r>
      </w:del>
      <w:r w:rsidR="682D37BB">
        <w:fldChar w:fldCharType="separate"/>
      </w:r>
      <w:r w:rsidRPr="7833C510">
        <w:rPr>
          <w:rStyle w:val="Hyperlink"/>
        </w:rPr>
        <w:t>https://gen.pro/blog/social-trend-intelligence-what-to-make-next/</w:t>
      </w:r>
      <w:r w:rsidR="682D37BB">
        <w:fldChar w:fldCharType="end"/>
      </w:r>
    </w:p>
    <w:p w14:paraId="0B3108B7" w14:textId="3713EEE2"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Socialync Team. (2026, 12 de mayo). How AI analyzes your video to grow your business. Socialync. </w:t>
      </w:r>
      <w:r w:rsidR="682D37BB">
        <w:fldChar w:fldCharType="begin"/>
      </w:r>
      <w:del w:id="38" w:author="Carolina Ujueta Ricardo" w:date="2026-10-18T01:01:00Z" w16du:dateUtc="2026-10-18T06:01:00Z">
        <w:r w:rsidR="682D37BB">
          <w:delInstrText xml:space="preserve">HYPERLINK "https://www.socialync.io/blog/how-ai-analyzes-video-grow-business-2026?utm_source=chatgpt.com" </w:delInstrText>
        </w:r>
      </w:del>
      <w:r w:rsidR="682D37BB">
        <w:fldChar w:fldCharType="separate"/>
      </w:r>
      <w:r w:rsidRPr="7833C510">
        <w:rPr>
          <w:rStyle w:val="Hyperlink"/>
        </w:rPr>
        <w:t>https://www.socialync.io/blog/how-ai-analyzes-video-grow-business-2026</w:t>
      </w:r>
      <w:r w:rsidR="682D37BB">
        <w:fldChar w:fldCharType="end"/>
      </w:r>
    </w:p>
    <w:p w14:paraId="7EEB93A4" w14:textId="459AEAF6"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roccopaz. (s. f.). Content research workflow: AI-powered research-to-content pipeline [Repositorio de código]. GitHub. </w:t>
      </w:r>
      <w:r w:rsidR="682D37BB">
        <w:fldChar w:fldCharType="begin"/>
      </w:r>
      <w:del w:id="39" w:author="Carolina Ujueta Ricardo" w:date="2026-10-18T01:01:00Z" w16du:dateUtc="2026-10-18T06:01:00Z">
        <w:r w:rsidR="682D37BB">
          <w:delInstrText xml:space="preserve">HYPERLINK "https://github.com/roccopaz/content-research-workflow?utm_source=chatgpt.com" </w:delInstrText>
        </w:r>
      </w:del>
      <w:r w:rsidR="682D37BB">
        <w:fldChar w:fldCharType="separate"/>
      </w:r>
      <w:r w:rsidRPr="7833C510">
        <w:rPr>
          <w:rStyle w:val="Hyperlink"/>
        </w:rPr>
        <w:t>https://github.com/roccopaz/content-research-workflow</w:t>
      </w:r>
      <w:r w:rsidR="682D37BB">
        <w:fldChar w:fldCharType="end"/>
      </w:r>
    </w:p>
    <w:p w14:paraId="60BC02C3" w14:textId="3DBF89D9"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(s. f.-a). Nosotros: La historia de 30X. </w:t>
      </w:r>
      <w:r w:rsidR="682D37BB">
        <w:fldChar w:fldCharType="begin"/>
      </w:r>
      <w:del w:id="40" w:author="Carolina Ujueta Ricardo" w:date="2026-10-18T01:01:00Z" w16du:dateUtc="2026-10-18T06:01:00Z">
        <w:r w:rsidR="682D37BB">
          <w:delInstrText xml:space="preserve">HYPERLINK "https://30x.com/nosotros" </w:delInstrText>
        </w:r>
      </w:del>
      <w:r w:rsidR="682D37BB">
        <w:fldChar w:fldCharType="separate"/>
      </w:r>
      <w:r w:rsidRPr="7833C510">
        <w:rPr>
          <w:rStyle w:val="Hyperlink"/>
        </w:rPr>
        <w:t>https://30x.com/nosotros</w:t>
      </w:r>
      <w:r w:rsidR="682D37BB">
        <w:fldChar w:fldCharType="end"/>
      </w:r>
    </w:p>
    <w:p w14:paraId="1ECEB921" w14:textId="49F8C33D"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(s. f.-b). 30X Inmersivo. </w:t>
      </w:r>
      <w:r w:rsidR="682D37BB">
        <w:fldChar w:fldCharType="begin"/>
      </w:r>
      <w:del w:id="41" w:author="Carolina Ujueta Ricardo" w:date="2026-10-18T01:01:00Z" w16du:dateUtc="2026-10-18T06:01:00Z">
        <w:r w:rsidR="682D37BB">
          <w:delInstrText xml:space="preserve">HYPERLINK "https://30x.com/inmersivo" </w:delInstrText>
        </w:r>
      </w:del>
      <w:r w:rsidR="682D37BB">
        <w:fldChar w:fldCharType="separate"/>
      </w:r>
      <w:r w:rsidRPr="7833C510">
        <w:rPr>
          <w:rStyle w:val="Hyperlink"/>
        </w:rPr>
        <w:t>https://30x.com/inmersivo</w:t>
      </w:r>
      <w:r w:rsidR="682D37BB">
        <w:fldChar w:fldCharType="end"/>
      </w:r>
    </w:p>
    <w:p w14:paraId="5885CCEB" w14:textId="59B0CF6F"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(s. f.-c). Inmersión ejecutiva presencial. </w:t>
      </w:r>
      <w:r w:rsidR="682D37BB">
        <w:fldChar w:fldCharType="begin"/>
      </w:r>
      <w:del w:id="42" w:author="Carolina Ujueta Ricardo" w:date="2026-10-18T01:01:00Z" w16du:dateUtc="2026-10-18T06:01:00Z">
        <w:r w:rsidR="682D37BB">
          <w:delInstrText xml:space="preserve">HYPERLINK "https://30x.com/inmersion-ejecutiva-presencial" </w:delInstrText>
        </w:r>
      </w:del>
      <w:r w:rsidR="682D37BB">
        <w:fldChar w:fldCharType="separate"/>
      </w:r>
      <w:r w:rsidRPr="7833C510">
        <w:rPr>
          <w:rStyle w:val="Hyperlink"/>
        </w:rPr>
        <w:t>https://30x.com/inmersion-ejecutiva-presencial</w:t>
      </w:r>
      <w:r w:rsidR="682D37BB">
        <w:fldChar w:fldCharType="end"/>
      </w:r>
    </w:p>
    <w:p w14:paraId="0BF012B8" w14:textId="0BB9E48B"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Team. (s. f.). Instagram &amp; TikTok for Business: La estrategia detrás de la marca personal de Andrés Bilbao [Descripción de evento]. Luma. </w:t>
      </w:r>
      <w:r w:rsidR="682D37BB">
        <w:fldChar w:fldCharType="begin"/>
      </w:r>
      <w:del w:id="43" w:author="Carolina Ujueta Ricardo" w:date="2026-10-18T01:01:00Z" w16du:dateUtc="2026-10-18T06:01:00Z">
        <w:r w:rsidR="682D37BB">
          <w:delInstrText xml:space="preserve">HYPERLINK "https://luma.com/crece30x-tt35" </w:delInstrText>
        </w:r>
      </w:del>
      <w:r w:rsidR="682D37BB">
        <w:fldChar w:fldCharType="separate"/>
      </w:r>
      <w:r w:rsidRPr="7833C510">
        <w:rPr>
          <w:rStyle w:val="Hyperlink"/>
        </w:rPr>
        <w:t>https://luma.com/crece30x-tt35</w:t>
      </w:r>
      <w:r w:rsidR="682D37BB">
        <w:fldChar w:fldCharType="end"/>
      </w:r>
    </w:p>
    <w:p w14:paraId="2383400D" w14:textId="04008E44"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Ospina, D. (2026, 1 de agosto). Andrés Bilbao se pronunció en redes sociales tras la polémica oferta laboral sin remuneración que compartió. Infobae. </w:t>
      </w:r>
      <w:r w:rsidR="682D37BB">
        <w:fldChar w:fldCharType="begin"/>
      </w:r>
      <w:del w:id="44" w:author="Carolina Ujueta Ricardo" w:date="2026-10-18T01:01:00Z" w16du:dateUtc="2026-10-18T06:01:00Z">
        <w:r w:rsidR="682D37BB">
          <w:delInstrText xml:space="preserve">HYPERLINK "https://www.infobae.com/colombia/2026/08/01/andres-bilbao-se-pronuncio-en-redes-sociales-tras-la-polemica-oferta-laboral-sin-remuneracion-que-compartio/" </w:delInstrText>
        </w:r>
      </w:del>
      <w:r w:rsidR="682D37BB">
        <w:fldChar w:fldCharType="separate"/>
      </w:r>
      <w:r w:rsidRPr="7833C510">
        <w:rPr>
          <w:rStyle w:val="Hyperlink"/>
        </w:rPr>
        <w:t>https://www.infobae.com/colombia/2026/08/01/andres-bilbao-se-pronuncio-en-redes-sociales-tras-la-polemica-oferta-laboral-sin-remuneracion-que-compartio/</w:t>
      </w:r>
      <w:r w:rsidR="682D37BB">
        <w:fldChar w:fldCharType="end"/>
      </w:r>
    </w:p>
    <w:p w14:paraId="052F329E" w14:textId="69C5FF3A"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(s. f.). Inmersión ejecutiva presencial. </w:t>
      </w:r>
      <w:r w:rsidR="682D37BB">
        <w:fldChar w:fldCharType="begin"/>
      </w:r>
      <w:del w:id="45" w:author="Carolina Ujueta Ricardo" w:date="2026-10-18T01:01:00Z" w16du:dateUtc="2026-10-18T06:01:00Z">
        <w:r w:rsidR="682D37BB">
          <w:delInstrText xml:space="preserve">HYPERLINK "https://30x.com/inmersion-ejecutiva-presencial" </w:delInstrText>
        </w:r>
      </w:del>
      <w:r w:rsidR="682D37BB">
        <w:fldChar w:fldCharType="separate"/>
      </w:r>
      <w:r w:rsidRPr="7833C510">
        <w:rPr>
          <w:rStyle w:val="Hyperlink"/>
        </w:rPr>
        <w:t>https://30x.com/inmersion-ejecutiva-presencial</w:t>
      </w:r>
      <w:r w:rsidR="682D37BB">
        <w:fldChar w:fldCharType="end"/>
      </w:r>
    </w:p>
    <w:p w14:paraId="2E72A82B" w14:textId="6174E676"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Google for Developers. (s. f.). YouTube Data API overview. </w:t>
      </w:r>
      <w:r w:rsidR="682D37BB">
        <w:fldChar w:fldCharType="begin"/>
      </w:r>
      <w:del w:id="46" w:author="Carolina Ujueta Ricardo" w:date="2026-10-18T01:01:00Z" w16du:dateUtc="2026-10-18T06:01:00Z">
        <w:r w:rsidR="682D37BB">
          <w:delInstrText xml:space="preserve">HYPERLINK "https://developers.google.com/youtube/v3/getting-started" </w:delInstrText>
        </w:r>
      </w:del>
      <w:r w:rsidR="682D37BB">
        <w:fldChar w:fldCharType="separate"/>
      </w:r>
      <w:r w:rsidRPr="7833C510">
        <w:rPr>
          <w:rStyle w:val="Hyperlink"/>
        </w:rPr>
        <w:t>https://developers.google.com/youtube/v3/getting-started</w:t>
      </w:r>
      <w:r w:rsidR="682D37BB">
        <w:fldChar w:fldCharType="end"/>
      </w:r>
    </w:p>
    <w:p w14:paraId="339E4A3C" w14:textId="473BFE68"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TikTok for Developers. (2026). About Research Tools. </w:t>
      </w:r>
      <w:r w:rsidR="682D37BB">
        <w:fldChar w:fldCharType="begin"/>
      </w:r>
      <w:del w:id="47" w:author="Carolina Ujueta Ricardo" w:date="2026-10-18T01:01:00Z" w16du:dateUtc="2026-10-18T06:01:00Z">
        <w:r w:rsidR="682D37BB">
          <w:delInstrText xml:space="preserve">HYPERLINK "https://developers.tiktok.com/docs/en/about-research-api" </w:delInstrText>
        </w:r>
      </w:del>
      <w:r w:rsidR="682D37BB">
        <w:fldChar w:fldCharType="separate"/>
      </w:r>
      <w:r w:rsidRPr="7833C510">
        <w:rPr>
          <w:rStyle w:val="Hyperlink"/>
        </w:rPr>
        <w:t>https://developers.tiktok.com/docs/en/about-research-api</w:t>
      </w:r>
      <w:r w:rsidR="682D37BB">
        <w:fldChar w:fldCharType="end"/>
      </w:r>
    </w:p>
    <w:p w14:paraId="693634BC" w14:textId="61A5A3DB"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TypeSafe AI. (2026, 15 de septiembre). Introducing System One Models &amp; Jev. </w:t>
      </w:r>
      <w:r w:rsidR="682D37BB">
        <w:fldChar w:fldCharType="begin"/>
      </w:r>
      <w:del w:id="48" w:author="Carolina Ujueta Ricardo" w:date="2026-10-18T01:01:00Z" w16du:dateUtc="2026-10-18T06:01:00Z">
        <w:r w:rsidR="682D37BB">
          <w:delInstrText xml:space="preserve">HYPERLINK "https://typesafe.ai/blog/introducing-system-one-models-and-jev" </w:delInstrText>
        </w:r>
      </w:del>
      <w:r w:rsidR="682D37BB">
        <w:fldChar w:fldCharType="separate"/>
      </w:r>
      <w:r w:rsidRPr="7833C510">
        <w:rPr>
          <w:rStyle w:val="Hyperlink"/>
        </w:rPr>
        <w:t>https://typesafe.ai/blog/introducing-system-one-models-and-jev</w:t>
      </w:r>
      <w:r w:rsidR="682D37BB">
        <w:fldChar w:fldCharType="end"/>
      </w:r>
    </w:p>
    <w:p w14:paraId="3388369A" w14:textId="63752AEE"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(s. f.-a). 30X Inmersivo. </w:t>
      </w:r>
      <w:r w:rsidR="682D37BB">
        <w:fldChar w:fldCharType="begin"/>
      </w:r>
      <w:del w:id="49" w:author="Carolina Ujueta Ricardo" w:date="2026-10-18T01:01:00Z" w16du:dateUtc="2026-10-18T06:01:00Z">
        <w:r w:rsidR="682D37BB">
          <w:delInstrText xml:space="preserve">HYPERLINK "https://30x.com/inmersivo" </w:delInstrText>
        </w:r>
      </w:del>
      <w:r w:rsidR="682D37BB">
        <w:fldChar w:fldCharType="separate"/>
      </w:r>
      <w:r w:rsidRPr="7833C510">
        <w:rPr>
          <w:rStyle w:val="Hyperlink"/>
        </w:rPr>
        <w:t>https://30x.com/inmersivo</w:t>
      </w:r>
      <w:r w:rsidR="682D37BB">
        <w:fldChar w:fldCharType="end"/>
      </w:r>
    </w:p>
    <w:p w14:paraId="1F1CF2AF" w14:textId="001FBFEE" w:rsidR="682D37BB" w:rsidRDefault="144E7801" w:rsidP="29CC7249">
      <w:pPr>
        <w:pStyle w:val="ListParagraph"/>
        <w:numPr>
          <w:ilvl w:val="0"/>
          <w:numId w:val="93"/>
        </w:numPr>
        <w:spacing w:after="0" w:line="278" w:lineRule="auto"/>
        <w:jc w:val="both"/>
        <w:rPr>
          <w:rFonts w:ascii="Times New Roman" w:eastAsia="Times New Roman" w:hAnsi="Times New Roman" w:cs="Times New Roman"/>
          <w:color w:val="467886"/>
          <w:u w:val="single"/>
        </w:rPr>
      </w:pPr>
      <w:r w:rsidRPr="7833C510">
        <w:rPr>
          <w:rFonts w:ascii="Times New Roman" w:eastAsia="Times New Roman" w:hAnsi="Times New Roman" w:cs="Times New Roman"/>
        </w:rPr>
        <w:t xml:space="preserve">30X. (s. f.-b). Multipliers: La red de empresarios más grande de Latinoamérica. </w:t>
      </w:r>
      <w:r w:rsidR="682D37BB">
        <w:fldChar w:fldCharType="begin"/>
      </w:r>
      <w:del w:id="50" w:author="Carolina Ujueta Ricardo" w:date="2026-10-18T01:01:00Z" w16du:dateUtc="2026-10-18T06:01:00Z">
        <w:r w:rsidR="682D37BB">
          <w:delInstrText xml:space="preserve">HYPERLINK "https://30x.com/programa-multipliers" </w:delInstrText>
        </w:r>
      </w:del>
      <w:r w:rsidR="682D37BB">
        <w:fldChar w:fldCharType="separate"/>
      </w:r>
      <w:r w:rsidRPr="7833C510">
        <w:rPr>
          <w:rStyle w:val="Hyperlink"/>
        </w:rPr>
        <w:t>https://30x.com/programa-multipliers</w:t>
      </w:r>
      <w:r w:rsidR="682D37BB">
        <w:fldChar w:fldCharType="end"/>
      </w:r>
    </w:p>
    <w:p w14:paraId="612172A5" w14:textId="0BF18836" w:rsidR="682D37BB" w:rsidRPr="00290C61" w:rsidRDefault="682D37BB" w:rsidP="7833C510">
      <w:pPr>
        <w:spacing w:after="0" w:line="276" w:lineRule="auto"/>
        <w:jc w:val="both"/>
        <w:rPr>
          <w:rFonts w:eastAsia="Times New Roman"/>
        </w:rPr>
      </w:pPr>
    </w:p>
    <w:sectPr w:rsidR="682D37BB" w:rsidRPr="00290C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03D4"/>
    <w:multiLevelType w:val="hybridMultilevel"/>
    <w:tmpl w:val="759E9E18"/>
    <w:lvl w:ilvl="0" w:tplc="6B7291D0">
      <w:start w:val="1"/>
      <w:numFmt w:val="bullet"/>
      <w:lvlText w:val=""/>
      <w:lvlJc w:val="left"/>
      <w:pPr>
        <w:ind w:left="720" w:hanging="360"/>
      </w:pPr>
      <w:rPr>
        <w:rFonts w:ascii="Symbol" w:hAnsi="Symbol" w:hint="default"/>
      </w:rPr>
    </w:lvl>
    <w:lvl w:ilvl="1" w:tplc="48928806">
      <w:start w:val="1"/>
      <w:numFmt w:val="bullet"/>
      <w:lvlText w:val="o"/>
      <w:lvlJc w:val="left"/>
      <w:pPr>
        <w:ind w:left="1440" w:hanging="360"/>
      </w:pPr>
      <w:rPr>
        <w:rFonts w:ascii="Courier New" w:hAnsi="Courier New" w:hint="default"/>
      </w:rPr>
    </w:lvl>
    <w:lvl w:ilvl="2" w:tplc="E5C8B4D8">
      <w:start w:val="1"/>
      <w:numFmt w:val="bullet"/>
      <w:lvlText w:val=""/>
      <w:lvlJc w:val="left"/>
      <w:pPr>
        <w:ind w:left="2160" w:hanging="360"/>
      </w:pPr>
      <w:rPr>
        <w:rFonts w:ascii="Wingdings" w:hAnsi="Wingdings" w:hint="default"/>
      </w:rPr>
    </w:lvl>
    <w:lvl w:ilvl="3" w:tplc="64241F60">
      <w:start w:val="1"/>
      <w:numFmt w:val="bullet"/>
      <w:lvlText w:val=""/>
      <w:lvlJc w:val="left"/>
      <w:pPr>
        <w:ind w:left="2880" w:hanging="360"/>
      </w:pPr>
      <w:rPr>
        <w:rFonts w:ascii="Symbol" w:hAnsi="Symbol" w:hint="default"/>
      </w:rPr>
    </w:lvl>
    <w:lvl w:ilvl="4" w:tplc="2C760842">
      <w:start w:val="1"/>
      <w:numFmt w:val="bullet"/>
      <w:lvlText w:val="o"/>
      <w:lvlJc w:val="left"/>
      <w:pPr>
        <w:ind w:left="3600" w:hanging="360"/>
      </w:pPr>
      <w:rPr>
        <w:rFonts w:ascii="Courier New" w:hAnsi="Courier New" w:hint="default"/>
      </w:rPr>
    </w:lvl>
    <w:lvl w:ilvl="5" w:tplc="50BA6DA4">
      <w:start w:val="1"/>
      <w:numFmt w:val="bullet"/>
      <w:lvlText w:val=""/>
      <w:lvlJc w:val="left"/>
      <w:pPr>
        <w:ind w:left="4320" w:hanging="360"/>
      </w:pPr>
      <w:rPr>
        <w:rFonts w:ascii="Wingdings" w:hAnsi="Wingdings" w:hint="default"/>
      </w:rPr>
    </w:lvl>
    <w:lvl w:ilvl="6" w:tplc="94761BF8">
      <w:start w:val="1"/>
      <w:numFmt w:val="bullet"/>
      <w:lvlText w:val=""/>
      <w:lvlJc w:val="left"/>
      <w:pPr>
        <w:ind w:left="5040" w:hanging="360"/>
      </w:pPr>
      <w:rPr>
        <w:rFonts w:ascii="Symbol" w:hAnsi="Symbol" w:hint="default"/>
      </w:rPr>
    </w:lvl>
    <w:lvl w:ilvl="7" w:tplc="7AA8F958">
      <w:start w:val="1"/>
      <w:numFmt w:val="bullet"/>
      <w:lvlText w:val="o"/>
      <w:lvlJc w:val="left"/>
      <w:pPr>
        <w:ind w:left="5760" w:hanging="360"/>
      </w:pPr>
      <w:rPr>
        <w:rFonts w:ascii="Courier New" w:hAnsi="Courier New" w:hint="default"/>
      </w:rPr>
    </w:lvl>
    <w:lvl w:ilvl="8" w:tplc="498276A4">
      <w:start w:val="1"/>
      <w:numFmt w:val="bullet"/>
      <w:lvlText w:val=""/>
      <w:lvlJc w:val="left"/>
      <w:pPr>
        <w:ind w:left="6480" w:hanging="360"/>
      </w:pPr>
      <w:rPr>
        <w:rFonts w:ascii="Wingdings" w:hAnsi="Wingdings" w:hint="default"/>
      </w:rPr>
    </w:lvl>
  </w:abstractNum>
  <w:abstractNum w:abstractNumId="1" w15:restartNumberingAfterBreak="0">
    <w:nsid w:val="021BBE6E"/>
    <w:multiLevelType w:val="hybridMultilevel"/>
    <w:tmpl w:val="4BA0A8F0"/>
    <w:lvl w:ilvl="0" w:tplc="ADCE4246">
      <w:start w:val="3"/>
      <w:numFmt w:val="decimal"/>
      <w:lvlText w:val="%1."/>
      <w:lvlJc w:val="left"/>
      <w:pPr>
        <w:ind w:left="720" w:hanging="360"/>
      </w:pPr>
    </w:lvl>
    <w:lvl w:ilvl="1" w:tplc="E7FAE8BE">
      <w:start w:val="1"/>
      <w:numFmt w:val="lowerLetter"/>
      <w:lvlText w:val="%2."/>
      <w:lvlJc w:val="left"/>
      <w:pPr>
        <w:ind w:left="1440" w:hanging="360"/>
      </w:pPr>
    </w:lvl>
    <w:lvl w:ilvl="2" w:tplc="73B0AAE2">
      <w:start w:val="1"/>
      <w:numFmt w:val="lowerRoman"/>
      <w:lvlText w:val="%3."/>
      <w:lvlJc w:val="right"/>
      <w:pPr>
        <w:ind w:left="2160" w:hanging="180"/>
      </w:pPr>
    </w:lvl>
    <w:lvl w:ilvl="3" w:tplc="2A06A414">
      <w:start w:val="1"/>
      <w:numFmt w:val="decimal"/>
      <w:lvlText w:val="%4."/>
      <w:lvlJc w:val="left"/>
      <w:pPr>
        <w:ind w:left="2880" w:hanging="360"/>
      </w:pPr>
    </w:lvl>
    <w:lvl w:ilvl="4" w:tplc="39ACEE84">
      <w:start w:val="1"/>
      <w:numFmt w:val="lowerLetter"/>
      <w:lvlText w:val="%5."/>
      <w:lvlJc w:val="left"/>
      <w:pPr>
        <w:ind w:left="3600" w:hanging="360"/>
      </w:pPr>
    </w:lvl>
    <w:lvl w:ilvl="5" w:tplc="E218638E">
      <w:start w:val="1"/>
      <w:numFmt w:val="lowerRoman"/>
      <w:lvlText w:val="%6."/>
      <w:lvlJc w:val="right"/>
      <w:pPr>
        <w:ind w:left="4320" w:hanging="180"/>
      </w:pPr>
    </w:lvl>
    <w:lvl w:ilvl="6" w:tplc="DAFA25EE">
      <w:start w:val="1"/>
      <w:numFmt w:val="decimal"/>
      <w:lvlText w:val="%7."/>
      <w:lvlJc w:val="left"/>
      <w:pPr>
        <w:ind w:left="5040" w:hanging="360"/>
      </w:pPr>
    </w:lvl>
    <w:lvl w:ilvl="7" w:tplc="A2C86F8C">
      <w:start w:val="1"/>
      <w:numFmt w:val="lowerLetter"/>
      <w:lvlText w:val="%8."/>
      <w:lvlJc w:val="left"/>
      <w:pPr>
        <w:ind w:left="5760" w:hanging="360"/>
      </w:pPr>
    </w:lvl>
    <w:lvl w:ilvl="8" w:tplc="C56AEA6E">
      <w:start w:val="1"/>
      <w:numFmt w:val="lowerRoman"/>
      <w:lvlText w:val="%9."/>
      <w:lvlJc w:val="right"/>
      <w:pPr>
        <w:ind w:left="6480" w:hanging="180"/>
      </w:pPr>
    </w:lvl>
  </w:abstractNum>
  <w:abstractNum w:abstractNumId="2" w15:restartNumberingAfterBreak="0">
    <w:nsid w:val="027B0619"/>
    <w:multiLevelType w:val="hybridMultilevel"/>
    <w:tmpl w:val="71DC7536"/>
    <w:lvl w:ilvl="0" w:tplc="1474E274">
      <w:start w:val="1"/>
      <w:numFmt w:val="bullet"/>
      <w:lvlText w:val="·"/>
      <w:lvlJc w:val="left"/>
      <w:pPr>
        <w:ind w:left="720" w:hanging="360"/>
      </w:pPr>
      <w:rPr>
        <w:rFonts w:ascii="Symbol" w:hAnsi="Symbol" w:hint="default"/>
      </w:rPr>
    </w:lvl>
    <w:lvl w:ilvl="1" w:tplc="07B295FA">
      <w:start w:val="1"/>
      <w:numFmt w:val="bullet"/>
      <w:lvlText w:val="o"/>
      <w:lvlJc w:val="left"/>
      <w:pPr>
        <w:ind w:left="1440" w:hanging="360"/>
      </w:pPr>
      <w:rPr>
        <w:rFonts w:ascii="Courier New" w:hAnsi="Courier New" w:hint="default"/>
      </w:rPr>
    </w:lvl>
    <w:lvl w:ilvl="2" w:tplc="3918D0D6">
      <w:start w:val="1"/>
      <w:numFmt w:val="bullet"/>
      <w:lvlText w:val=""/>
      <w:lvlJc w:val="left"/>
      <w:pPr>
        <w:ind w:left="2160" w:hanging="360"/>
      </w:pPr>
      <w:rPr>
        <w:rFonts w:ascii="Wingdings" w:hAnsi="Wingdings" w:hint="default"/>
      </w:rPr>
    </w:lvl>
    <w:lvl w:ilvl="3" w:tplc="620CE0E4">
      <w:start w:val="1"/>
      <w:numFmt w:val="bullet"/>
      <w:lvlText w:val=""/>
      <w:lvlJc w:val="left"/>
      <w:pPr>
        <w:ind w:left="2880" w:hanging="360"/>
      </w:pPr>
      <w:rPr>
        <w:rFonts w:ascii="Symbol" w:hAnsi="Symbol" w:hint="default"/>
      </w:rPr>
    </w:lvl>
    <w:lvl w:ilvl="4" w:tplc="14A692E8">
      <w:start w:val="1"/>
      <w:numFmt w:val="bullet"/>
      <w:lvlText w:val="o"/>
      <w:lvlJc w:val="left"/>
      <w:pPr>
        <w:ind w:left="3600" w:hanging="360"/>
      </w:pPr>
      <w:rPr>
        <w:rFonts w:ascii="Courier New" w:hAnsi="Courier New" w:hint="default"/>
      </w:rPr>
    </w:lvl>
    <w:lvl w:ilvl="5" w:tplc="6090DB96">
      <w:start w:val="1"/>
      <w:numFmt w:val="bullet"/>
      <w:lvlText w:val=""/>
      <w:lvlJc w:val="left"/>
      <w:pPr>
        <w:ind w:left="4320" w:hanging="360"/>
      </w:pPr>
      <w:rPr>
        <w:rFonts w:ascii="Wingdings" w:hAnsi="Wingdings" w:hint="default"/>
      </w:rPr>
    </w:lvl>
    <w:lvl w:ilvl="6" w:tplc="BB52EE9E">
      <w:start w:val="1"/>
      <w:numFmt w:val="bullet"/>
      <w:lvlText w:val=""/>
      <w:lvlJc w:val="left"/>
      <w:pPr>
        <w:ind w:left="5040" w:hanging="360"/>
      </w:pPr>
      <w:rPr>
        <w:rFonts w:ascii="Symbol" w:hAnsi="Symbol" w:hint="default"/>
      </w:rPr>
    </w:lvl>
    <w:lvl w:ilvl="7" w:tplc="A8429880">
      <w:start w:val="1"/>
      <w:numFmt w:val="bullet"/>
      <w:lvlText w:val="o"/>
      <w:lvlJc w:val="left"/>
      <w:pPr>
        <w:ind w:left="5760" w:hanging="360"/>
      </w:pPr>
      <w:rPr>
        <w:rFonts w:ascii="Courier New" w:hAnsi="Courier New" w:hint="default"/>
      </w:rPr>
    </w:lvl>
    <w:lvl w:ilvl="8" w:tplc="DB2CAF08">
      <w:start w:val="1"/>
      <w:numFmt w:val="bullet"/>
      <w:lvlText w:val=""/>
      <w:lvlJc w:val="left"/>
      <w:pPr>
        <w:ind w:left="6480" w:hanging="360"/>
      </w:pPr>
      <w:rPr>
        <w:rFonts w:ascii="Wingdings" w:hAnsi="Wingdings" w:hint="default"/>
      </w:rPr>
    </w:lvl>
  </w:abstractNum>
  <w:abstractNum w:abstractNumId="3" w15:restartNumberingAfterBreak="0">
    <w:nsid w:val="04E0F33E"/>
    <w:multiLevelType w:val="hybridMultilevel"/>
    <w:tmpl w:val="0FE2CB8A"/>
    <w:lvl w:ilvl="0" w:tplc="01624986">
      <w:start w:val="3"/>
      <w:numFmt w:val="upperRoman"/>
      <w:lvlText w:val="%1."/>
      <w:lvlJc w:val="right"/>
      <w:pPr>
        <w:ind w:left="720" w:hanging="360"/>
      </w:pPr>
    </w:lvl>
    <w:lvl w:ilvl="1" w:tplc="F55A2E72">
      <w:start w:val="1"/>
      <w:numFmt w:val="lowerLetter"/>
      <w:lvlText w:val="%2."/>
      <w:lvlJc w:val="left"/>
      <w:pPr>
        <w:ind w:left="1440" w:hanging="360"/>
      </w:pPr>
    </w:lvl>
    <w:lvl w:ilvl="2" w:tplc="1B6419D2">
      <w:start w:val="1"/>
      <w:numFmt w:val="lowerRoman"/>
      <w:lvlText w:val="%3."/>
      <w:lvlJc w:val="right"/>
      <w:pPr>
        <w:ind w:left="2160" w:hanging="180"/>
      </w:pPr>
    </w:lvl>
    <w:lvl w:ilvl="3" w:tplc="EEEED90C">
      <w:start w:val="1"/>
      <w:numFmt w:val="decimal"/>
      <w:lvlText w:val="%4."/>
      <w:lvlJc w:val="left"/>
      <w:pPr>
        <w:ind w:left="2880" w:hanging="360"/>
      </w:pPr>
    </w:lvl>
    <w:lvl w:ilvl="4" w:tplc="472011EE">
      <w:start w:val="1"/>
      <w:numFmt w:val="lowerLetter"/>
      <w:lvlText w:val="%5."/>
      <w:lvlJc w:val="left"/>
      <w:pPr>
        <w:ind w:left="3600" w:hanging="360"/>
      </w:pPr>
    </w:lvl>
    <w:lvl w:ilvl="5" w:tplc="530204AA">
      <w:start w:val="1"/>
      <w:numFmt w:val="lowerRoman"/>
      <w:lvlText w:val="%6."/>
      <w:lvlJc w:val="right"/>
      <w:pPr>
        <w:ind w:left="4320" w:hanging="180"/>
      </w:pPr>
    </w:lvl>
    <w:lvl w:ilvl="6" w:tplc="62EC6AF2">
      <w:start w:val="1"/>
      <w:numFmt w:val="decimal"/>
      <w:lvlText w:val="%7."/>
      <w:lvlJc w:val="left"/>
      <w:pPr>
        <w:ind w:left="5040" w:hanging="360"/>
      </w:pPr>
    </w:lvl>
    <w:lvl w:ilvl="7" w:tplc="65CCCCA6">
      <w:start w:val="1"/>
      <w:numFmt w:val="lowerLetter"/>
      <w:lvlText w:val="%8."/>
      <w:lvlJc w:val="left"/>
      <w:pPr>
        <w:ind w:left="5760" w:hanging="360"/>
      </w:pPr>
    </w:lvl>
    <w:lvl w:ilvl="8" w:tplc="A630EF52">
      <w:start w:val="1"/>
      <w:numFmt w:val="lowerRoman"/>
      <w:lvlText w:val="%9."/>
      <w:lvlJc w:val="right"/>
      <w:pPr>
        <w:ind w:left="6480" w:hanging="180"/>
      </w:pPr>
    </w:lvl>
  </w:abstractNum>
  <w:abstractNum w:abstractNumId="4" w15:restartNumberingAfterBreak="0">
    <w:nsid w:val="0529A232"/>
    <w:multiLevelType w:val="hybridMultilevel"/>
    <w:tmpl w:val="4C884E42"/>
    <w:lvl w:ilvl="0" w:tplc="C55627EC">
      <w:start w:val="1"/>
      <w:numFmt w:val="bullet"/>
      <w:lvlText w:val=""/>
      <w:lvlJc w:val="left"/>
      <w:pPr>
        <w:ind w:left="1440" w:hanging="360"/>
      </w:pPr>
      <w:rPr>
        <w:rFonts w:ascii="Symbol" w:hAnsi="Symbol" w:hint="default"/>
      </w:rPr>
    </w:lvl>
    <w:lvl w:ilvl="1" w:tplc="DBAC16DA">
      <w:start w:val="1"/>
      <w:numFmt w:val="bullet"/>
      <w:lvlText w:val="o"/>
      <w:lvlJc w:val="left"/>
      <w:pPr>
        <w:ind w:left="2160" w:hanging="360"/>
      </w:pPr>
      <w:rPr>
        <w:rFonts w:ascii="Courier New" w:hAnsi="Courier New" w:hint="default"/>
      </w:rPr>
    </w:lvl>
    <w:lvl w:ilvl="2" w:tplc="28A81ABA">
      <w:start w:val="1"/>
      <w:numFmt w:val="bullet"/>
      <w:lvlText w:val=""/>
      <w:lvlJc w:val="left"/>
      <w:pPr>
        <w:ind w:left="2880" w:hanging="360"/>
      </w:pPr>
      <w:rPr>
        <w:rFonts w:ascii="Wingdings" w:hAnsi="Wingdings" w:hint="default"/>
      </w:rPr>
    </w:lvl>
    <w:lvl w:ilvl="3" w:tplc="96B88AE6">
      <w:start w:val="1"/>
      <w:numFmt w:val="bullet"/>
      <w:lvlText w:val=""/>
      <w:lvlJc w:val="left"/>
      <w:pPr>
        <w:ind w:left="3600" w:hanging="360"/>
      </w:pPr>
      <w:rPr>
        <w:rFonts w:ascii="Symbol" w:hAnsi="Symbol" w:hint="default"/>
      </w:rPr>
    </w:lvl>
    <w:lvl w:ilvl="4" w:tplc="34B44D9A">
      <w:start w:val="1"/>
      <w:numFmt w:val="bullet"/>
      <w:lvlText w:val="o"/>
      <w:lvlJc w:val="left"/>
      <w:pPr>
        <w:ind w:left="4320" w:hanging="360"/>
      </w:pPr>
      <w:rPr>
        <w:rFonts w:ascii="Courier New" w:hAnsi="Courier New" w:hint="default"/>
      </w:rPr>
    </w:lvl>
    <w:lvl w:ilvl="5" w:tplc="6BE0D5BE">
      <w:start w:val="1"/>
      <w:numFmt w:val="bullet"/>
      <w:lvlText w:val=""/>
      <w:lvlJc w:val="left"/>
      <w:pPr>
        <w:ind w:left="5040" w:hanging="360"/>
      </w:pPr>
      <w:rPr>
        <w:rFonts w:ascii="Wingdings" w:hAnsi="Wingdings" w:hint="default"/>
      </w:rPr>
    </w:lvl>
    <w:lvl w:ilvl="6" w:tplc="830AB6AE">
      <w:start w:val="1"/>
      <w:numFmt w:val="bullet"/>
      <w:lvlText w:val=""/>
      <w:lvlJc w:val="left"/>
      <w:pPr>
        <w:ind w:left="5760" w:hanging="360"/>
      </w:pPr>
      <w:rPr>
        <w:rFonts w:ascii="Symbol" w:hAnsi="Symbol" w:hint="default"/>
      </w:rPr>
    </w:lvl>
    <w:lvl w:ilvl="7" w:tplc="CC2A0696">
      <w:start w:val="1"/>
      <w:numFmt w:val="bullet"/>
      <w:lvlText w:val="o"/>
      <w:lvlJc w:val="left"/>
      <w:pPr>
        <w:ind w:left="6480" w:hanging="360"/>
      </w:pPr>
      <w:rPr>
        <w:rFonts w:ascii="Courier New" w:hAnsi="Courier New" w:hint="default"/>
      </w:rPr>
    </w:lvl>
    <w:lvl w:ilvl="8" w:tplc="F18C44A2">
      <w:start w:val="1"/>
      <w:numFmt w:val="bullet"/>
      <w:lvlText w:val=""/>
      <w:lvlJc w:val="left"/>
      <w:pPr>
        <w:ind w:left="7200" w:hanging="360"/>
      </w:pPr>
      <w:rPr>
        <w:rFonts w:ascii="Wingdings" w:hAnsi="Wingdings" w:hint="default"/>
      </w:rPr>
    </w:lvl>
  </w:abstractNum>
  <w:abstractNum w:abstractNumId="5" w15:restartNumberingAfterBreak="0">
    <w:nsid w:val="054D9C3A"/>
    <w:multiLevelType w:val="hybridMultilevel"/>
    <w:tmpl w:val="BE461BD4"/>
    <w:lvl w:ilvl="0" w:tplc="E110A584">
      <w:start w:val="5"/>
      <w:numFmt w:val="decimal"/>
      <w:lvlText w:val="%1."/>
      <w:lvlJc w:val="left"/>
      <w:pPr>
        <w:ind w:left="720" w:hanging="360"/>
      </w:pPr>
    </w:lvl>
    <w:lvl w:ilvl="1" w:tplc="469E6F00">
      <w:start w:val="1"/>
      <w:numFmt w:val="lowerLetter"/>
      <w:lvlText w:val="%2."/>
      <w:lvlJc w:val="left"/>
      <w:pPr>
        <w:ind w:left="1440" w:hanging="360"/>
      </w:pPr>
    </w:lvl>
    <w:lvl w:ilvl="2" w:tplc="D55486F8">
      <w:start w:val="1"/>
      <w:numFmt w:val="lowerRoman"/>
      <w:lvlText w:val="%3."/>
      <w:lvlJc w:val="right"/>
      <w:pPr>
        <w:ind w:left="2160" w:hanging="180"/>
      </w:pPr>
    </w:lvl>
    <w:lvl w:ilvl="3" w:tplc="4CD60040">
      <w:start w:val="1"/>
      <w:numFmt w:val="decimal"/>
      <w:lvlText w:val="%4."/>
      <w:lvlJc w:val="left"/>
      <w:pPr>
        <w:ind w:left="2880" w:hanging="360"/>
      </w:pPr>
    </w:lvl>
    <w:lvl w:ilvl="4" w:tplc="EF5C32B6">
      <w:start w:val="1"/>
      <w:numFmt w:val="lowerLetter"/>
      <w:lvlText w:val="%5."/>
      <w:lvlJc w:val="left"/>
      <w:pPr>
        <w:ind w:left="3600" w:hanging="360"/>
      </w:pPr>
    </w:lvl>
    <w:lvl w:ilvl="5" w:tplc="C814433E">
      <w:start w:val="1"/>
      <w:numFmt w:val="lowerRoman"/>
      <w:lvlText w:val="%6."/>
      <w:lvlJc w:val="right"/>
      <w:pPr>
        <w:ind w:left="4320" w:hanging="180"/>
      </w:pPr>
    </w:lvl>
    <w:lvl w:ilvl="6" w:tplc="1966CFF0">
      <w:start w:val="1"/>
      <w:numFmt w:val="decimal"/>
      <w:lvlText w:val="%7."/>
      <w:lvlJc w:val="left"/>
      <w:pPr>
        <w:ind w:left="5040" w:hanging="360"/>
      </w:pPr>
    </w:lvl>
    <w:lvl w:ilvl="7" w:tplc="A2867F6E">
      <w:start w:val="1"/>
      <w:numFmt w:val="lowerLetter"/>
      <w:lvlText w:val="%8."/>
      <w:lvlJc w:val="left"/>
      <w:pPr>
        <w:ind w:left="5760" w:hanging="360"/>
      </w:pPr>
    </w:lvl>
    <w:lvl w:ilvl="8" w:tplc="28525F70">
      <w:start w:val="1"/>
      <w:numFmt w:val="lowerRoman"/>
      <w:lvlText w:val="%9."/>
      <w:lvlJc w:val="right"/>
      <w:pPr>
        <w:ind w:left="6480" w:hanging="180"/>
      </w:pPr>
    </w:lvl>
  </w:abstractNum>
  <w:abstractNum w:abstractNumId="6" w15:restartNumberingAfterBreak="0">
    <w:nsid w:val="06519766"/>
    <w:multiLevelType w:val="hybridMultilevel"/>
    <w:tmpl w:val="CB92202C"/>
    <w:lvl w:ilvl="0" w:tplc="98DA78BE">
      <w:start w:val="1"/>
      <w:numFmt w:val="decimal"/>
      <w:lvlText w:val="%1."/>
      <w:lvlJc w:val="left"/>
      <w:pPr>
        <w:ind w:left="720" w:hanging="360"/>
      </w:pPr>
    </w:lvl>
    <w:lvl w:ilvl="1" w:tplc="767CF114">
      <w:start w:val="1"/>
      <w:numFmt w:val="lowerLetter"/>
      <w:lvlText w:val="%2."/>
      <w:lvlJc w:val="left"/>
      <w:pPr>
        <w:ind w:left="1440" w:hanging="360"/>
      </w:pPr>
    </w:lvl>
    <w:lvl w:ilvl="2" w:tplc="0FF0B3C4">
      <w:start w:val="1"/>
      <w:numFmt w:val="lowerRoman"/>
      <w:lvlText w:val="%3."/>
      <w:lvlJc w:val="right"/>
      <w:pPr>
        <w:ind w:left="2160" w:hanging="180"/>
      </w:pPr>
    </w:lvl>
    <w:lvl w:ilvl="3" w:tplc="10B8B2DA">
      <w:start w:val="1"/>
      <w:numFmt w:val="decimal"/>
      <w:lvlText w:val="%4."/>
      <w:lvlJc w:val="left"/>
      <w:pPr>
        <w:ind w:left="2880" w:hanging="360"/>
      </w:pPr>
    </w:lvl>
    <w:lvl w:ilvl="4" w:tplc="CC686DF4">
      <w:start w:val="1"/>
      <w:numFmt w:val="lowerLetter"/>
      <w:lvlText w:val="%5."/>
      <w:lvlJc w:val="left"/>
      <w:pPr>
        <w:ind w:left="3600" w:hanging="360"/>
      </w:pPr>
    </w:lvl>
    <w:lvl w:ilvl="5" w:tplc="9B56C5AC">
      <w:start w:val="1"/>
      <w:numFmt w:val="lowerRoman"/>
      <w:lvlText w:val="%6."/>
      <w:lvlJc w:val="right"/>
      <w:pPr>
        <w:ind w:left="4320" w:hanging="180"/>
      </w:pPr>
    </w:lvl>
    <w:lvl w:ilvl="6" w:tplc="D9FE9A42">
      <w:start w:val="1"/>
      <w:numFmt w:val="decimal"/>
      <w:lvlText w:val="%7."/>
      <w:lvlJc w:val="left"/>
      <w:pPr>
        <w:ind w:left="5040" w:hanging="360"/>
      </w:pPr>
    </w:lvl>
    <w:lvl w:ilvl="7" w:tplc="3DE4CB56">
      <w:start w:val="1"/>
      <w:numFmt w:val="lowerLetter"/>
      <w:lvlText w:val="%8."/>
      <w:lvlJc w:val="left"/>
      <w:pPr>
        <w:ind w:left="5760" w:hanging="360"/>
      </w:pPr>
    </w:lvl>
    <w:lvl w:ilvl="8" w:tplc="20DE3392">
      <w:start w:val="1"/>
      <w:numFmt w:val="lowerRoman"/>
      <w:lvlText w:val="%9."/>
      <w:lvlJc w:val="right"/>
      <w:pPr>
        <w:ind w:left="6480" w:hanging="180"/>
      </w:pPr>
    </w:lvl>
  </w:abstractNum>
  <w:abstractNum w:abstractNumId="7" w15:restartNumberingAfterBreak="0">
    <w:nsid w:val="07251520"/>
    <w:multiLevelType w:val="hybridMultilevel"/>
    <w:tmpl w:val="8E28013A"/>
    <w:lvl w:ilvl="0" w:tplc="749E2F38">
      <w:start w:val="1"/>
      <w:numFmt w:val="bullet"/>
      <w:lvlText w:val=""/>
      <w:lvlJc w:val="left"/>
      <w:pPr>
        <w:ind w:left="1800" w:hanging="360"/>
      </w:pPr>
      <w:rPr>
        <w:rFonts w:ascii="Symbol" w:hAnsi="Symbol" w:hint="default"/>
      </w:rPr>
    </w:lvl>
    <w:lvl w:ilvl="1" w:tplc="E2F0B9E6">
      <w:start w:val="1"/>
      <w:numFmt w:val="bullet"/>
      <w:lvlText w:val="o"/>
      <w:lvlJc w:val="left"/>
      <w:pPr>
        <w:ind w:left="2520" w:hanging="360"/>
      </w:pPr>
      <w:rPr>
        <w:rFonts w:ascii="Courier New" w:hAnsi="Courier New" w:hint="default"/>
      </w:rPr>
    </w:lvl>
    <w:lvl w:ilvl="2" w:tplc="60D40538">
      <w:start w:val="1"/>
      <w:numFmt w:val="bullet"/>
      <w:lvlText w:val=""/>
      <w:lvlJc w:val="left"/>
      <w:pPr>
        <w:ind w:left="3240" w:hanging="360"/>
      </w:pPr>
      <w:rPr>
        <w:rFonts w:ascii="Wingdings" w:hAnsi="Wingdings" w:hint="default"/>
      </w:rPr>
    </w:lvl>
    <w:lvl w:ilvl="3" w:tplc="ABFC83D4">
      <w:start w:val="1"/>
      <w:numFmt w:val="bullet"/>
      <w:lvlText w:val=""/>
      <w:lvlJc w:val="left"/>
      <w:pPr>
        <w:ind w:left="3960" w:hanging="360"/>
      </w:pPr>
      <w:rPr>
        <w:rFonts w:ascii="Symbol" w:hAnsi="Symbol" w:hint="default"/>
      </w:rPr>
    </w:lvl>
    <w:lvl w:ilvl="4" w:tplc="058892D4">
      <w:start w:val="1"/>
      <w:numFmt w:val="bullet"/>
      <w:lvlText w:val="o"/>
      <w:lvlJc w:val="left"/>
      <w:pPr>
        <w:ind w:left="4680" w:hanging="360"/>
      </w:pPr>
      <w:rPr>
        <w:rFonts w:ascii="Courier New" w:hAnsi="Courier New" w:hint="default"/>
      </w:rPr>
    </w:lvl>
    <w:lvl w:ilvl="5" w:tplc="378446BA">
      <w:start w:val="1"/>
      <w:numFmt w:val="bullet"/>
      <w:lvlText w:val=""/>
      <w:lvlJc w:val="left"/>
      <w:pPr>
        <w:ind w:left="5400" w:hanging="360"/>
      </w:pPr>
      <w:rPr>
        <w:rFonts w:ascii="Wingdings" w:hAnsi="Wingdings" w:hint="default"/>
      </w:rPr>
    </w:lvl>
    <w:lvl w:ilvl="6" w:tplc="A502F1D2">
      <w:start w:val="1"/>
      <w:numFmt w:val="bullet"/>
      <w:lvlText w:val=""/>
      <w:lvlJc w:val="left"/>
      <w:pPr>
        <w:ind w:left="6120" w:hanging="360"/>
      </w:pPr>
      <w:rPr>
        <w:rFonts w:ascii="Symbol" w:hAnsi="Symbol" w:hint="default"/>
      </w:rPr>
    </w:lvl>
    <w:lvl w:ilvl="7" w:tplc="BE4E32BC">
      <w:start w:val="1"/>
      <w:numFmt w:val="bullet"/>
      <w:lvlText w:val="o"/>
      <w:lvlJc w:val="left"/>
      <w:pPr>
        <w:ind w:left="6840" w:hanging="360"/>
      </w:pPr>
      <w:rPr>
        <w:rFonts w:ascii="Courier New" w:hAnsi="Courier New" w:hint="default"/>
      </w:rPr>
    </w:lvl>
    <w:lvl w:ilvl="8" w:tplc="DB46A8C2">
      <w:start w:val="1"/>
      <w:numFmt w:val="bullet"/>
      <w:lvlText w:val=""/>
      <w:lvlJc w:val="left"/>
      <w:pPr>
        <w:ind w:left="7560" w:hanging="360"/>
      </w:pPr>
      <w:rPr>
        <w:rFonts w:ascii="Wingdings" w:hAnsi="Wingdings" w:hint="default"/>
      </w:rPr>
    </w:lvl>
  </w:abstractNum>
  <w:abstractNum w:abstractNumId="8" w15:restartNumberingAfterBreak="0">
    <w:nsid w:val="072AC8C9"/>
    <w:multiLevelType w:val="hybridMultilevel"/>
    <w:tmpl w:val="B96291C2"/>
    <w:lvl w:ilvl="0" w:tplc="59709110">
      <w:start w:val="1"/>
      <w:numFmt w:val="bullet"/>
      <w:lvlText w:val="·"/>
      <w:lvlJc w:val="left"/>
      <w:pPr>
        <w:ind w:left="720" w:hanging="360"/>
      </w:pPr>
      <w:rPr>
        <w:rFonts w:ascii="Symbol" w:hAnsi="Symbol" w:hint="default"/>
      </w:rPr>
    </w:lvl>
    <w:lvl w:ilvl="1" w:tplc="C0C2804C">
      <w:start w:val="1"/>
      <w:numFmt w:val="bullet"/>
      <w:lvlText w:val=""/>
      <w:lvlJc w:val="left"/>
      <w:pPr>
        <w:ind w:left="1440" w:hanging="360"/>
      </w:pPr>
      <w:rPr>
        <w:rFonts w:ascii="Symbol" w:hAnsi="Symbol" w:hint="default"/>
      </w:rPr>
    </w:lvl>
    <w:lvl w:ilvl="2" w:tplc="5EDE02F0">
      <w:start w:val="1"/>
      <w:numFmt w:val="bullet"/>
      <w:lvlText w:val=""/>
      <w:lvlJc w:val="left"/>
      <w:pPr>
        <w:ind w:left="2160" w:hanging="360"/>
      </w:pPr>
      <w:rPr>
        <w:rFonts w:ascii="Wingdings" w:hAnsi="Wingdings" w:hint="default"/>
      </w:rPr>
    </w:lvl>
    <w:lvl w:ilvl="3" w:tplc="057A88EC">
      <w:start w:val="1"/>
      <w:numFmt w:val="bullet"/>
      <w:lvlText w:val=""/>
      <w:lvlJc w:val="left"/>
      <w:pPr>
        <w:ind w:left="2880" w:hanging="360"/>
      </w:pPr>
      <w:rPr>
        <w:rFonts w:ascii="Symbol" w:hAnsi="Symbol" w:hint="default"/>
      </w:rPr>
    </w:lvl>
    <w:lvl w:ilvl="4" w:tplc="615C835C">
      <w:start w:val="1"/>
      <w:numFmt w:val="bullet"/>
      <w:lvlText w:val="o"/>
      <w:lvlJc w:val="left"/>
      <w:pPr>
        <w:ind w:left="3600" w:hanging="360"/>
      </w:pPr>
      <w:rPr>
        <w:rFonts w:ascii="Courier New" w:hAnsi="Courier New" w:hint="default"/>
      </w:rPr>
    </w:lvl>
    <w:lvl w:ilvl="5" w:tplc="DE18BA1C">
      <w:start w:val="1"/>
      <w:numFmt w:val="bullet"/>
      <w:lvlText w:val=""/>
      <w:lvlJc w:val="left"/>
      <w:pPr>
        <w:ind w:left="4320" w:hanging="360"/>
      </w:pPr>
      <w:rPr>
        <w:rFonts w:ascii="Wingdings" w:hAnsi="Wingdings" w:hint="default"/>
      </w:rPr>
    </w:lvl>
    <w:lvl w:ilvl="6" w:tplc="60C4AB64">
      <w:start w:val="1"/>
      <w:numFmt w:val="bullet"/>
      <w:lvlText w:val=""/>
      <w:lvlJc w:val="left"/>
      <w:pPr>
        <w:ind w:left="5040" w:hanging="360"/>
      </w:pPr>
      <w:rPr>
        <w:rFonts w:ascii="Symbol" w:hAnsi="Symbol" w:hint="default"/>
      </w:rPr>
    </w:lvl>
    <w:lvl w:ilvl="7" w:tplc="8FD6AF52">
      <w:start w:val="1"/>
      <w:numFmt w:val="bullet"/>
      <w:lvlText w:val="o"/>
      <w:lvlJc w:val="left"/>
      <w:pPr>
        <w:ind w:left="5760" w:hanging="360"/>
      </w:pPr>
      <w:rPr>
        <w:rFonts w:ascii="Courier New" w:hAnsi="Courier New" w:hint="default"/>
      </w:rPr>
    </w:lvl>
    <w:lvl w:ilvl="8" w:tplc="722C701A">
      <w:start w:val="1"/>
      <w:numFmt w:val="bullet"/>
      <w:lvlText w:val=""/>
      <w:lvlJc w:val="left"/>
      <w:pPr>
        <w:ind w:left="6480" w:hanging="360"/>
      </w:pPr>
      <w:rPr>
        <w:rFonts w:ascii="Wingdings" w:hAnsi="Wingdings" w:hint="default"/>
      </w:rPr>
    </w:lvl>
  </w:abstractNum>
  <w:abstractNum w:abstractNumId="9" w15:restartNumberingAfterBreak="0">
    <w:nsid w:val="073500FC"/>
    <w:multiLevelType w:val="hybridMultilevel"/>
    <w:tmpl w:val="D2049A68"/>
    <w:lvl w:ilvl="0" w:tplc="2438D27E">
      <w:start w:val="1"/>
      <w:numFmt w:val="decimal"/>
      <w:lvlText w:val="%1."/>
      <w:lvlJc w:val="left"/>
      <w:pPr>
        <w:ind w:left="720" w:hanging="360"/>
      </w:pPr>
    </w:lvl>
    <w:lvl w:ilvl="1" w:tplc="DDB40540">
      <w:start w:val="1"/>
      <w:numFmt w:val="lowerLetter"/>
      <w:lvlText w:val="%2."/>
      <w:lvlJc w:val="left"/>
      <w:pPr>
        <w:ind w:left="1440" w:hanging="360"/>
      </w:pPr>
    </w:lvl>
    <w:lvl w:ilvl="2" w:tplc="DB62E66E">
      <w:start w:val="1"/>
      <w:numFmt w:val="lowerRoman"/>
      <w:lvlText w:val="%3."/>
      <w:lvlJc w:val="left"/>
      <w:pPr>
        <w:ind w:left="2160" w:hanging="360"/>
      </w:pPr>
    </w:lvl>
    <w:lvl w:ilvl="3" w:tplc="B9324C2A">
      <w:start w:val="1"/>
      <w:numFmt w:val="decimal"/>
      <w:lvlText w:val="%4."/>
      <w:lvlJc w:val="left"/>
      <w:pPr>
        <w:ind w:left="2880" w:hanging="360"/>
      </w:pPr>
    </w:lvl>
    <w:lvl w:ilvl="4" w:tplc="70480664">
      <w:start w:val="1"/>
      <w:numFmt w:val="lowerLetter"/>
      <w:lvlText w:val="%5."/>
      <w:lvlJc w:val="left"/>
      <w:pPr>
        <w:ind w:left="3600" w:hanging="360"/>
      </w:pPr>
    </w:lvl>
    <w:lvl w:ilvl="5" w:tplc="7A327456">
      <w:start w:val="1"/>
      <w:numFmt w:val="lowerRoman"/>
      <w:lvlText w:val="%6."/>
      <w:lvlJc w:val="left"/>
      <w:pPr>
        <w:ind w:left="4320" w:hanging="360"/>
      </w:pPr>
    </w:lvl>
    <w:lvl w:ilvl="6" w:tplc="84A061B0">
      <w:start w:val="1"/>
      <w:numFmt w:val="decimal"/>
      <w:lvlText w:val="%7."/>
      <w:lvlJc w:val="left"/>
      <w:pPr>
        <w:ind w:left="5040" w:hanging="360"/>
      </w:pPr>
    </w:lvl>
    <w:lvl w:ilvl="7" w:tplc="0C7EC3AC">
      <w:start w:val="1"/>
      <w:numFmt w:val="lowerLetter"/>
      <w:lvlText w:val="%8."/>
      <w:lvlJc w:val="left"/>
      <w:pPr>
        <w:ind w:left="5760" w:hanging="360"/>
      </w:pPr>
    </w:lvl>
    <w:lvl w:ilvl="8" w:tplc="27D6880C">
      <w:start w:val="1"/>
      <w:numFmt w:val="lowerRoman"/>
      <w:lvlText w:val="%9."/>
      <w:lvlJc w:val="left"/>
      <w:pPr>
        <w:ind w:left="6480" w:hanging="360"/>
      </w:pPr>
    </w:lvl>
  </w:abstractNum>
  <w:abstractNum w:abstractNumId="10" w15:restartNumberingAfterBreak="0">
    <w:nsid w:val="07C3111E"/>
    <w:multiLevelType w:val="hybridMultilevel"/>
    <w:tmpl w:val="38D83710"/>
    <w:lvl w:ilvl="0" w:tplc="D3F88D5E">
      <w:start w:val="1"/>
      <w:numFmt w:val="bullet"/>
      <w:lvlText w:val="·"/>
      <w:lvlJc w:val="left"/>
      <w:pPr>
        <w:ind w:left="720" w:hanging="360"/>
      </w:pPr>
      <w:rPr>
        <w:rFonts w:ascii="Symbol" w:hAnsi="Symbol" w:hint="default"/>
      </w:rPr>
    </w:lvl>
    <w:lvl w:ilvl="1" w:tplc="CD722DA0">
      <w:start w:val="1"/>
      <w:numFmt w:val="bullet"/>
      <w:lvlText w:val="o"/>
      <w:lvlJc w:val="left"/>
      <w:pPr>
        <w:ind w:left="1440" w:hanging="360"/>
      </w:pPr>
      <w:rPr>
        <w:rFonts w:ascii="Symbol" w:hAnsi="Symbol" w:hint="default"/>
      </w:rPr>
    </w:lvl>
    <w:lvl w:ilvl="2" w:tplc="DBBC6B6E">
      <w:start w:val="1"/>
      <w:numFmt w:val="bullet"/>
      <w:lvlText w:val=""/>
      <w:lvlJc w:val="left"/>
      <w:pPr>
        <w:ind w:left="2160" w:hanging="360"/>
      </w:pPr>
      <w:rPr>
        <w:rFonts w:ascii="Wingdings" w:hAnsi="Wingdings" w:hint="default"/>
      </w:rPr>
    </w:lvl>
    <w:lvl w:ilvl="3" w:tplc="E7D46B94">
      <w:start w:val="1"/>
      <w:numFmt w:val="bullet"/>
      <w:lvlText w:val=""/>
      <w:lvlJc w:val="left"/>
      <w:pPr>
        <w:ind w:left="2880" w:hanging="360"/>
      </w:pPr>
      <w:rPr>
        <w:rFonts w:ascii="Symbol" w:hAnsi="Symbol" w:hint="default"/>
      </w:rPr>
    </w:lvl>
    <w:lvl w:ilvl="4" w:tplc="79121E2A">
      <w:start w:val="1"/>
      <w:numFmt w:val="bullet"/>
      <w:lvlText w:val="o"/>
      <w:lvlJc w:val="left"/>
      <w:pPr>
        <w:ind w:left="3600" w:hanging="360"/>
      </w:pPr>
      <w:rPr>
        <w:rFonts w:ascii="Courier New" w:hAnsi="Courier New" w:hint="default"/>
      </w:rPr>
    </w:lvl>
    <w:lvl w:ilvl="5" w:tplc="9D80E28E">
      <w:start w:val="1"/>
      <w:numFmt w:val="bullet"/>
      <w:lvlText w:val=""/>
      <w:lvlJc w:val="left"/>
      <w:pPr>
        <w:ind w:left="4320" w:hanging="360"/>
      </w:pPr>
      <w:rPr>
        <w:rFonts w:ascii="Wingdings" w:hAnsi="Wingdings" w:hint="default"/>
      </w:rPr>
    </w:lvl>
    <w:lvl w:ilvl="6" w:tplc="EADEED44">
      <w:start w:val="1"/>
      <w:numFmt w:val="bullet"/>
      <w:lvlText w:val=""/>
      <w:lvlJc w:val="left"/>
      <w:pPr>
        <w:ind w:left="5040" w:hanging="360"/>
      </w:pPr>
      <w:rPr>
        <w:rFonts w:ascii="Symbol" w:hAnsi="Symbol" w:hint="default"/>
      </w:rPr>
    </w:lvl>
    <w:lvl w:ilvl="7" w:tplc="EBF4B72A">
      <w:start w:val="1"/>
      <w:numFmt w:val="bullet"/>
      <w:lvlText w:val="o"/>
      <w:lvlJc w:val="left"/>
      <w:pPr>
        <w:ind w:left="5760" w:hanging="360"/>
      </w:pPr>
      <w:rPr>
        <w:rFonts w:ascii="Courier New" w:hAnsi="Courier New" w:hint="default"/>
      </w:rPr>
    </w:lvl>
    <w:lvl w:ilvl="8" w:tplc="66E271FC">
      <w:start w:val="1"/>
      <w:numFmt w:val="bullet"/>
      <w:lvlText w:val=""/>
      <w:lvlJc w:val="left"/>
      <w:pPr>
        <w:ind w:left="6480" w:hanging="360"/>
      </w:pPr>
      <w:rPr>
        <w:rFonts w:ascii="Wingdings" w:hAnsi="Wingdings" w:hint="default"/>
      </w:rPr>
    </w:lvl>
  </w:abstractNum>
  <w:abstractNum w:abstractNumId="11" w15:restartNumberingAfterBreak="0">
    <w:nsid w:val="07CC49DB"/>
    <w:multiLevelType w:val="hybridMultilevel"/>
    <w:tmpl w:val="69986D0C"/>
    <w:lvl w:ilvl="0" w:tplc="C38C5024">
      <w:start w:val="1"/>
      <w:numFmt w:val="bullet"/>
      <w:lvlText w:val="·"/>
      <w:lvlJc w:val="left"/>
      <w:pPr>
        <w:ind w:left="720" w:hanging="360"/>
      </w:pPr>
      <w:rPr>
        <w:rFonts w:ascii="Symbol" w:hAnsi="Symbol" w:hint="default"/>
      </w:rPr>
    </w:lvl>
    <w:lvl w:ilvl="1" w:tplc="CA68A5E8">
      <w:start w:val="1"/>
      <w:numFmt w:val="bullet"/>
      <w:lvlText w:val="o"/>
      <w:lvlJc w:val="left"/>
      <w:pPr>
        <w:ind w:left="1440" w:hanging="360"/>
      </w:pPr>
      <w:rPr>
        <w:rFonts w:ascii="Courier New" w:hAnsi="Courier New" w:hint="default"/>
      </w:rPr>
    </w:lvl>
    <w:lvl w:ilvl="2" w:tplc="53AEA422">
      <w:start w:val="1"/>
      <w:numFmt w:val="bullet"/>
      <w:lvlText w:val=""/>
      <w:lvlJc w:val="left"/>
      <w:pPr>
        <w:ind w:left="2160" w:hanging="360"/>
      </w:pPr>
      <w:rPr>
        <w:rFonts w:ascii="Wingdings" w:hAnsi="Wingdings" w:hint="default"/>
      </w:rPr>
    </w:lvl>
    <w:lvl w:ilvl="3" w:tplc="4E9668AA">
      <w:start w:val="1"/>
      <w:numFmt w:val="bullet"/>
      <w:lvlText w:val=""/>
      <w:lvlJc w:val="left"/>
      <w:pPr>
        <w:ind w:left="2880" w:hanging="360"/>
      </w:pPr>
      <w:rPr>
        <w:rFonts w:ascii="Symbol" w:hAnsi="Symbol" w:hint="default"/>
      </w:rPr>
    </w:lvl>
    <w:lvl w:ilvl="4" w:tplc="AA24CB74">
      <w:start w:val="1"/>
      <w:numFmt w:val="bullet"/>
      <w:lvlText w:val="o"/>
      <w:lvlJc w:val="left"/>
      <w:pPr>
        <w:ind w:left="3600" w:hanging="360"/>
      </w:pPr>
      <w:rPr>
        <w:rFonts w:ascii="Courier New" w:hAnsi="Courier New" w:hint="default"/>
      </w:rPr>
    </w:lvl>
    <w:lvl w:ilvl="5" w:tplc="ADA40BCE">
      <w:start w:val="1"/>
      <w:numFmt w:val="bullet"/>
      <w:lvlText w:val=""/>
      <w:lvlJc w:val="left"/>
      <w:pPr>
        <w:ind w:left="4320" w:hanging="360"/>
      </w:pPr>
      <w:rPr>
        <w:rFonts w:ascii="Wingdings" w:hAnsi="Wingdings" w:hint="default"/>
      </w:rPr>
    </w:lvl>
    <w:lvl w:ilvl="6" w:tplc="4AD8D734">
      <w:start w:val="1"/>
      <w:numFmt w:val="bullet"/>
      <w:lvlText w:val=""/>
      <w:lvlJc w:val="left"/>
      <w:pPr>
        <w:ind w:left="5040" w:hanging="360"/>
      </w:pPr>
      <w:rPr>
        <w:rFonts w:ascii="Symbol" w:hAnsi="Symbol" w:hint="default"/>
      </w:rPr>
    </w:lvl>
    <w:lvl w:ilvl="7" w:tplc="73BEE3A6">
      <w:start w:val="1"/>
      <w:numFmt w:val="bullet"/>
      <w:lvlText w:val="o"/>
      <w:lvlJc w:val="left"/>
      <w:pPr>
        <w:ind w:left="5760" w:hanging="360"/>
      </w:pPr>
      <w:rPr>
        <w:rFonts w:ascii="Courier New" w:hAnsi="Courier New" w:hint="default"/>
      </w:rPr>
    </w:lvl>
    <w:lvl w:ilvl="8" w:tplc="02026410">
      <w:start w:val="1"/>
      <w:numFmt w:val="bullet"/>
      <w:lvlText w:val=""/>
      <w:lvlJc w:val="left"/>
      <w:pPr>
        <w:ind w:left="6480" w:hanging="360"/>
      </w:pPr>
      <w:rPr>
        <w:rFonts w:ascii="Wingdings" w:hAnsi="Wingdings" w:hint="default"/>
      </w:rPr>
    </w:lvl>
  </w:abstractNum>
  <w:abstractNum w:abstractNumId="12" w15:restartNumberingAfterBreak="0">
    <w:nsid w:val="08B6E2FD"/>
    <w:multiLevelType w:val="hybridMultilevel"/>
    <w:tmpl w:val="B768B98C"/>
    <w:lvl w:ilvl="0" w:tplc="9E140816">
      <w:start w:val="1"/>
      <w:numFmt w:val="bullet"/>
      <w:lvlText w:val="·"/>
      <w:lvlJc w:val="left"/>
      <w:pPr>
        <w:ind w:left="720" w:hanging="360"/>
      </w:pPr>
      <w:rPr>
        <w:rFonts w:ascii="Symbol" w:hAnsi="Symbol" w:hint="default"/>
      </w:rPr>
    </w:lvl>
    <w:lvl w:ilvl="1" w:tplc="8DFA3AAC">
      <w:start w:val="1"/>
      <w:numFmt w:val="bullet"/>
      <w:lvlText w:val="o"/>
      <w:lvlJc w:val="left"/>
      <w:pPr>
        <w:ind w:left="1440" w:hanging="360"/>
      </w:pPr>
      <w:rPr>
        <w:rFonts w:ascii="Courier New" w:hAnsi="Courier New" w:hint="default"/>
      </w:rPr>
    </w:lvl>
    <w:lvl w:ilvl="2" w:tplc="61CEA9AA">
      <w:start w:val="1"/>
      <w:numFmt w:val="bullet"/>
      <w:lvlText w:val=""/>
      <w:lvlJc w:val="left"/>
      <w:pPr>
        <w:ind w:left="2160" w:hanging="360"/>
      </w:pPr>
      <w:rPr>
        <w:rFonts w:ascii="Wingdings" w:hAnsi="Wingdings" w:hint="default"/>
      </w:rPr>
    </w:lvl>
    <w:lvl w:ilvl="3" w:tplc="5EAE95BA">
      <w:start w:val="1"/>
      <w:numFmt w:val="bullet"/>
      <w:lvlText w:val=""/>
      <w:lvlJc w:val="left"/>
      <w:pPr>
        <w:ind w:left="2880" w:hanging="360"/>
      </w:pPr>
      <w:rPr>
        <w:rFonts w:ascii="Symbol" w:hAnsi="Symbol" w:hint="default"/>
      </w:rPr>
    </w:lvl>
    <w:lvl w:ilvl="4" w:tplc="92428A62">
      <w:start w:val="1"/>
      <w:numFmt w:val="bullet"/>
      <w:lvlText w:val="o"/>
      <w:lvlJc w:val="left"/>
      <w:pPr>
        <w:ind w:left="3600" w:hanging="360"/>
      </w:pPr>
      <w:rPr>
        <w:rFonts w:ascii="Courier New" w:hAnsi="Courier New" w:hint="default"/>
      </w:rPr>
    </w:lvl>
    <w:lvl w:ilvl="5" w:tplc="353822D0">
      <w:start w:val="1"/>
      <w:numFmt w:val="bullet"/>
      <w:lvlText w:val=""/>
      <w:lvlJc w:val="left"/>
      <w:pPr>
        <w:ind w:left="4320" w:hanging="360"/>
      </w:pPr>
      <w:rPr>
        <w:rFonts w:ascii="Wingdings" w:hAnsi="Wingdings" w:hint="default"/>
      </w:rPr>
    </w:lvl>
    <w:lvl w:ilvl="6" w:tplc="CD9688E8">
      <w:start w:val="1"/>
      <w:numFmt w:val="bullet"/>
      <w:lvlText w:val=""/>
      <w:lvlJc w:val="left"/>
      <w:pPr>
        <w:ind w:left="5040" w:hanging="360"/>
      </w:pPr>
      <w:rPr>
        <w:rFonts w:ascii="Symbol" w:hAnsi="Symbol" w:hint="default"/>
      </w:rPr>
    </w:lvl>
    <w:lvl w:ilvl="7" w:tplc="950C7654">
      <w:start w:val="1"/>
      <w:numFmt w:val="bullet"/>
      <w:lvlText w:val="o"/>
      <w:lvlJc w:val="left"/>
      <w:pPr>
        <w:ind w:left="5760" w:hanging="360"/>
      </w:pPr>
      <w:rPr>
        <w:rFonts w:ascii="Courier New" w:hAnsi="Courier New" w:hint="default"/>
      </w:rPr>
    </w:lvl>
    <w:lvl w:ilvl="8" w:tplc="FAB4824A">
      <w:start w:val="1"/>
      <w:numFmt w:val="bullet"/>
      <w:lvlText w:val=""/>
      <w:lvlJc w:val="left"/>
      <w:pPr>
        <w:ind w:left="6480" w:hanging="360"/>
      </w:pPr>
      <w:rPr>
        <w:rFonts w:ascii="Wingdings" w:hAnsi="Wingdings" w:hint="default"/>
      </w:rPr>
    </w:lvl>
  </w:abstractNum>
  <w:abstractNum w:abstractNumId="13" w15:restartNumberingAfterBreak="0">
    <w:nsid w:val="096919F3"/>
    <w:multiLevelType w:val="hybridMultilevel"/>
    <w:tmpl w:val="F6860946"/>
    <w:lvl w:ilvl="0" w:tplc="2DE654D6">
      <w:start w:val="1"/>
      <w:numFmt w:val="upperRoman"/>
      <w:lvlText w:val="%1."/>
      <w:lvlJc w:val="left"/>
      <w:pPr>
        <w:ind w:left="720" w:hanging="360"/>
      </w:pPr>
    </w:lvl>
    <w:lvl w:ilvl="1" w:tplc="1EB455D6">
      <w:start w:val="1"/>
      <w:numFmt w:val="lowerLetter"/>
      <w:lvlText w:val="%2."/>
      <w:lvlJc w:val="left"/>
      <w:pPr>
        <w:ind w:left="1440" w:hanging="360"/>
      </w:pPr>
    </w:lvl>
    <w:lvl w:ilvl="2" w:tplc="4FE47894">
      <w:start w:val="1"/>
      <w:numFmt w:val="lowerRoman"/>
      <w:lvlText w:val="%3."/>
      <w:lvlJc w:val="right"/>
      <w:pPr>
        <w:ind w:left="2160" w:hanging="180"/>
      </w:pPr>
    </w:lvl>
    <w:lvl w:ilvl="3" w:tplc="3B162FDA">
      <w:start w:val="1"/>
      <w:numFmt w:val="decimal"/>
      <w:lvlText w:val="%4."/>
      <w:lvlJc w:val="left"/>
      <w:pPr>
        <w:ind w:left="2880" w:hanging="360"/>
      </w:pPr>
    </w:lvl>
    <w:lvl w:ilvl="4" w:tplc="03681AB2">
      <w:start w:val="1"/>
      <w:numFmt w:val="lowerLetter"/>
      <w:lvlText w:val="%5."/>
      <w:lvlJc w:val="left"/>
      <w:pPr>
        <w:ind w:left="3600" w:hanging="360"/>
      </w:pPr>
    </w:lvl>
    <w:lvl w:ilvl="5" w:tplc="90C8C20C">
      <w:start w:val="1"/>
      <w:numFmt w:val="lowerRoman"/>
      <w:lvlText w:val="%6."/>
      <w:lvlJc w:val="right"/>
      <w:pPr>
        <w:ind w:left="4320" w:hanging="180"/>
      </w:pPr>
    </w:lvl>
    <w:lvl w:ilvl="6" w:tplc="E37A7F56">
      <w:start w:val="1"/>
      <w:numFmt w:val="decimal"/>
      <w:lvlText w:val="%7."/>
      <w:lvlJc w:val="left"/>
      <w:pPr>
        <w:ind w:left="5040" w:hanging="360"/>
      </w:pPr>
    </w:lvl>
    <w:lvl w:ilvl="7" w:tplc="6F1026AC">
      <w:start w:val="1"/>
      <w:numFmt w:val="lowerLetter"/>
      <w:lvlText w:val="%8."/>
      <w:lvlJc w:val="left"/>
      <w:pPr>
        <w:ind w:left="5760" w:hanging="360"/>
      </w:pPr>
    </w:lvl>
    <w:lvl w:ilvl="8" w:tplc="133A1526">
      <w:start w:val="1"/>
      <w:numFmt w:val="lowerRoman"/>
      <w:lvlText w:val="%9."/>
      <w:lvlJc w:val="right"/>
      <w:pPr>
        <w:ind w:left="6480" w:hanging="180"/>
      </w:pPr>
    </w:lvl>
  </w:abstractNum>
  <w:abstractNum w:abstractNumId="14" w15:restartNumberingAfterBreak="0">
    <w:nsid w:val="0BF4D679"/>
    <w:multiLevelType w:val="hybridMultilevel"/>
    <w:tmpl w:val="6ECCF458"/>
    <w:lvl w:ilvl="0" w:tplc="854E745A">
      <w:start w:val="1"/>
      <w:numFmt w:val="bullet"/>
      <w:lvlText w:val="·"/>
      <w:lvlJc w:val="left"/>
      <w:pPr>
        <w:ind w:left="720" w:hanging="360"/>
      </w:pPr>
      <w:rPr>
        <w:rFonts w:ascii="Symbol" w:hAnsi="Symbol" w:hint="default"/>
      </w:rPr>
    </w:lvl>
    <w:lvl w:ilvl="1" w:tplc="1B48F498">
      <w:start w:val="1"/>
      <w:numFmt w:val="bullet"/>
      <w:lvlText w:val="o"/>
      <w:lvlJc w:val="left"/>
      <w:pPr>
        <w:ind w:left="1440" w:hanging="360"/>
      </w:pPr>
      <w:rPr>
        <w:rFonts w:ascii="Courier New" w:hAnsi="Courier New" w:hint="default"/>
      </w:rPr>
    </w:lvl>
    <w:lvl w:ilvl="2" w:tplc="06D0B9B4">
      <w:start w:val="1"/>
      <w:numFmt w:val="bullet"/>
      <w:lvlText w:val=""/>
      <w:lvlJc w:val="left"/>
      <w:pPr>
        <w:ind w:left="2160" w:hanging="360"/>
      </w:pPr>
      <w:rPr>
        <w:rFonts w:ascii="Wingdings" w:hAnsi="Wingdings" w:hint="default"/>
      </w:rPr>
    </w:lvl>
    <w:lvl w:ilvl="3" w:tplc="E21038E2">
      <w:start w:val="1"/>
      <w:numFmt w:val="bullet"/>
      <w:lvlText w:val=""/>
      <w:lvlJc w:val="left"/>
      <w:pPr>
        <w:ind w:left="2880" w:hanging="360"/>
      </w:pPr>
      <w:rPr>
        <w:rFonts w:ascii="Symbol" w:hAnsi="Symbol" w:hint="default"/>
      </w:rPr>
    </w:lvl>
    <w:lvl w:ilvl="4" w:tplc="AEDC9FB8">
      <w:start w:val="1"/>
      <w:numFmt w:val="bullet"/>
      <w:lvlText w:val="o"/>
      <w:lvlJc w:val="left"/>
      <w:pPr>
        <w:ind w:left="3600" w:hanging="360"/>
      </w:pPr>
      <w:rPr>
        <w:rFonts w:ascii="Courier New" w:hAnsi="Courier New" w:hint="default"/>
      </w:rPr>
    </w:lvl>
    <w:lvl w:ilvl="5" w:tplc="CB74B584">
      <w:start w:val="1"/>
      <w:numFmt w:val="bullet"/>
      <w:lvlText w:val=""/>
      <w:lvlJc w:val="left"/>
      <w:pPr>
        <w:ind w:left="4320" w:hanging="360"/>
      </w:pPr>
      <w:rPr>
        <w:rFonts w:ascii="Wingdings" w:hAnsi="Wingdings" w:hint="default"/>
      </w:rPr>
    </w:lvl>
    <w:lvl w:ilvl="6" w:tplc="28A0F3DE">
      <w:start w:val="1"/>
      <w:numFmt w:val="bullet"/>
      <w:lvlText w:val=""/>
      <w:lvlJc w:val="left"/>
      <w:pPr>
        <w:ind w:left="5040" w:hanging="360"/>
      </w:pPr>
      <w:rPr>
        <w:rFonts w:ascii="Symbol" w:hAnsi="Symbol" w:hint="default"/>
      </w:rPr>
    </w:lvl>
    <w:lvl w:ilvl="7" w:tplc="19B45884">
      <w:start w:val="1"/>
      <w:numFmt w:val="bullet"/>
      <w:lvlText w:val="o"/>
      <w:lvlJc w:val="left"/>
      <w:pPr>
        <w:ind w:left="5760" w:hanging="360"/>
      </w:pPr>
      <w:rPr>
        <w:rFonts w:ascii="Courier New" w:hAnsi="Courier New" w:hint="default"/>
      </w:rPr>
    </w:lvl>
    <w:lvl w:ilvl="8" w:tplc="3BAA5DD6">
      <w:start w:val="1"/>
      <w:numFmt w:val="bullet"/>
      <w:lvlText w:val=""/>
      <w:lvlJc w:val="left"/>
      <w:pPr>
        <w:ind w:left="6480" w:hanging="360"/>
      </w:pPr>
      <w:rPr>
        <w:rFonts w:ascii="Wingdings" w:hAnsi="Wingdings" w:hint="default"/>
      </w:rPr>
    </w:lvl>
  </w:abstractNum>
  <w:abstractNum w:abstractNumId="15" w15:restartNumberingAfterBreak="0">
    <w:nsid w:val="0C8EC93F"/>
    <w:multiLevelType w:val="hybridMultilevel"/>
    <w:tmpl w:val="989E89E8"/>
    <w:lvl w:ilvl="0" w:tplc="FBA817B4">
      <w:start w:val="1"/>
      <w:numFmt w:val="bullet"/>
      <w:lvlText w:val=""/>
      <w:lvlJc w:val="left"/>
      <w:pPr>
        <w:ind w:left="720" w:hanging="360"/>
      </w:pPr>
      <w:rPr>
        <w:rFonts w:ascii="Symbol" w:hAnsi="Symbol" w:hint="default"/>
      </w:rPr>
    </w:lvl>
    <w:lvl w:ilvl="1" w:tplc="AB6AAD06">
      <w:start w:val="1"/>
      <w:numFmt w:val="bullet"/>
      <w:lvlText w:val="o"/>
      <w:lvlJc w:val="left"/>
      <w:pPr>
        <w:ind w:left="1440" w:hanging="360"/>
      </w:pPr>
      <w:rPr>
        <w:rFonts w:ascii="Courier New" w:hAnsi="Courier New" w:hint="default"/>
      </w:rPr>
    </w:lvl>
    <w:lvl w:ilvl="2" w:tplc="4BC2C5A0">
      <w:start w:val="1"/>
      <w:numFmt w:val="bullet"/>
      <w:lvlText w:val=""/>
      <w:lvlJc w:val="left"/>
      <w:pPr>
        <w:ind w:left="2160" w:hanging="360"/>
      </w:pPr>
      <w:rPr>
        <w:rFonts w:ascii="Wingdings" w:hAnsi="Wingdings" w:hint="default"/>
      </w:rPr>
    </w:lvl>
    <w:lvl w:ilvl="3" w:tplc="2E88A794">
      <w:start w:val="1"/>
      <w:numFmt w:val="bullet"/>
      <w:lvlText w:val=""/>
      <w:lvlJc w:val="left"/>
      <w:pPr>
        <w:ind w:left="2880" w:hanging="360"/>
      </w:pPr>
      <w:rPr>
        <w:rFonts w:ascii="Symbol" w:hAnsi="Symbol" w:hint="default"/>
      </w:rPr>
    </w:lvl>
    <w:lvl w:ilvl="4" w:tplc="69DCAE60">
      <w:start w:val="1"/>
      <w:numFmt w:val="bullet"/>
      <w:lvlText w:val="o"/>
      <w:lvlJc w:val="left"/>
      <w:pPr>
        <w:ind w:left="3600" w:hanging="360"/>
      </w:pPr>
      <w:rPr>
        <w:rFonts w:ascii="Courier New" w:hAnsi="Courier New" w:hint="default"/>
      </w:rPr>
    </w:lvl>
    <w:lvl w:ilvl="5" w:tplc="4CD05194">
      <w:start w:val="1"/>
      <w:numFmt w:val="bullet"/>
      <w:lvlText w:val=""/>
      <w:lvlJc w:val="left"/>
      <w:pPr>
        <w:ind w:left="4320" w:hanging="360"/>
      </w:pPr>
      <w:rPr>
        <w:rFonts w:ascii="Wingdings" w:hAnsi="Wingdings" w:hint="default"/>
      </w:rPr>
    </w:lvl>
    <w:lvl w:ilvl="6" w:tplc="0052B9C8">
      <w:start w:val="1"/>
      <w:numFmt w:val="bullet"/>
      <w:lvlText w:val=""/>
      <w:lvlJc w:val="left"/>
      <w:pPr>
        <w:ind w:left="5040" w:hanging="360"/>
      </w:pPr>
      <w:rPr>
        <w:rFonts w:ascii="Symbol" w:hAnsi="Symbol" w:hint="default"/>
      </w:rPr>
    </w:lvl>
    <w:lvl w:ilvl="7" w:tplc="A61C1F5E">
      <w:start w:val="1"/>
      <w:numFmt w:val="bullet"/>
      <w:lvlText w:val="o"/>
      <w:lvlJc w:val="left"/>
      <w:pPr>
        <w:ind w:left="5760" w:hanging="360"/>
      </w:pPr>
      <w:rPr>
        <w:rFonts w:ascii="Courier New" w:hAnsi="Courier New" w:hint="default"/>
      </w:rPr>
    </w:lvl>
    <w:lvl w:ilvl="8" w:tplc="AFFAAC4A">
      <w:start w:val="1"/>
      <w:numFmt w:val="bullet"/>
      <w:lvlText w:val=""/>
      <w:lvlJc w:val="left"/>
      <w:pPr>
        <w:ind w:left="6480" w:hanging="360"/>
      </w:pPr>
      <w:rPr>
        <w:rFonts w:ascii="Wingdings" w:hAnsi="Wingdings" w:hint="default"/>
      </w:rPr>
    </w:lvl>
  </w:abstractNum>
  <w:abstractNum w:abstractNumId="16" w15:restartNumberingAfterBreak="0">
    <w:nsid w:val="0D267ED7"/>
    <w:multiLevelType w:val="hybridMultilevel"/>
    <w:tmpl w:val="FB662CC0"/>
    <w:lvl w:ilvl="0" w:tplc="35E2B074">
      <w:start w:val="1"/>
      <w:numFmt w:val="decimal"/>
      <w:lvlText w:val="%1."/>
      <w:lvlJc w:val="left"/>
      <w:pPr>
        <w:ind w:left="720" w:hanging="360"/>
      </w:pPr>
    </w:lvl>
    <w:lvl w:ilvl="1" w:tplc="07628412">
      <w:start w:val="1"/>
      <w:numFmt w:val="lowerLetter"/>
      <w:lvlText w:val="%2."/>
      <w:lvlJc w:val="left"/>
      <w:pPr>
        <w:ind w:left="1440" w:hanging="360"/>
      </w:pPr>
    </w:lvl>
    <w:lvl w:ilvl="2" w:tplc="0916004C">
      <w:start w:val="1"/>
      <w:numFmt w:val="lowerRoman"/>
      <w:lvlText w:val="%3."/>
      <w:lvlJc w:val="right"/>
      <w:pPr>
        <w:ind w:left="2160" w:hanging="180"/>
      </w:pPr>
    </w:lvl>
    <w:lvl w:ilvl="3" w:tplc="A4585ACC">
      <w:start w:val="1"/>
      <w:numFmt w:val="decimal"/>
      <w:lvlText w:val="%4."/>
      <w:lvlJc w:val="left"/>
      <w:pPr>
        <w:ind w:left="2880" w:hanging="360"/>
      </w:pPr>
    </w:lvl>
    <w:lvl w:ilvl="4" w:tplc="CF269484">
      <w:start w:val="1"/>
      <w:numFmt w:val="lowerLetter"/>
      <w:lvlText w:val="%5."/>
      <w:lvlJc w:val="left"/>
      <w:pPr>
        <w:ind w:left="3600" w:hanging="360"/>
      </w:pPr>
    </w:lvl>
    <w:lvl w:ilvl="5" w:tplc="2A16EEA0">
      <w:start w:val="1"/>
      <w:numFmt w:val="lowerRoman"/>
      <w:lvlText w:val="%6."/>
      <w:lvlJc w:val="right"/>
      <w:pPr>
        <w:ind w:left="4320" w:hanging="180"/>
      </w:pPr>
    </w:lvl>
    <w:lvl w:ilvl="6" w:tplc="1D522E80">
      <w:start w:val="1"/>
      <w:numFmt w:val="decimal"/>
      <w:lvlText w:val="%7."/>
      <w:lvlJc w:val="left"/>
      <w:pPr>
        <w:ind w:left="5040" w:hanging="360"/>
      </w:pPr>
    </w:lvl>
    <w:lvl w:ilvl="7" w:tplc="4FE0C51C">
      <w:start w:val="1"/>
      <w:numFmt w:val="lowerLetter"/>
      <w:lvlText w:val="%8."/>
      <w:lvlJc w:val="left"/>
      <w:pPr>
        <w:ind w:left="5760" w:hanging="360"/>
      </w:pPr>
    </w:lvl>
    <w:lvl w:ilvl="8" w:tplc="6C1A987A">
      <w:start w:val="1"/>
      <w:numFmt w:val="lowerRoman"/>
      <w:lvlText w:val="%9."/>
      <w:lvlJc w:val="right"/>
      <w:pPr>
        <w:ind w:left="6480" w:hanging="180"/>
      </w:pPr>
    </w:lvl>
  </w:abstractNum>
  <w:abstractNum w:abstractNumId="17" w15:restartNumberingAfterBreak="0">
    <w:nsid w:val="0E5FB4AF"/>
    <w:multiLevelType w:val="hybridMultilevel"/>
    <w:tmpl w:val="E1180802"/>
    <w:lvl w:ilvl="0" w:tplc="72F6D474">
      <w:start w:val="1"/>
      <w:numFmt w:val="bullet"/>
      <w:lvlText w:val="·"/>
      <w:lvlJc w:val="left"/>
      <w:pPr>
        <w:ind w:left="720" w:hanging="360"/>
      </w:pPr>
      <w:rPr>
        <w:rFonts w:ascii="Symbol" w:hAnsi="Symbol" w:hint="default"/>
      </w:rPr>
    </w:lvl>
    <w:lvl w:ilvl="1" w:tplc="E0E43110">
      <w:start w:val="1"/>
      <w:numFmt w:val="bullet"/>
      <w:lvlText w:val="o"/>
      <w:lvlJc w:val="left"/>
      <w:pPr>
        <w:ind w:left="1440" w:hanging="360"/>
      </w:pPr>
      <w:rPr>
        <w:rFonts w:ascii="Courier New" w:hAnsi="Courier New" w:hint="default"/>
      </w:rPr>
    </w:lvl>
    <w:lvl w:ilvl="2" w:tplc="90C428DC">
      <w:start w:val="1"/>
      <w:numFmt w:val="bullet"/>
      <w:lvlText w:val=""/>
      <w:lvlJc w:val="left"/>
      <w:pPr>
        <w:ind w:left="2160" w:hanging="360"/>
      </w:pPr>
      <w:rPr>
        <w:rFonts w:ascii="Wingdings" w:hAnsi="Wingdings" w:hint="default"/>
      </w:rPr>
    </w:lvl>
    <w:lvl w:ilvl="3" w:tplc="CC58F94C">
      <w:start w:val="1"/>
      <w:numFmt w:val="bullet"/>
      <w:lvlText w:val=""/>
      <w:lvlJc w:val="left"/>
      <w:pPr>
        <w:ind w:left="2880" w:hanging="360"/>
      </w:pPr>
      <w:rPr>
        <w:rFonts w:ascii="Symbol" w:hAnsi="Symbol" w:hint="default"/>
      </w:rPr>
    </w:lvl>
    <w:lvl w:ilvl="4" w:tplc="5C5A8492">
      <w:start w:val="1"/>
      <w:numFmt w:val="bullet"/>
      <w:lvlText w:val="o"/>
      <w:lvlJc w:val="left"/>
      <w:pPr>
        <w:ind w:left="3600" w:hanging="360"/>
      </w:pPr>
      <w:rPr>
        <w:rFonts w:ascii="Courier New" w:hAnsi="Courier New" w:hint="default"/>
      </w:rPr>
    </w:lvl>
    <w:lvl w:ilvl="5" w:tplc="752CAA1C">
      <w:start w:val="1"/>
      <w:numFmt w:val="bullet"/>
      <w:lvlText w:val=""/>
      <w:lvlJc w:val="left"/>
      <w:pPr>
        <w:ind w:left="4320" w:hanging="360"/>
      </w:pPr>
      <w:rPr>
        <w:rFonts w:ascii="Wingdings" w:hAnsi="Wingdings" w:hint="default"/>
      </w:rPr>
    </w:lvl>
    <w:lvl w:ilvl="6" w:tplc="9BF20158">
      <w:start w:val="1"/>
      <w:numFmt w:val="bullet"/>
      <w:lvlText w:val=""/>
      <w:lvlJc w:val="left"/>
      <w:pPr>
        <w:ind w:left="5040" w:hanging="360"/>
      </w:pPr>
      <w:rPr>
        <w:rFonts w:ascii="Symbol" w:hAnsi="Symbol" w:hint="default"/>
      </w:rPr>
    </w:lvl>
    <w:lvl w:ilvl="7" w:tplc="0EEE1B64">
      <w:start w:val="1"/>
      <w:numFmt w:val="bullet"/>
      <w:lvlText w:val="o"/>
      <w:lvlJc w:val="left"/>
      <w:pPr>
        <w:ind w:left="5760" w:hanging="360"/>
      </w:pPr>
      <w:rPr>
        <w:rFonts w:ascii="Courier New" w:hAnsi="Courier New" w:hint="default"/>
      </w:rPr>
    </w:lvl>
    <w:lvl w:ilvl="8" w:tplc="4DC00FA0">
      <w:start w:val="1"/>
      <w:numFmt w:val="bullet"/>
      <w:lvlText w:val=""/>
      <w:lvlJc w:val="left"/>
      <w:pPr>
        <w:ind w:left="6480" w:hanging="360"/>
      </w:pPr>
      <w:rPr>
        <w:rFonts w:ascii="Wingdings" w:hAnsi="Wingdings" w:hint="default"/>
      </w:rPr>
    </w:lvl>
  </w:abstractNum>
  <w:abstractNum w:abstractNumId="18" w15:restartNumberingAfterBreak="0">
    <w:nsid w:val="1026E335"/>
    <w:multiLevelType w:val="hybridMultilevel"/>
    <w:tmpl w:val="6B9CB804"/>
    <w:lvl w:ilvl="0" w:tplc="F63858A4">
      <w:start w:val="1"/>
      <w:numFmt w:val="bullet"/>
      <w:lvlText w:val="·"/>
      <w:lvlJc w:val="left"/>
      <w:pPr>
        <w:ind w:left="720" w:hanging="360"/>
      </w:pPr>
      <w:rPr>
        <w:rFonts w:ascii="Symbol" w:hAnsi="Symbol" w:hint="default"/>
      </w:rPr>
    </w:lvl>
    <w:lvl w:ilvl="1" w:tplc="F3B28478">
      <w:start w:val="1"/>
      <w:numFmt w:val="bullet"/>
      <w:lvlText w:val="o"/>
      <w:lvlJc w:val="left"/>
      <w:pPr>
        <w:ind w:left="1440" w:hanging="360"/>
      </w:pPr>
      <w:rPr>
        <w:rFonts w:ascii="Courier New" w:hAnsi="Courier New" w:hint="default"/>
      </w:rPr>
    </w:lvl>
    <w:lvl w:ilvl="2" w:tplc="5F42F45E">
      <w:start w:val="1"/>
      <w:numFmt w:val="bullet"/>
      <w:lvlText w:val=""/>
      <w:lvlJc w:val="left"/>
      <w:pPr>
        <w:ind w:left="2160" w:hanging="360"/>
      </w:pPr>
      <w:rPr>
        <w:rFonts w:ascii="Wingdings" w:hAnsi="Wingdings" w:hint="default"/>
      </w:rPr>
    </w:lvl>
    <w:lvl w:ilvl="3" w:tplc="3E2C75C8">
      <w:start w:val="1"/>
      <w:numFmt w:val="bullet"/>
      <w:lvlText w:val=""/>
      <w:lvlJc w:val="left"/>
      <w:pPr>
        <w:ind w:left="2880" w:hanging="360"/>
      </w:pPr>
      <w:rPr>
        <w:rFonts w:ascii="Symbol" w:hAnsi="Symbol" w:hint="default"/>
      </w:rPr>
    </w:lvl>
    <w:lvl w:ilvl="4" w:tplc="FE9AF93E">
      <w:start w:val="1"/>
      <w:numFmt w:val="bullet"/>
      <w:lvlText w:val="o"/>
      <w:lvlJc w:val="left"/>
      <w:pPr>
        <w:ind w:left="3600" w:hanging="360"/>
      </w:pPr>
      <w:rPr>
        <w:rFonts w:ascii="Courier New" w:hAnsi="Courier New" w:hint="default"/>
      </w:rPr>
    </w:lvl>
    <w:lvl w:ilvl="5" w:tplc="859668FA">
      <w:start w:val="1"/>
      <w:numFmt w:val="bullet"/>
      <w:lvlText w:val=""/>
      <w:lvlJc w:val="left"/>
      <w:pPr>
        <w:ind w:left="4320" w:hanging="360"/>
      </w:pPr>
      <w:rPr>
        <w:rFonts w:ascii="Wingdings" w:hAnsi="Wingdings" w:hint="default"/>
      </w:rPr>
    </w:lvl>
    <w:lvl w:ilvl="6" w:tplc="DE260C76">
      <w:start w:val="1"/>
      <w:numFmt w:val="bullet"/>
      <w:lvlText w:val=""/>
      <w:lvlJc w:val="left"/>
      <w:pPr>
        <w:ind w:left="5040" w:hanging="360"/>
      </w:pPr>
      <w:rPr>
        <w:rFonts w:ascii="Symbol" w:hAnsi="Symbol" w:hint="default"/>
      </w:rPr>
    </w:lvl>
    <w:lvl w:ilvl="7" w:tplc="6442A190">
      <w:start w:val="1"/>
      <w:numFmt w:val="bullet"/>
      <w:lvlText w:val="o"/>
      <w:lvlJc w:val="left"/>
      <w:pPr>
        <w:ind w:left="5760" w:hanging="360"/>
      </w:pPr>
      <w:rPr>
        <w:rFonts w:ascii="Courier New" w:hAnsi="Courier New" w:hint="default"/>
      </w:rPr>
    </w:lvl>
    <w:lvl w:ilvl="8" w:tplc="8B362536">
      <w:start w:val="1"/>
      <w:numFmt w:val="bullet"/>
      <w:lvlText w:val=""/>
      <w:lvlJc w:val="left"/>
      <w:pPr>
        <w:ind w:left="6480" w:hanging="360"/>
      </w:pPr>
      <w:rPr>
        <w:rFonts w:ascii="Wingdings" w:hAnsi="Wingdings" w:hint="default"/>
      </w:rPr>
    </w:lvl>
  </w:abstractNum>
  <w:abstractNum w:abstractNumId="19" w15:restartNumberingAfterBreak="0">
    <w:nsid w:val="10F041F9"/>
    <w:multiLevelType w:val="hybridMultilevel"/>
    <w:tmpl w:val="078867A6"/>
    <w:lvl w:ilvl="0" w:tplc="DE061658">
      <w:start w:val="1"/>
      <w:numFmt w:val="decimal"/>
      <w:lvlText w:val="%1."/>
      <w:lvlJc w:val="left"/>
      <w:pPr>
        <w:ind w:left="720" w:hanging="360"/>
      </w:pPr>
    </w:lvl>
    <w:lvl w:ilvl="1" w:tplc="A13CF61C">
      <w:start w:val="1"/>
      <w:numFmt w:val="lowerLetter"/>
      <w:lvlText w:val="%2."/>
      <w:lvlJc w:val="left"/>
      <w:pPr>
        <w:ind w:left="1440" w:hanging="360"/>
      </w:pPr>
    </w:lvl>
    <w:lvl w:ilvl="2" w:tplc="4BA46088">
      <w:start w:val="1"/>
      <w:numFmt w:val="lowerRoman"/>
      <w:lvlText w:val="%3."/>
      <w:lvlJc w:val="right"/>
      <w:pPr>
        <w:ind w:left="2160" w:hanging="180"/>
      </w:pPr>
    </w:lvl>
    <w:lvl w:ilvl="3" w:tplc="97CA9556">
      <w:start w:val="1"/>
      <w:numFmt w:val="decimal"/>
      <w:lvlText w:val="%4."/>
      <w:lvlJc w:val="left"/>
      <w:pPr>
        <w:ind w:left="2880" w:hanging="360"/>
      </w:pPr>
    </w:lvl>
    <w:lvl w:ilvl="4" w:tplc="74BE2CA2">
      <w:start w:val="1"/>
      <w:numFmt w:val="lowerLetter"/>
      <w:lvlText w:val="%5."/>
      <w:lvlJc w:val="left"/>
      <w:pPr>
        <w:ind w:left="3600" w:hanging="360"/>
      </w:pPr>
    </w:lvl>
    <w:lvl w:ilvl="5" w:tplc="BEB4AD94">
      <w:start w:val="1"/>
      <w:numFmt w:val="lowerRoman"/>
      <w:lvlText w:val="%6."/>
      <w:lvlJc w:val="right"/>
      <w:pPr>
        <w:ind w:left="4320" w:hanging="180"/>
      </w:pPr>
    </w:lvl>
    <w:lvl w:ilvl="6" w:tplc="9144824A">
      <w:start w:val="1"/>
      <w:numFmt w:val="decimal"/>
      <w:lvlText w:val="%7."/>
      <w:lvlJc w:val="left"/>
      <w:pPr>
        <w:ind w:left="5040" w:hanging="360"/>
      </w:pPr>
    </w:lvl>
    <w:lvl w:ilvl="7" w:tplc="C646E798">
      <w:start w:val="1"/>
      <w:numFmt w:val="lowerLetter"/>
      <w:lvlText w:val="%8."/>
      <w:lvlJc w:val="left"/>
      <w:pPr>
        <w:ind w:left="5760" w:hanging="360"/>
      </w:pPr>
    </w:lvl>
    <w:lvl w:ilvl="8" w:tplc="3E86F31E">
      <w:start w:val="1"/>
      <w:numFmt w:val="lowerRoman"/>
      <w:lvlText w:val="%9."/>
      <w:lvlJc w:val="right"/>
      <w:pPr>
        <w:ind w:left="6480" w:hanging="180"/>
      </w:pPr>
    </w:lvl>
  </w:abstractNum>
  <w:abstractNum w:abstractNumId="20" w15:restartNumberingAfterBreak="0">
    <w:nsid w:val="10F98769"/>
    <w:multiLevelType w:val="hybridMultilevel"/>
    <w:tmpl w:val="697AF718"/>
    <w:lvl w:ilvl="0" w:tplc="195C427A">
      <w:start w:val="1"/>
      <w:numFmt w:val="bullet"/>
      <w:lvlText w:val=""/>
      <w:lvlJc w:val="left"/>
      <w:pPr>
        <w:ind w:left="720" w:hanging="360"/>
      </w:pPr>
      <w:rPr>
        <w:rFonts w:ascii="Symbol" w:hAnsi="Symbol" w:hint="default"/>
      </w:rPr>
    </w:lvl>
    <w:lvl w:ilvl="1" w:tplc="A7C84C4A">
      <w:start w:val="1"/>
      <w:numFmt w:val="bullet"/>
      <w:lvlText w:val="o"/>
      <w:lvlJc w:val="left"/>
      <w:pPr>
        <w:ind w:left="1440" w:hanging="360"/>
      </w:pPr>
      <w:rPr>
        <w:rFonts w:ascii="Courier New" w:hAnsi="Courier New" w:hint="default"/>
      </w:rPr>
    </w:lvl>
    <w:lvl w:ilvl="2" w:tplc="3028EB3C">
      <w:start w:val="1"/>
      <w:numFmt w:val="bullet"/>
      <w:lvlText w:val=""/>
      <w:lvlJc w:val="left"/>
      <w:pPr>
        <w:ind w:left="2160" w:hanging="360"/>
      </w:pPr>
      <w:rPr>
        <w:rFonts w:ascii="Wingdings" w:hAnsi="Wingdings" w:hint="default"/>
      </w:rPr>
    </w:lvl>
    <w:lvl w:ilvl="3" w:tplc="1F764534">
      <w:start w:val="1"/>
      <w:numFmt w:val="bullet"/>
      <w:lvlText w:val=""/>
      <w:lvlJc w:val="left"/>
      <w:pPr>
        <w:ind w:left="2880" w:hanging="360"/>
      </w:pPr>
      <w:rPr>
        <w:rFonts w:ascii="Symbol" w:hAnsi="Symbol" w:hint="default"/>
      </w:rPr>
    </w:lvl>
    <w:lvl w:ilvl="4" w:tplc="6FC44E40">
      <w:start w:val="1"/>
      <w:numFmt w:val="bullet"/>
      <w:lvlText w:val="o"/>
      <w:lvlJc w:val="left"/>
      <w:pPr>
        <w:ind w:left="3600" w:hanging="360"/>
      </w:pPr>
      <w:rPr>
        <w:rFonts w:ascii="Courier New" w:hAnsi="Courier New" w:hint="default"/>
      </w:rPr>
    </w:lvl>
    <w:lvl w:ilvl="5" w:tplc="3C1C711A">
      <w:start w:val="1"/>
      <w:numFmt w:val="bullet"/>
      <w:lvlText w:val=""/>
      <w:lvlJc w:val="left"/>
      <w:pPr>
        <w:ind w:left="4320" w:hanging="360"/>
      </w:pPr>
      <w:rPr>
        <w:rFonts w:ascii="Wingdings" w:hAnsi="Wingdings" w:hint="default"/>
      </w:rPr>
    </w:lvl>
    <w:lvl w:ilvl="6" w:tplc="9708B936">
      <w:start w:val="1"/>
      <w:numFmt w:val="bullet"/>
      <w:lvlText w:val=""/>
      <w:lvlJc w:val="left"/>
      <w:pPr>
        <w:ind w:left="5040" w:hanging="360"/>
      </w:pPr>
      <w:rPr>
        <w:rFonts w:ascii="Symbol" w:hAnsi="Symbol" w:hint="default"/>
      </w:rPr>
    </w:lvl>
    <w:lvl w:ilvl="7" w:tplc="FB94F3B2">
      <w:start w:val="1"/>
      <w:numFmt w:val="bullet"/>
      <w:lvlText w:val="o"/>
      <w:lvlJc w:val="left"/>
      <w:pPr>
        <w:ind w:left="5760" w:hanging="360"/>
      </w:pPr>
      <w:rPr>
        <w:rFonts w:ascii="Courier New" w:hAnsi="Courier New" w:hint="default"/>
      </w:rPr>
    </w:lvl>
    <w:lvl w:ilvl="8" w:tplc="A9442C64">
      <w:start w:val="1"/>
      <w:numFmt w:val="bullet"/>
      <w:lvlText w:val=""/>
      <w:lvlJc w:val="left"/>
      <w:pPr>
        <w:ind w:left="6480" w:hanging="360"/>
      </w:pPr>
      <w:rPr>
        <w:rFonts w:ascii="Wingdings" w:hAnsi="Wingdings" w:hint="default"/>
      </w:rPr>
    </w:lvl>
  </w:abstractNum>
  <w:abstractNum w:abstractNumId="21" w15:restartNumberingAfterBreak="0">
    <w:nsid w:val="1190DE86"/>
    <w:multiLevelType w:val="hybridMultilevel"/>
    <w:tmpl w:val="00BC6740"/>
    <w:lvl w:ilvl="0" w:tplc="8D184A0E">
      <w:start w:val="1"/>
      <w:numFmt w:val="bullet"/>
      <w:lvlText w:val=""/>
      <w:lvlJc w:val="left"/>
      <w:pPr>
        <w:ind w:left="720" w:hanging="360"/>
      </w:pPr>
      <w:rPr>
        <w:rFonts w:ascii="Symbol" w:hAnsi="Symbol" w:hint="default"/>
      </w:rPr>
    </w:lvl>
    <w:lvl w:ilvl="1" w:tplc="78C0CE82">
      <w:start w:val="1"/>
      <w:numFmt w:val="bullet"/>
      <w:lvlText w:val="o"/>
      <w:lvlJc w:val="left"/>
      <w:pPr>
        <w:ind w:left="1440" w:hanging="360"/>
      </w:pPr>
      <w:rPr>
        <w:rFonts w:ascii="Courier New" w:hAnsi="Courier New" w:hint="default"/>
      </w:rPr>
    </w:lvl>
    <w:lvl w:ilvl="2" w:tplc="FE52457A">
      <w:start w:val="1"/>
      <w:numFmt w:val="bullet"/>
      <w:lvlText w:val=""/>
      <w:lvlJc w:val="left"/>
      <w:pPr>
        <w:ind w:left="2160" w:hanging="360"/>
      </w:pPr>
      <w:rPr>
        <w:rFonts w:ascii="Wingdings" w:hAnsi="Wingdings" w:hint="default"/>
      </w:rPr>
    </w:lvl>
    <w:lvl w:ilvl="3" w:tplc="EE026C58">
      <w:start w:val="1"/>
      <w:numFmt w:val="bullet"/>
      <w:lvlText w:val=""/>
      <w:lvlJc w:val="left"/>
      <w:pPr>
        <w:ind w:left="2880" w:hanging="360"/>
      </w:pPr>
      <w:rPr>
        <w:rFonts w:ascii="Symbol" w:hAnsi="Symbol" w:hint="default"/>
      </w:rPr>
    </w:lvl>
    <w:lvl w:ilvl="4" w:tplc="F970E374">
      <w:start w:val="1"/>
      <w:numFmt w:val="bullet"/>
      <w:lvlText w:val="o"/>
      <w:lvlJc w:val="left"/>
      <w:pPr>
        <w:ind w:left="3600" w:hanging="360"/>
      </w:pPr>
      <w:rPr>
        <w:rFonts w:ascii="Courier New" w:hAnsi="Courier New" w:hint="default"/>
      </w:rPr>
    </w:lvl>
    <w:lvl w:ilvl="5" w:tplc="98F6975C">
      <w:start w:val="1"/>
      <w:numFmt w:val="bullet"/>
      <w:lvlText w:val=""/>
      <w:lvlJc w:val="left"/>
      <w:pPr>
        <w:ind w:left="4320" w:hanging="360"/>
      </w:pPr>
      <w:rPr>
        <w:rFonts w:ascii="Wingdings" w:hAnsi="Wingdings" w:hint="default"/>
      </w:rPr>
    </w:lvl>
    <w:lvl w:ilvl="6" w:tplc="2BE0B072">
      <w:start w:val="1"/>
      <w:numFmt w:val="bullet"/>
      <w:lvlText w:val=""/>
      <w:lvlJc w:val="left"/>
      <w:pPr>
        <w:ind w:left="5040" w:hanging="360"/>
      </w:pPr>
      <w:rPr>
        <w:rFonts w:ascii="Symbol" w:hAnsi="Symbol" w:hint="default"/>
      </w:rPr>
    </w:lvl>
    <w:lvl w:ilvl="7" w:tplc="9E1048AA">
      <w:start w:val="1"/>
      <w:numFmt w:val="bullet"/>
      <w:lvlText w:val="o"/>
      <w:lvlJc w:val="left"/>
      <w:pPr>
        <w:ind w:left="5760" w:hanging="360"/>
      </w:pPr>
      <w:rPr>
        <w:rFonts w:ascii="Courier New" w:hAnsi="Courier New" w:hint="default"/>
      </w:rPr>
    </w:lvl>
    <w:lvl w:ilvl="8" w:tplc="33409CB8">
      <w:start w:val="1"/>
      <w:numFmt w:val="bullet"/>
      <w:lvlText w:val=""/>
      <w:lvlJc w:val="left"/>
      <w:pPr>
        <w:ind w:left="6480" w:hanging="360"/>
      </w:pPr>
      <w:rPr>
        <w:rFonts w:ascii="Wingdings" w:hAnsi="Wingdings" w:hint="default"/>
      </w:rPr>
    </w:lvl>
  </w:abstractNum>
  <w:abstractNum w:abstractNumId="22" w15:restartNumberingAfterBreak="0">
    <w:nsid w:val="12315DB1"/>
    <w:multiLevelType w:val="hybridMultilevel"/>
    <w:tmpl w:val="388A8910"/>
    <w:lvl w:ilvl="0" w:tplc="8E04D1BE">
      <w:start w:val="3"/>
      <w:numFmt w:val="decimal"/>
      <w:lvlText w:val="%1."/>
      <w:lvlJc w:val="left"/>
      <w:pPr>
        <w:ind w:left="720" w:hanging="360"/>
      </w:pPr>
    </w:lvl>
    <w:lvl w:ilvl="1" w:tplc="DFDEF142">
      <w:start w:val="3"/>
      <w:numFmt w:val="lowerLetter"/>
      <w:lvlText w:val="%2."/>
      <w:lvlJc w:val="left"/>
      <w:pPr>
        <w:ind w:left="1440" w:hanging="360"/>
      </w:pPr>
    </w:lvl>
    <w:lvl w:ilvl="2" w:tplc="1CC2B7B4">
      <w:start w:val="3"/>
      <w:numFmt w:val="lowerRoman"/>
      <w:lvlText w:val="%3."/>
      <w:lvlJc w:val="left"/>
      <w:pPr>
        <w:ind w:left="2160" w:hanging="360"/>
      </w:pPr>
    </w:lvl>
    <w:lvl w:ilvl="3" w:tplc="2BCEE9CC">
      <w:start w:val="3"/>
      <w:numFmt w:val="decimal"/>
      <w:lvlText w:val="%4."/>
      <w:lvlJc w:val="left"/>
      <w:pPr>
        <w:ind w:left="2880" w:hanging="360"/>
      </w:pPr>
    </w:lvl>
    <w:lvl w:ilvl="4" w:tplc="C1BA8EB8">
      <w:start w:val="3"/>
      <w:numFmt w:val="lowerLetter"/>
      <w:lvlText w:val="%5."/>
      <w:lvlJc w:val="left"/>
      <w:pPr>
        <w:ind w:left="3600" w:hanging="360"/>
      </w:pPr>
    </w:lvl>
    <w:lvl w:ilvl="5" w:tplc="A02EAB76">
      <w:start w:val="3"/>
      <w:numFmt w:val="lowerRoman"/>
      <w:lvlText w:val="%6."/>
      <w:lvlJc w:val="left"/>
      <w:pPr>
        <w:ind w:left="4320" w:hanging="360"/>
      </w:pPr>
    </w:lvl>
    <w:lvl w:ilvl="6" w:tplc="81FE8EE0">
      <w:start w:val="3"/>
      <w:numFmt w:val="decimal"/>
      <w:lvlText w:val="%7."/>
      <w:lvlJc w:val="left"/>
      <w:pPr>
        <w:ind w:left="5040" w:hanging="360"/>
      </w:pPr>
    </w:lvl>
    <w:lvl w:ilvl="7" w:tplc="D38A125C">
      <w:start w:val="3"/>
      <w:numFmt w:val="lowerLetter"/>
      <w:lvlText w:val="%8."/>
      <w:lvlJc w:val="left"/>
      <w:pPr>
        <w:ind w:left="5760" w:hanging="360"/>
      </w:pPr>
    </w:lvl>
    <w:lvl w:ilvl="8" w:tplc="AC92F3C0">
      <w:start w:val="3"/>
      <w:numFmt w:val="lowerRoman"/>
      <w:lvlText w:val="%9."/>
      <w:lvlJc w:val="left"/>
      <w:pPr>
        <w:ind w:left="6480" w:hanging="360"/>
      </w:pPr>
    </w:lvl>
  </w:abstractNum>
  <w:abstractNum w:abstractNumId="23" w15:restartNumberingAfterBreak="0">
    <w:nsid w:val="13F088EA"/>
    <w:multiLevelType w:val="hybridMultilevel"/>
    <w:tmpl w:val="19ECF0D0"/>
    <w:lvl w:ilvl="0" w:tplc="E4B6D85E">
      <w:start w:val="1"/>
      <w:numFmt w:val="bullet"/>
      <w:lvlText w:val=""/>
      <w:lvlJc w:val="left"/>
      <w:pPr>
        <w:ind w:left="720" w:hanging="360"/>
      </w:pPr>
      <w:rPr>
        <w:rFonts w:ascii="Symbol" w:hAnsi="Symbol" w:hint="default"/>
      </w:rPr>
    </w:lvl>
    <w:lvl w:ilvl="1" w:tplc="0EAE73E6">
      <w:start w:val="1"/>
      <w:numFmt w:val="bullet"/>
      <w:lvlText w:val="o"/>
      <w:lvlJc w:val="left"/>
      <w:pPr>
        <w:ind w:left="1440" w:hanging="360"/>
      </w:pPr>
      <w:rPr>
        <w:rFonts w:ascii="Courier New" w:hAnsi="Courier New" w:hint="default"/>
      </w:rPr>
    </w:lvl>
    <w:lvl w:ilvl="2" w:tplc="DBA61C2E">
      <w:start w:val="1"/>
      <w:numFmt w:val="bullet"/>
      <w:lvlText w:val=""/>
      <w:lvlJc w:val="left"/>
      <w:pPr>
        <w:ind w:left="2160" w:hanging="360"/>
      </w:pPr>
      <w:rPr>
        <w:rFonts w:ascii="Wingdings" w:hAnsi="Wingdings" w:hint="default"/>
      </w:rPr>
    </w:lvl>
    <w:lvl w:ilvl="3" w:tplc="950800AA">
      <w:start w:val="1"/>
      <w:numFmt w:val="bullet"/>
      <w:lvlText w:val=""/>
      <w:lvlJc w:val="left"/>
      <w:pPr>
        <w:ind w:left="2880" w:hanging="360"/>
      </w:pPr>
      <w:rPr>
        <w:rFonts w:ascii="Symbol" w:hAnsi="Symbol" w:hint="default"/>
      </w:rPr>
    </w:lvl>
    <w:lvl w:ilvl="4" w:tplc="EB940DDC">
      <w:start w:val="1"/>
      <w:numFmt w:val="bullet"/>
      <w:lvlText w:val="o"/>
      <w:lvlJc w:val="left"/>
      <w:pPr>
        <w:ind w:left="3600" w:hanging="360"/>
      </w:pPr>
      <w:rPr>
        <w:rFonts w:ascii="Courier New" w:hAnsi="Courier New" w:hint="default"/>
      </w:rPr>
    </w:lvl>
    <w:lvl w:ilvl="5" w:tplc="1A3E1DCC">
      <w:start w:val="1"/>
      <w:numFmt w:val="bullet"/>
      <w:lvlText w:val=""/>
      <w:lvlJc w:val="left"/>
      <w:pPr>
        <w:ind w:left="4320" w:hanging="360"/>
      </w:pPr>
      <w:rPr>
        <w:rFonts w:ascii="Wingdings" w:hAnsi="Wingdings" w:hint="default"/>
      </w:rPr>
    </w:lvl>
    <w:lvl w:ilvl="6" w:tplc="9F2E0E6E">
      <w:start w:val="1"/>
      <w:numFmt w:val="bullet"/>
      <w:lvlText w:val=""/>
      <w:lvlJc w:val="left"/>
      <w:pPr>
        <w:ind w:left="5040" w:hanging="360"/>
      </w:pPr>
      <w:rPr>
        <w:rFonts w:ascii="Symbol" w:hAnsi="Symbol" w:hint="default"/>
      </w:rPr>
    </w:lvl>
    <w:lvl w:ilvl="7" w:tplc="0830836E">
      <w:start w:val="1"/>
      <w:numFmt w:val="bullet"/>
      <w:lvlText w:val="o"/>
      <w:lvlJc w:val="left"/>
      <w:pPr>
        <w:ind w:left="5760" w:hanging="360"/>
      </w:pPr>
      <w:rPr>
        <w:rFonts w:ascii="Courier New" w:hAnsi="Courier New" w:hint="default"/>
      </w:rPr>
    </w:lvl>
    <w:lvl w:ilvl="8" w:tplc="93EE93B8">
      <w:start w:val="1"/>
      <w:numFmt w:val="bullet"/>
      <w:lvlText w:val=""/>
      <w:lvlJc w:val="left"/>
      <w:pPr>
        <w:ind w:left="6480" w:hanging="360"/>
      </w:pPr>
      <w:rPr>
        <w:rFonts w:ascii="Wingdings" w:hAnsi="Wingdings" w:hint="default"/>
      </w:rPr>
    </w:lvl>
  </w:abstractNum>
  <w:abstractNum w:abstractNumId="24" w15:restartNumberingAfterBreak="0">
    <w:nsid w:val="148A0E6E"/>
    <w:multiLevelType w:val="hybridMultilevel"/>
    <w:tmpl w:val="4DDA34FA"/>
    <w:lvl w:ilvl="0" w:tplc="E0EA0212">
      <w:start w:val="1"/>
      <w:numFmt w:val="bullet"/>
      <w:lvlText w:val=""/>
      <w:lvlJc w:val="left"/>
      <w:pPr>
        <w:ind w:left="720" w:hanging="360"/>
      </w:pPr>
      <w:rPr>
        <w:rFonts w:ascii="Symbol" w:hAnsi="Symbol" w:hint="default"/>
      </w:rPr>
    </w:lvl>
    <w:lvl w:ilvl="1" w:tplc="DA4C3318">
      <w:start w:val="1"/>
      <w:numFmt w:val="bullet"/>
      <w:lvlText w:val="o"/>
      <w:lvlJc w:val="left"/>
      <w:pPr>
        <w:ind w:left="1440" w:hanging="360"/>
      </w:pPr>
      <w:rPr>
        <w:rFonts w:ascii="Courier New" w:hAnsi="Courier New" w:hint="default"/>
      </w:rPr>
    </w:lvl>
    <w:lvl w:ilvl="2" w:tplc="7FBE44B8">
      <w:start w:val="1"/>
      <w:numFmt w:val="bullet"/>
      <w:lvlText w:val=""/>
      <w:lvlJc w:val="left"/>
      <w:pPr>
        <w:ind w:left="2160" w:hanging="360"/>
      </w:pPr>
      <w:rPr>
        <w:rFonts w:ascii="Wingdings" w:hAnsi="Wingdings" w:hint="default"/>
      </w:rPr>
    </w:lvl>
    <w:lvl w:ilvl="3" w:tplc="D0E0B390">
      <w:start w:val="1"/>
      <w:numFmt w:val="bullet"/>
      <w:lvlText w:val=""/>
      <w:lvlJc w:val="left"/>
      <w:pPr>
        <w:ind w:left="2880" w:hanging="360"/>
      </w:pPr>
      <w:rPr>
        <w:rFonts w:ascii="Symbol" w:hAnsi="Symbol" w:hint="default"/>
      </w:rPr>
    </w:lvl>
    <w:lvl w:ilvl="4" w:tplc="51CEAB94">
      <w:start w:val="1"/>
      <w:numFmt w:val="bullet"/>
      <w:lvlText w:val="o"/>
      <w:lvlJc w:val="left"/>
      <w:pPr>
        <w:ind w:left="3600" w:hanging="360"/>
      </w:pPr>
      <w:rPr>
        <w:rFonts w:ascii="Courier New" w:hAnsi="Courier New" w:hint="default"/>
      </w:rPr>
    </w:lvl>
    <w:lvl w:ilvl="5" w:tplc="C95EB892">
      <w:start w:val="1"/>
      <w:numFmt w:val="bullet"/>
      <w:lvlText w:val=""/>
      <w:lvlJc w:val="left"/>
      <w:pPr>
        <w:ind w:left="4320" w:hanging="360"/>
      </w:pPr>
      <w:rPr>
        <w:rFonts w:ascii="Wingdings" w:hAnsi="Wingdings" w:hint="default"/>
      </w:rPr>
    </w:lvl>
    <w:lvl w:ilvl="6" w:tplc="34B67DBC">
      <w:start w:val="1"/>
      <w:numFmt w:val="bullet"/>
      <w:lvlText w:val=""/>
      <w:lvlJc w:val="left"/>
      <w:pPr>
        <w:ind w:left="5040" w:hanging="360"/>
      </w:pPr>
      <w:rPr>
        <w:rFonts w:ascii="Symbol" w:hAnsi="Symbol" w:hint="default"/>
      </w:rPr>
    </w:lvl>
    <w:lvl w:ilvl="7" w:tplc="01E8A05C">
      <w:start w:val="1"/>
      <w:numFmt w:val="bullet"/>
      <w:lvlText w:val="o"/>
      <w:lvlJc w:val="left"/>
      <w:pPr>
        <w:ind w:left="5760" w:hanging="360"/>
      </w:pPr>
      <w:rPr>
        <w:rFonts w:ascii="Courier New" w:hAnsi="Courier New" w:hint="default"/>
      </w:rPr>
    </w:lvl>
    <w:lvl w:ilvl="8" w:tplc="7BB8CF84">
      <w:start w:val="1"/>
      <w:numFmt w:val="bullet"/>
      <w:lvlText w:val=""/>
      <w:lvlJc w:val="left"/>
      <w:pPr>
        <w:ind w:left="6480" w:hanging="360"/>
      </w:pPr>
      <w:rPr>
        <w:rFonts w:ascii="Wingdings" w:hAnsi="Wingdings" w:hint="default"/>
      </w:rPr>
    </w:lvl>
  </w:abstractNum>
  <w:abstractNum w:abstractNumId="25" w15:restartNumberingAfterBreak="0">
    <w:nsid w:val="15E41E3F"/>
    <w:multiLevelType w:val="hybridMultilevel"/>
    <w:tmpl w:val="D42ACF8E"/>
    <w:lvl w:ilvl="0" w:tplc="011CC748">
      <w:start w:val="9"/>
      <w:numFmt w:val="upperRoman"/>
      <w:lvlText w:val="%1."/>
      <w:lvlJc w:val="right"/>
      <w:pPr>
        <w:ind w:left="720" w:hanging="360"/>
      </w:pPr>
    </w:lvl>
    <w:lvl w:ilvl="1" w:tplc="8862B9A2">
      <w:start w:val="1"/>
      <w:numFmt w:val="lowerLetter"/>
      <w:lvlText w:val="%2."/>
      <w:lvlJc w:val="left"/>
      <w:pPr>
        <w:ind w:left="1440" w:hanging="360"/>
      </w:pPr>
    </w:lvl>
    <w:lvl w:ilvl="2" w:tplc="1EAE75A2">
      <w:start w:val="1"/>
      <w:numFmt w:val="lowerRoman"/>
      <w:lvlText w:val="%3."/>
      <w:lvlJc w:val="right"/>
      <w:pPr>
        <w:ind w:left="2160" w:hanging="180"/>
      </w:pPr>
    </w:lvl>
    <w:lvl w:ilvl="3" w:tplc="3F7A8DEA">
      <w:start w:val="1"/>
      <w:numFmt w:val="decimal"/>
      <w:lvlText w:val="%4."/>
      <w:lvlJc w:val="left"/>
      <w:pPr>
        <w:ind w:left="2880" w:hanging="360"/>
      </w:pPr>
    </w:lvl>
    <w:lvl w:ilvl="4" w:tplc="C828422E">
      <w:start w:val="1"/>
      <w:numFmt w:val="lowerLetter"/>
      <w:lvlText w:val="%5."/>
      <w:lvlJc w:val="left"/>
      <w:pPr>
        <w:ind w:left="3600" w:hanging="360"/>
      </w:pPr>
    </w:lvl>
    <w:lvl w:ilvl="5" w:tplc="70D878C4">
      <w:start w:val="1"/>
      <w:numFmt w:val="lowerRoman"/>
      <w:lvlText w:val="%6."/>
      <w:lvlJc w:val="right"/>
      <w:pPr>
        <w:ind w:left="4320" w:hanging="180"/>
      </w:pPr>
    </w:lvl>
    <w:lvl w:ilvl="6" w:tplc="773E047E">
      <w:start w:val="1"/>
      <w:numFmt w:val="decimal"/>
      <w:lvlText w:val="%7."/>
      <w:lvlJc w:val="left"/>
      <w:pPr>
        <w:ind w:left="5040" w:hanging="360"/>
      </w:pPr>
    </w:lvl>
    <w:lvl w:ilvl="7" w:tplc="BE0A1BB4">
      <w:start w:val="1"/>
      <w:numFmt w:val="lowerLetter"/>
      <w:lvlText w:val="%8."/>
      <w:lvlJc w:val="left"/>
      <w:pPr>
        <w:ind w:left="5760" w:hanging="360"/>
      </w:pPr>
    </w:lvl>
    <w:lvl w:ilvl="8" w:tplc="51F6AC78">
      <w:start w:val="1"/>
      <w:numFmt w:val="lowerRoman"/>
      <w:lvlText w:val="%9."/>
      <w:lvlJc w:val="right"/>
      <w:pPr>
        <w:ind w:left="6480" w:hanging="180"/>
      </w:pPr>
    </w:lvl>
  </w:abstractNum>
  <w:abstractNum w:abstractNumId="26" w15:restartNumberingAfterBreak="0">
    <w:nsid w:val="168ACA48"/>
    <w:multiLevelType w:val="hybridMultilevel"/>
    <w:tmpl w:val="9A9A7E24"/>
    <w:lvl w:ilvl="0" w:tplc="A400FEFA">
      <w:start w:val="1"/>
      <w:numFmt w:val="decimal"/>
      <w:lvlText w:val="%1."/>
      <w:lvlJc w:val="left"/>
      <w:pPr>
        <w:ind w:left="720" w:hanging="360"/>
      </w:pPr>
    </w:lvl>
    <w:lvl w:ilvl="1" w:tplc="481CAFBC">
      <w:start w:val="1"/>
      <w:numFmt w:val="lowerLetter"/>
      <w:lvlText w:val="%2."/>
      <w:lvlJc w:val="left"/>
      <w:pPr>
        <w:ind w:left="1440" w:hanging="360"/>
      </w:pPr>
    </w:lvl>
    <w:lvl w:ilvl="2" w:tplc="6A8C1DEE">
      <w:start w:val="1"/>
      <w:numFmt w:val="lowerRoman"/>
      <w:lvlText w:val="%3."/>
      <w:lvlJc w:val="left"/>
      <w:pPr>
        <w:ind w:left="2160" w:hanging="360"/>
      </w:pPr>
    </w:lvl>
    <w:lvl w:ilvl="3" w:tplc="925A1284">
      <w:start w:val="1"/>
      <w:numFmt w:val="decimal"/>
      <w:lvlText w:val="%4."/>
      <w:lvlJc w:val="left"/>
      <w:pPr>
        <w:ind w:left="2880" w:hanging="360"/>
      </w:pPr>
    </w:lvl>
    <w:lvl w:ilvl="4" w:tplc="B8FE891C">
      <w:start w:val="1"/>
      <w:numFmt w:val="lowerLetter"/>
      <w:lvlText w:val="%5."/>
      <w:lvlJc w:val="left"/>
      <w:pPr>
        <w:ind w:left="3600" w:hanging="360"/>
      </w:pPr>
    </w:lvl>
    <w:lvl w:ilvl="5" w:tplc="63229A14">
      <w:start w:val="1"/>
      <w:numFmt w:val="lowerRoman"/>
      <w:lvlText w:val="%6."/>
      <w:lvlJc w:val="left"/>
      <w:pPr>
        <w:ind w:left="4320" w:hanging="360"/>
      </w:pPr>
    </w:lvl>
    <w:lvl w:ilvl="6" w:tplc="9FFE4FCC">
      <w:start w:val="1"/>
      <w:numFmt w:val="decimal"/>
      <w:lvlText w:val="%7."/>
      <w:lvlJc w:val="left"/>
      <w:pPr>
        <w:ind w:left="5040" w:hanging="360"/>
      </w:pPr>
    </w:lvl>
    <w:lvl w:ilvl="7" w:tplc="DDDCC56A">
      <w:start w:val="1"/>
      <w:numFmt w:val="lowerLetter"/>
      <w:lvlText w:val="%8."/>
      <w:lvlJc w:val="left"/>
      <w:pPr>
        <w:ind w:left="5760" w:hanging="360"/>
      </w:pPr>
    </w:lvl>
    <w:lvl w:ilvl="8" w:tplc="FC921EA4">
      <w:start w:val="1"/>
      <w:numFmt w:val="lowerRoman"/>
      <w:lvlText w:val="%9."/>
      <w:lvlJc w:val="left"/>
      <w:pPr>
        <w:ind w:left="6480" w:hanging="360"/>
      </w:pPr>
    </w:lvl>
  </w:abstractNum>
  <w:abstractNum w:abstractNumId="27" w15:restartNumberingAfterBreak="0">
    <w:nsid w:val="170F611D"/>
    <w:multiLevelType w:val="hybridMultilevel"/>
    <w:tmpl w:val="F9F0FE98"/>
    <w:lvl w:ilvl="0" w:tplc="BB0A1A84">
      <w:start w:val="1"/>
      <w:numFmt w:val="bullet"/>
      <w:lvlText w:val="·"/>
      <w:lvlJc w:val="left"/>
      <w:pPr>
        <w:ind w:left="720" w:hanging="360"/>
      </w:pPr>
      <w:rPr>
        <w:rFonts w:ascii="Symbol" w:hAnsi="Symbol" w:hint="default"/>
      </w:rPr>
    </w:lvl>
    <w:lvl w:ilvl="1" w:tplc="9B1E4082">
      <w:start w:val="1"/>
      <w:numFmt w:val="bullet"/>
      <w:lvlText w:val="o"/>
      <w:lvlJc w:val="left"/>
      <w:pPr>
        <w:ind w:left="1440" w:hanging="360"/>
      </w:pPr>
      <w:rPr>
        <w:rFonts w:ascii="Courier New" w:hAnsi="Courier New" w:hint="default"/>
      </w:rPr>
    </w:lvl>
    <w:lvl w:ilvl="2" w:tplc="131EEA2A">
      <w:start w:val="1"/>
      <w:numFmt w:val="bullet"/>
      <w:lvlText w:val=""/>
      <w:lvlJc w:val="left"/>
      <w:pPr>
        <w:ind w:left="2160" w:hanging="360"/>
      </w:pPr>
      <w:rPr>
        <w:rFonts w:ascii="Wingdings" w:hAnsi="Wingdings" w:hint="default"/>
      </w:rPr>
    </w:lvl>
    <w:lvl w:ilvl="3" w:tplc="FA3EA76A">
      <w:start w:val="1"/>
      <w:numFmt w:val="bullet"/>
      <w:lvlText w:val=""/>
      <w:lvlJc w:val="left"/>
      <w:pPr>
        <w:ind w:left="2880" w:hanging="360"/>
      </w:pPr>
      <w:rPr>
        <w:rFonts w:ascii="Symbol" w:hAnsi="Symbol" w:hint="default"/>
      </w:rPr>
    </w:lvl>
    <w:lvl w:ilvl="4" w:tplc="3F1806D4">
      <w:start w:val="1"/>
      <w:numFmt w:val="bullet"/>
      <w:lvlText w:val="o"/>
      <w:lvlJc w:val="left"/>
      <w:pPr>
        <w:ind w:left="3600" w:hanging="360"/>
      </w:pPr>
      <w:rPr>
        <w:rFonts w:ascii="Courier New" w:hAnsi="Courier New" w:hint="default"/>
      </w:rPr>
    </w:lvl>
    <w:lvl w:ilvl="5" w:tplc="58923E58">
      <w:start w:val="1"/>
      <w:numFmt w:val="bullet"/>
      <w:lvlText w:val=""/>
      <w:lvlJc w:val="left"/>
      <w:pPr>
        <w:ind w:left="4320" w:hanging="360"/>
      </w:pPr>
      <w:rPr>
        <w:rFonts w:ascii="Wingdings" w:hAnsi="Wingdings" w:hint="default"/>
      </w:rPr>
    </w:lvl>
    <w:lvl w:ilvl="6" w:tplc="1A8494D2">
      <w:start w:val="1"/>
      <w:numFmt w:val="bullet"/>
      <w:lvlText w:val=""/>
      <w:lvlJc w:val="left"/>
      <w:pPr>
        <w:ind w:left="5040" w:hanging="360"/>
      </w:pPr>
      <w:rPr>
        <w:rFonts w:ascii="Symbol" w:hAnsi="Symbol" w:hint="default"/>
      </w:rPr>
    </w:lvl>
    <w:lvl w:ilvl="7" w:tplc="D1CAB9A2">
      <w:start w:val="1"/>
      <w:numFmt w:val="bullet"/>
      <w:lvlText w:val="o"/>
      <w:lvlJc w:val="left"/>
      <w:pPr>
        <w:ind w:left="5760" w:hanging="360"/>
      </w:pPr>
      <w:rPr>
        <w:rFonts w:ascii="Courier New" w:hAnsi="Courier New" w:hint="default"/>
      </w:rPr>
    </w:lvl>
    <w:lvl w:ilvl="8" w:tplc="F7A61EA2">
      <w:start w:val="1"/>
      <w:numFmt w:val="bullet"/>
      <w:lvlText w:val=""/>
      <w:lvlJc w:val="left"/>
      <w:pPr>
        <w:ind w:left="6480" w:hanging="360"/>
      </w:pPr>
      <w:rPr>
        <w:rFonts w:ascii="Wingdings" w:hAnsi="Wingdings" w:hint="default"/>
      </w:rPr>
    </w:lvl>
  </w:abstractNum>
  <w:abstractNum w:abstractNumId="28" w15:restartNumberingAfterBreak="0">
    <w:nsid w:val="1B496752"/>
    <w:multiLevelType w:val="hybridMultilevel"/>
    <w:tmpl w:val="A8126808"/>
    <w:lvl w:ilvl="0" w:tplc="8BFA7B04">
      <w:start w:val="1"/>
      <w:numFmt w:val="bullet"/>
      <w:lvlText w:val=""/>
      <w:lvlJc w:val="left"/>
      <w:pPr>
        <w:ind w:left="1440" w:hanging="360"/>
      </w:pPr>
      <w:rPr>
        <w:rFonts w:ascii="Symbol" w:hAnsi="Symbol" w:hint="default"/>
      </w:rPr>
    </w:lvl>
    <w:lvl w:ilvl="1" w:tplc="AC20EFBA">
      <w:start w:val="1"/>
      <w:numFmt w:val="bullet"/>
      <w:lvlText w:val="o"/>
      <w:lvlJc w:val="left"/>
      <w:pPr>
        <w:ind w:left="2160" w:hanging="360"/>
      </w:pPr>
      <w:rPr>
        <w:rFonts w:ascii="Courier New" w:hAnsi="Courier New" w:hint="default"/>
      </w:rPr>
    </w:lvl>
    <w:lvl w:ilvl="2" w:tplc="4DC05400">
      <w:start w:val="1"/>
      <w:numFmt w:val="bullet"/>
      <w:lvlText w:val=""/>
      <w:lvlJc w:val="left"/>
      <w:pPr>
        <w:ind w:left="2880" w:hanging="360"/>
      </w:pPr>
      <w:rPr>
        <w:rFonts w:ascii="Wingdings" w:hAnsi="Wingdings" w:hint="default"/>
      </w:rPr>
    </w:lvl>
    <w:lvl w:ilvl="3" w:tplc="1D78F2BC">
      <w:start w:val="1"/>
      <w:numFmt w:val="bullet"/>
      <w:lvlText w:val=""/>
      <w:lvlJc w:val="left"/>
      <w:pPr>
        <w:ind w:left="3600" w:hanging="360"/>
      </w:pPr>
      <w:rPr>
        <w:rFonts w:ascii="Symbol" w:hAnsi="Symbol" w:hint="default"/>
      </w:rPr>
    </w:lvl>
    <w:lvl w:ilvl="4" w:tplc="AF92E8DA">
      <w:start w:val="1"/>
      <w:numFmt w:val="bullet"/>
      <w:lvlText w:val="o"/>
      <w:lvlJc w:val="left"/>
      <w:pPr>
        <w:ind w:left="4320" w:hanging="360"/>
      </w:pPr>
      <w:rPr>
        <w:rFonts w:ascii="Courier New" w:hAnsi="Courier New" w:hint="default"/>
      </w:rPr>
    </w:lvl>
    <w:lvl w:ilvl="5" w:tplc="7952AE4A">
      <w:start w:val="1"/>
      <w:numFmt w:val="bullet"/>
      <w:lvlText w:val=""/>
      <w:lvlJc w:val="left"/>
      <w:pPr>
        <w:ind w:left="5040" w:hanging="360"/>
      </w:pPr>
      <w:rPr>
        <w:rFonts w:ascii="Wingdings" w:hAnsi="Wingdings" w:hint="default"/>
      </w:rPr>
    </w:lvl>
    <w:lvl w:ilvl="6" w:tplc="D59E86F6">
      <w:start w:val="1"/>
      <w:numFmt w:val="bullet"/>
      <w:lvlText w:val=""/>
      <w:lvlJc w:val="left"/>
      <w:pPr>
        <w:ind w:left="5760" w:hanging="360"/>
      </w:pPr>
      <w:rPr>
        <w:rFonts w:ascii="Symbol" w:hAnsi="Symbol" w:hint="default"/>
      </w:rPr>
    </w:lvl>
    <w:lvl w:ilvl="7" w:tplc="05C4A27E">
      <w:start w:val="1"/>
      <w:numFmt w:val="bullet"/>
      <w:lvlText w:val="o"/>
      <w:lvlJc w:val="left"/>
      <w:pPr>
        <w:ind w:left="6480" w:hanging="360"/>
      </w:pPr>
      <w:rPr>
        <w:rFonts w:ascii="Courier New" w:hAnsi="Courier New" w:hint="default"/>
      </w:rPr>
    </w:lvl>
    <w:lvl w:ilvl="8" w:tplc="33AE1864">
      <w:start w:val="1"/>
      <w:numFmt w:val="bullet"/>
      <w:lvlText w:val=""/>
      <w:lvlJc w:val="left"/>
      <w:pPr>
        <w:ind w:left="7200" w:hanging="360"/>
      </w:pPr>
      <w:rPr>
        <w:rFonts w:ascii="Wingdings" w:hAnsi="Wingdings" w:hint="default"/>
      </w:rPr>
    </w:lvl>
  </w:abstractNum>
  <w:abstractNum w:abstractNumId="29" w15:restartNumberingAfterBreak="0">
    <w:nsid w:val="1C5E1D07"/>
    <w:multiLevelType w:val="hybridMultilevel"/>
    <w:tmpl w:val="192C3446"/>
    <w:lvl w:ilvl="0" w:tplc="B91E2872">
      <w:start w:val="1"/>
      <w:numFmt w:val="bullet"/>
      <w:lvlText w:val="·"/>
      <w:lvlJc w:val="left"/>
      <w:pPr>
        <w:ind w:left="720" w:hanging="360"/>
      </w:pPr>
      <w:rPr>
        <w:rFonts w:ascii="Symbol" w:hAnsi="Symbol" w:hint="default"/>
      </w:rPr>
    </w:lvl>
    <w:lvl w:ilvl="1" w:tplc="E8EE9BAC">
      <w:start w:val="1"/>
      <w:numFmt w:val="bullet"/>
      <w:lvlText w:val="o"/>
      <w:lvlJc w:val="left"/>
      <w:pPr>
        <w:ind w:left="1440" w:hanging="360"/>
      </w:pPr>
      <w:rPr>
        <w:rFonts w:ascii="Courier New" w:hAnsi="Courier New" w:hint="default"/>
      </w:rPr>
    </w:lvl>
    <w:lvl w:ilvl="2" w:tplc="9418EC58">
      <w:start w:val="1"/>
      <w:numFmt w:val="bullet"/>
      <w:lvlText w:val=""/>
      <w:lvlJc w:val="left"/>
      <w:pPr>
        <w:ind w:left="2160" w:hanging="360"/>
      </w:pPr>
      <w:rPr>
        <w:rFonts w:ascii="Wingdings" w:hAnsi="Wingdings" w:hint="default"/>
      </w:rPr>
    </w:lvl>
    <w:lvl w:ilvl="3" w:tplc="7940F018">
      <w:start w:val="1"/>
      <w:numFmt w:val="bullet"/>
      <w:lvlText w:val=""/>
      <w:lvlJc w:val="left"/>
      <w:pPr>
        <w:ind w:left="2880" w:hanging="360"/>
      </w:pPr>
      <w:rPr>
        <w:rFonts w:ascii="Symbol" w:hAnsi="Symbol" w:hint="default"/>
      </w:rPr>
    </w:lvl>
    <w:lvl w:ilvl="4" w:tplc="6E3C826C">
      <w:start w:val="1"/>
      <w:numFmt w:val="bullet"/>
      <w:lvlText w:val="o"/>
      <w:lvlJc w:val="left"/>
      <w:pPr>
        <w:ind w:left="3600" w:hanging="360"/>
      </w:pPr>
      <w:rPr>
        <w:rFonts w:ascii="Courier New" w:hAnsi="Courier New" w:hint="default"/>
      </w:rPr>
    </w:lvl>
    <w:lvl w:ilvl="5" w:tplc="CB9EE4C2">
      <w:start w:val="1"/>
      <w:numFmt w:val="bullet"/>
      <w:lvlText w:val=""/>
      <w:lvlJc w:val="left"/>
      <w:pPr>
        <w:ind w:left="4320" w:hanging="360"/>
      </w:pPr>
      <w:rPr>
        <w:rFonts w:ascii="Wingdings" w:hAnsi="Wingdings" w:hint="default"/>
      </w:rPr>
    </w:lvl>
    <w:lvl w:ilvl="6" w:tplc="80C0EA8E">
      <w:start w:val="1"/>
      <w:numFmt w:val="bullet"/>
      <w:lvlText w:val=""/>
      <w:lvlJc w:val="left"/>
      <w:pPr>
        <w:ind w:left="5040" w:hanging="360"/>
      </w:pPr>
      <w:rPr>
        <w:rFonts w:ascii="Symbol" w:hAnsi="Symbol" w:hint="default"/>
      </w:rPr>
    </w:lvl>
    <w:lvl w:ilvl="7" w:tplc="E24E5046">
      <w:start w:val="1"/>
      <w:numFmt w:val="bullet"/>
      <w:lvlText w:val="o"/>
      <w:lvlJc w:val="left"/>
      <w:pPr>
        <w:ind w:left="5760" w:hanging="360"/>
      </w:pPr>
      <w:rPr>
        <w:rFonts w:ascii="Courier New" w:hAnsi="Courier New" w:hint="default"/>
      </w:rPr>
    </w:lvl>
    <w:lvl w:ilvl="8" w:tplc="1FDCC4A4">
      <w:start w:val="1"/>
      <w:numFmt w:val="bullet"/>
      <w:lvlText w:val=""/>
      <w:lvlJc w:val="left"/>
      <w:pPr>
        <w:ind w:left="6480" w:hanging="360"/>
      </w:pPr>
      <w:rPr>
        <w:rFonts w:ascii="Wingdings" w:hAnsi="Wingdings" w:hint="default"/>
      </w:rPr>
    </w:lvl>
  </w:abstractNum>
  <w:abstractNum w:abstractNumId="30" w15:restartNumberingAfterBreak="0">
    <w:nsid w:val="1D0B9487"/>
    <w:multiLevelType w:val="hybridMultilevel"/>
    <w:tmpl w:val="D1DA1154"/>
    <w:lvl w:ilvl="0" w:tplc="07602E9A">
      <w:start w:val="1"/>
      <w:numFmt w:val="bullet"/>
      <w:lvlText w:val="·"/>
      <w:lvlJc w:val="left"/>
      <w:pPr>
        <w:ind w:left="720" w:hanging="360"/>
      </w:pPr>
      <w:rPr>
        <w:rFonts w:ascii="Symbol" w:hAnsi="Symbol" w:hint="default"/>
      </w:rPr>
    </w:lvl>
    <w:lvl w:ilvl="1" w:tplc="44CA4966">
      <w:start w:val="1"/>
      <w:numFmt w:val="bullet"/>
      <w:lvlText w:val="o"/>
      <w:lvlJc w:val="left"/>
      <w:pPr>
        <w:ind w:left="1440" w:hanging="360"/>
      </w:pPr>
      <w:rPr>
        <w:rFonts w:ascii="Courier New" w:hAnsi="Courier New" w:hint="default"/>
      </w:rPr>
    </w:lvl>
    <w:lvl w:ilvl="2" w:tplc="3D788694">
      <w:start w:val="1"/>
      <w:numFmt w:val="bullet"/>
      <w:lvlText w:val=""/>
      <w:lvlJc w:val="left"/>
      <w:pPr>
        <w:ind w:left="2160" w:hanging="360"/>
      </w:pPr>
      <w:rPr>
        <w:rFonts w:ascii="Wingdings" w:hAnsi="Wingdings" w:hint="default"/>
      </w:rPr>
    </w:lvl>
    <w:lvl w:ilvl="3" w:tplc="6FC41EC2">
      <w:start w:val="1"/>
      <w:numFmt w:val="bullet"/>
      <w:lvlText w:val=""/>
      <w:lvlJc w:val="left"/>
      <w:pPr>
        <w:ind w:left="2880" w:hanging="360"/>
      </w:pPr>
      <w:rPr>
        <w:rFonts w:ascii="Symbol" w:hAnsi="Symbol" w:hint="default"/>
      </w:rPr>
    </w:lvl>
    <w:lvl w:ilvl="4" w:tplc="73A27D42">
      <w:start w:val="1"/>
      <w:numFmt w:val="bullet"/>
      <w:lvlText w:val="o"/>
      <w:lvlJc w:val="left"/>
      <w:pPr>
        <w:ind w:left="3600" w:hanging="360"/>
      </w:pPr>
      <w:rPr>
        <w:rFonts w:ascii="Courier New" w:hAnsi="Courier New" w:hint="default"/>
      </w:rPr>
    </w:lvl>
    <w:lvl w:ilvl="5" w:tplc="E30E0B78">
      <w:start w:val="1"/>
      <w:numFmt w:val="bullet"/>
      <w:lvlText w:val=""/>
      <w:lvlJc w:val="left"/>
      <w:pPr>
        <w:ind w:left="4320" w:hanging="360"/>
      </w:pPr>
      <w:rPr>
        <w:rFonts w:ascii="Wingdings" w:hAnsi="Wingdings" w:hint="default"/>
      </w:rPr>
    </w:lvl>
    <w:lvl w:ilvl="6" w:tplc="79B6CEB8">
      <w:start w:val="1"/>
      <w:numFmt w:val="bullet"/>
      <w:lvlText w:val=""/>
      <w:lvlJc w:val="left"/>
      <w:pPr>
        <w:ind w:left="5040" w:hanging="360"/>
      </w:pPr>
      <w:rPr>
        <w:rFonts w:ascii="Symbol" w:hAnsi="Symbol" w:hint="default"/>
      </w:rPr>
    </w:lvl>
    <w:lvl w:ilvl="7" w:tplc="E0B40624">
      <w:start w:val="1"/>
      <w:numFmt w:val="bullet"/>
      <w:lvlText w:val="o"/>
      <w:lvlJc w:val="left"/>
      <w:pPr>
        <w:ind w:left="5760" w:hanging="360"/>
      </w:pPr>
      <w:rPr>
        <w:rFonts w:ascii="Courier New" w:hAnsi="Courier New" w:hint="default"/>
      </w:rPr>
    </w:lvl>
    <w:lvl w:ilvl="8" w:tplc="EEDCECD8">
      <w:start w:val="1"/>
      <w:numFmt w:val="bullet"/>
      <w:lvlText w:val=""/>
      <w:lvlJc w:val="left"/>
      <w:pPr>
        <w:ind w:left="6480" w:hanging="360"/>
      </w:pPr>
      <w:rPr>
        <w:rFonts w:ascii="Wingdings" w:hAnsi="Wingdings" w:hint="default"/>
      </w:rPr>
    </w:lvl>
  </w:abstractNum>
  <w:abstractNum w:abstractNumId="31" w15:restartNumberingAfterBreak="0">
    <w:nsid w:val="1E3EA695"/>
    <w:multiLevelType w:val="hybridMultilevel"/>
    <w:tmpl w:val="893674D4"/>
    <w:lvl w:ilvl="0" w:tplc="85022232">
      <w:start w:val="1"/>
      <w:numFmt w:val="decimal"/>
      <w:lvlText w:val="%1."/>
      <w:lvlJc w:val="left"/>
      <w:pPr>
        <w:ind w:left="720" w:hanging="360"/>
      </w:pPr>
    </w:lvl>
    <w:lvl w:ilvl="1" w:tplc="4B2C6F90">
      <w:start w:val="1"/>
      <w:numFmt w:val="lowerLetter"/>
      <w:lvlText w:val="%2."/>
      <w:lvlJc w:val="left"/>
      <w:pPr>
        <w:ind w:left="1440" w:hanging="360"/>
      </w:pPr>
    </w:lvl>
    <w:lvl w:ilvl="2" w:tplc="50483A44">
      <w:start w:val="1"/>
      <w:numFmt w:val="lowerRoman"/>
      <w:lvlText w:val="%3."/>
      <w:lvlJc w:val="right"/>
      <w:pPr>
        <w:ind w:left="2160" w:hanging="180"/>
      </w:pPr>
    </w:lvl>
    <w:lvl w:ilvl="3" w:tplc="A5DC65CA">
      <w:start w:val="1"/>
      <w:numFmt w:val="decimal"/>
      <w:lvlText w:val="%4."/>
      <w:lvlJc w:val="left"/>
      <w:pPr>
        <w:ind w:left="2880" w:hanging="360"/>
      </w:pPr>
    </w:lvl>
    <w:lvl w:ilvl="4" w:tplc="6C3A6566">
      <w:start w:val="1"/>
      <w:numFmt w:val="lowerLetter"/>
      <w:lvlText w:val="%5."/>
      <w:lvlJc w:val="left"/>
      <w:pPr>
        <w:ind w:left="3600" w:hanging="360"/>
      </w:pPr>
    </w:lvl>
    <w:lvl w:ilvl="5" w:tplc="84B6B8F8">
      <w:start w:val="1"/>
      <w:numFmt w:val="lowerRoman"/>
      <w:lvlText w:val="%6."/>
      <w:lvlJc w:val="right"/>
      <w:pPr>
        <w:ind w:left="4320" w:hanging="180"/>
      </w:pPr>
    </w:lvl>
    <w:lvl w:ilvl="6" w:tplc="B712D9CC">
      <w:start w:val="1"/>
      <w:numFmt w:val="decimal"/>
      <w:lvlText w:val="%7."/>
      <w:lvlJc w:val="left"/>
      <w:pPr>
        <w:ind w:left="5040" w:hanging="360"/>
      </w:pPr>
    </w:lvl>
    <w:lvl w:ilvl="7" w:tplc="1D024808">
      <w:start w:val="1"/>
      <w:numFmt w:val="lowerLetter"/>
      <w:lvlText w:val="%8."/>
      <w:lvlJc w:val="left"/>
      <w:pPr>
        <w:ind w:left="5760" w:hanging="360"/>
      </w:pPr>
    </w:lvl>
    <w:lvl w:ilvl="8" w:tplc="E1C28DDA">
      <w:start w:val="1"/>
      <w:numFmt w:val="lowerRoman"/>
      <w:lvlText w:val="%9."/>
      <w:lvlJc w:val="right"/>
      <w:pPr>
        <w:ind w:left="6480" w:hanging="180"/>
      </w:pPr>
    </w:lvl>
  </w:abstractNum>
  <w:abstractNum w:abstractNumId="32" w15:restartNumberingAfterBreak="0">
    <w:nsid w:val="1EACBAA9"/>
    <w:multiLevelType w:val="hybridMultilevel"/>
    <w:tmpl w:val="BEB81118"/>
    <w:lvl w:ilvl="0" w:tplc="3C5877CC">
      <w:start w:val="1"/>
      <w:numFmt w:val="decimal"/>
      <w:lvlText w:val="%1."/>
      <w:lvlJc w:val="left"/>
      <w:pPr>
        <w:ind w:left="720" w:hanging="360"/>
      </w:pPr>
    </w:lvl>
    <w:lvl w:ilvl="1" w:tplc="70725388">
      <w:start w:val="1"/>
      <w:numFmt w:val="lowerLetter"/>
      <w:lvlText w:val="%2."/>
      <w:lvlJc w:val="left"/>
      <w:pPr>
        <w:ind w:left="1440" w:hanging="360"/>
      </w:pPr>
    </w:lvl>
    <w:lvl w:ilvl="2" w:tplc="02E42EFA">
      <w:start w:val="1"/>
      <w:numFmt w:val="lowerRoman"/>
      <w:lvlText w:val="%3."/>
      <w:lvlJc w:val="right"/>
      <w:pPr>
        <w:ind w:left="2160" w:hanging="180"/>
      </w:pPr>
    </w:lvl>
    <w:lvl w:ilvl="3" w:tplc="8198287C">
      <w:start w:val="1"/>
      <w:numFmt w:val="decimal"/>
      <w:lvlText w:val="%4."/>
      <w:lvlJc w:val="left"/>
      <w:pPr>
        <w:ind w:left="2880" w:hanging="360"/>
      </w:pPr>
    </w:lvl>
    <w:lvl w:ilvl="4" w:tplc="679E7EF8">
      <w:start w:val="1"/>
      <w:numFmt w:val="lowerLetter"/>
      <w:lvlText w:val="%5."/>
      <w:lvlJc w:val="left"/>
      <w:pPr>
        <w:ind w:left="3600" w:hanging="360"/>
      </w:pPr>
    </w:lvl>
    <w:lvl w:ilvl="5" w:tplc="8922781E">
      <w:start w:val="1"/>
      <w:numFmt w:val="lowerRoman"/>
      <w:lvlText w:val="%6."/>
      <w:lvlJc w:val="right"/>
      <w:pPr>
        <w:ind w:left="4320" w:hanging="180"/>
      </w:pPr>
    </w:lvl>
    <w:lvl w:ilvl="6" w:tplc="974E20B0">
      <w:start w:val="1"/>
      <w:numFmt w:val="decimal"/>
      <w:lvlText w:val="%7."/>
      <w:lvlJc w:val="left"/>
      <w:pPr>
        <w:ind w:left="5040" w:hanging="360"/>
      </w:pPr>
    </w:lvl>
    <w:lvl w:ilvl="7" w:tplc="7B5C0C00">
      <w:start w:val="1"/>
      <w:numFmt w:val="lowerLetter"/>
      <w:lvlText w:val="%8."/>
      <w:lvlJc w:val="left"/>
      <w:pPr>
        <w:ind w:left="5760" w:hanging="360"/>
      </w:pPr>
    </w:lvl>
    <w:lvl w:ilvl="8" w:tplc="D57E03F2">
      <w:start w:val="1"/>
      <w:numFmt w:val="lowerRoman"/>
      <w:lvlText w:val="%9."/>
      <w:lvlJc w:val="right"/>
      <w:pPr>
        <w:ind w:left="6480" w:hanging="180"/>
      </w:pPr>
    </w:lvl>
  </w:abstractNum>
  <w:abstractNum w:abstractNumId="33" w15:restartNumberingAfterBreak="0">
    <w:nsid w:val="204ADE2D"/>
    <w:multiLevelType w:val="hybridMultilevel"/>
    <w:tmpl w:val="1EE0F762"/>
    <w:lvl w:ilvl="0" w:tplc="33D2797C">
      <w:start w:val="1"/>
      <w:numFmt w:val="bullet"/>
      <w:lvlText w:val="·"/>
      <w:lvlJc w:val="left"/>
      <w:pPr>
        <w:ind w:left="720" w:hanging="360"/>
      </w:pPr>
      <w:rPr>
        <w:rFonts w:ascii="Symbol" w:hAnsi="Symbol" w:hint="default"/>
      </w:rPr>
    </w:lvl>
    <w:lvl w:ilvl="1" w:tplc="0C02E8E2">
      <w:start w:val="1"/>
      <w:numFmt w:val="bullet"/>
      <w:lvlText w:val="o"/>
      <w:lvlJc w:val="left"/>
      <w:pPr>
        <w:ind w:left="1440" w:hanging="360"/>
      </w:pPr>
      <w:rPr>
        <w:rFonts w:ascii="Courier New" w:hAnsi="Courier New" w:hint="default"/>
      </w:rPr>
    </w:lvl>
    <w:lvl w:ilvl="2" w:tplc="D6B8E6E4">
      <w:start w:val="1"/>
      <w:numFmt w:val="bullet"/>
      <w:lvlText w:val=""/>
      <w:lvlJc w:val="left"/>
      <w:pPr>
        <w:ind w:left="2160" w:hanging="360"/>
      </w:pPr>
      <w:rPr>
        <w:rFonts w:ascii="Wingdings" w:hAnsi="Wingdings" w:hint="default"/>
      </w:rPr>
    </w:lvl>
    <w:lvl w:ilvl="3" w:tplc="76C861CC">
      <w:start w:val="1"/>
      <w:numFmt w:val="bullet"/>
      <w:lvlText w:val=""/>
      <w:lvlJc w:val="left"/>
      <w:pPr>
        <w:ind w:left="2880" w:hanging="360"/>
      </w:pPr>
      <w:rPr>
        <w:rFonts w:ascii="Symbol" w:hAnsi="Symbol" w:hint="default"/>
      </w:rPr>
    </w:lvl>
    <w:lvl w:ilvl="4" w:tplc="6E1E0E42">
      <w:start w:val="1"/>
      <w:numFmt w:val="bullet"/>
      <w:lvlText w:val="o"/>
      <w:lvlJc w:val="left"/>
      <w:pPr>
        <w:ind w:left="3600" w:hanging="360"/>
      </w:pPr>
      <w:rPr>
        <w:rFonts w:ascii="Courier New" w:hAnsi="Courier New" w:hint="default"/>
      </w:rPr>
    </w:lvl>
    <w:lvl w:ilvl="5" w:tplc="708292A6">
      <w:start w:val="1"/>
      <w:numFmt w:val="bullet"/>
      <w:lvlText w:val=""/>
      <w:lvlJc w:val="left"/>
      <w:pPr>
        <w:ind w:left="4320" w:hanging="360"/>
      </w:pPr>
      <w:rPr>
        <w:rFonts w:ascii="Wingdings" w:hAnsi="Wingdings" w:hint="default"/>
      </w:rPr>
    </w:lvl>
    <w:lvl w:ilvl="6" w:tplc="74681760">
      <w:start w:val="1"/>
      <w:numFmt w:val="bullet"/>
      <w:lvlText w:val=""/>
      <w:lvlJc w:val="left"/>
      <w:pPr>
        <w:ind w:left="5040" w:hanging="360"/>
      </w:pPr>
      <w:rPr>
        <w:rFonts w:ascii="Symbol" w:hAnsi="Symbol" w:hint="default"/>
      </w:rPr>
    </w:lvl>
    <w:lvl w:ilvl="7" w:tplc="1654FF10">
      <w:start w:val="1"/>
      <w:numFmt w:val="bullet"/>
      <w:lvlText w:val="o"/>
      <w:lvlJc w:val="left"/>
      <w:pPr>
        <w:ind w:left="5760" w:hanging="360"/>
      </w:pPr>
      <w:rPr>
        <w:rFonts w:ascii="Courier New" w:hAnsi="Courier New" w:hint="default"/>
      </w:rPr>
    </w:lvl>
    <w:lvl w:ilvl="8" w:tplc="BA2A4BA4">
      <w:start w:val="1"/>
      <w:numFmt w:val="bullet"/>
      <w:lvlText w:val=""/>
      <w:lvlJc w:val="left"/>
      <w:pPr>
        <w:ind w:left="6480" w:hanging="360"/>
      </w:pPr>
      <w:rPr>
        <w:rFonts w:ascii="Wingdings" w:hAnsi="Wingdings" w:hint="default"/>
      </w:rPr>
    </w:lvl>
  </w:abstractNum>
  <w:abstractNum w:abstractNumId="34" w15:restartNumberingAfterBreak="0">
    <w:nsid w:val="2080E1DD"/>
    <w:multiLevelType w:val="hybridMultilevel"/>
    <w:tmpl w:val="E3908F56"/>
    <w:lvl w:ilvl="0" w:tplc="5D62D234">
      <w:start w:val="1"/>
      <w:numFmt w:val="bullet"/>
      <w:lvlText w:val="·"/>
      <w:lvlJc w:val="left"/>
      <w:pPr>
        <w:ind w:left="720" w:hanging="360"/>
      </w:pPr>
      <w:rPr>
        <w:rFonts w:ascii="Symbol" w:hAnsi="Symbol" w:hint="default"/>
      </w:rPr>
    </w:lvl>
    <w:lvl w:ilvl="1" w:tplc="AFDAD7BA">
      <w:start w:val="1"/>
      <w:numFmt w:val="bullet"/>
      <w:lvlText w:val="o"/>
      <w:lvlJc w:val="left"/>
      <w:pPr>
        <w:ind w:left="1440" w:hanging="360"/>
      </w:pPr>
      <w:rPr>
        <w:rFonts w:ascii="Courier New" w:hAnsi="Courier New" w:hint="default"/>
      </w:rPr>
    </w:lvl>
    <w:lvl w:ilvl="2" w:tplc="B8F40C6C">
      <w:start w:val="1"/>
      <w:numFmt w:val="bullet"/>
      <w:lvlText w:val=""/>
      <w:lvlJc w:val="left"/>
      <w:pPr>
        <w:ind w:left="2160" w:hanging="360"/>
      </w:pPr>
      <w:rPr>
        <w:rFonts w:ascii="Wingdings" w:hAnsi="Wingdings" w:hint="default"/>
      </w:rPr>
    </w:lvl>
    <w:lvl w:ilvl="3" w:tplc="F1EEE246">
      <w:start w:val="1"/>
      <w:numFmt w:val="bullet"/>
      <w:lvlText w:val=""/>
      <w:lvlJc w:val="left"/>
      <w:pPr>
        <w:ind w:left="2880" w:hanging="360"/>
      </w:pPr>
      <w:rPr>
        <w:rFonts w:ascii="Symbol" w:hAnsi="Symbol" w:hint="default"/>
      </w:rPr>
    </w:lvl>
    <w:lvl w:ilvl="4" w:tplc="2766F2D6">
      <w:start w:val="1"/>
      <w:numFmt w:val="bullet"/>
      <w:lvlText w:val="o"/>
      <w:lvlJc w:val="left"/>
      <w:pPr>
        <w:ind w:left="3600" w:hanging="360"/>
      </w:pPr>
      <w:rPr>
        <w:rFonts w:ascii="Courier New" w:hAnsi="Courier New" w:hint="default"/>
      </w:rPr>
    </w:lvl>
    <w:lvl w:ilvl="5" w:tplc="99B67828">
      <w:start w:val="1"/>
      <w:numFmt w:val="bullet"/>
      <w:lvlText w:val=""/>
      <w:lvlJc w:val="left"/>
      <w:pPr>
        <w:ind w:left="4320" w:hanging="360"/>
      </w:pPr>
      <w:rPr>
        <w:rFonts w:ascii="Wingdings" w:hAnsi="Wingdings" w:hint="default"/>
      </w:rPr>
    </w:lvl>
    <w:lvl w:ilvl="6" w:tplc="0B287FBC">
      <w:start w:val="1"/>
      <w:numFmt w:val="bullet"/>
      <w:lvlText w:val=""/>
      <w:lvlJc w:val="left"/>
      <w:pPr>
        <w:ind w:left="5040" w:hanging="360"/>
      </w:pPr>
      <w:rPr>
        <w:rFonts w:ascii="Symbol" w:hAnsi="Symbol" w:hint="default"/>
      </w:rPr>
    </w:lvl>
    <w:lvl w:ilvl="7" w:tplc="C950A4B0">
      <w:start w:val="1"/>
      <w:numFmt w:val="bullet"/>
      <w:lvlText w:val="o"/>
      <w:lvlJc w:val="left"/>
      <w:pPr>
        <w:ind w:left="5760" w:hanging="360"/>
      </w:pPr>
      <w:rPr>
        <w:rFonts w:ascii="Courier New" w:hAnsi="Courier New" w:hint="default"/>
      </w:rPr>
    </w:lvl>
    <w:lvl w:ilvl="8" w:tplc="7464ADD4">
      <w:start w:val="1"/>
      <w:numFmt w:val="bullet"/>
      <w:lvlText w:val=""/>
      <w:lvlJc w:val="left"/>
      <w:pPr>
        <w:ind w:left="6480" w:hanging="360"/>
      </w:pPr>
      <w:rPr>
        <w:rFonts w:ascii="Wingdings" w:hAnsi="Wingdings" w:hint="default"/>
      </w:rPr>
    </w:lvl>
  </w:abstractNum>
  <w:abstractNum w:abstractNumId="35" w15:restartNumberingAfterBreak="0">
    <w:nsid w:val="209207B5"/>
    <w:multiLevelType w:val="hybridMultilevel"/>
    <w:tmpl w:val="AF74611E"/>
    <w:lvl w:ilvl="0" w:tplc="2BD041C4">
      <w:start w:val="1"/>
      <w:numFmt w:val="bullet"/>
      <w:lvlText w:val=""/>
      <w:lvlJc w:val="left"/>
      <w:pPr>
        <w:ind w:left="720" w:hanging="360"/>
      </w:pPr>
      <w:rPr>
        <w:rFonts w:ascii="Symbol" w:hAnsi="Symbol" w:hint="default"/>
      </w:rPr>
    </w:lvl>
    <w:lvl w:ilvl="1" w:tplc="519AFF24">
      <w:start w:val="1"/>
      <w:numFmt w:val="bullet"/>
      <w:lvlText w:val="o"/>
      <w:lvlJc w:val="left"/>
      <w:pPr>
        <w:ind w:left="1440" w:hanging="360"/>
      </w:pPr>
      <w:rPr>
        <w:rFonts w:ascii="Courier New" w:hAnsi="Courier New" w:hint="default"/>
      </w:rPr>
    </w:lvl>
    <w:lvl w:ilvl="2" w:tplc="8D1A95F4">
      <w:start w:val="1"/>
      <w:numFmt w:val="bullet"/>
      <w:lvlText w:val=""/>
      <w:lvlJc w:val="left"/>
      <w:pPr>
        <w:ind w:left="2160" w:hanging="360"/>
      </w:pPr>
      <w:rPr>
        <w:rFonts w:ascii="Wingdings" w:hAnsi="Wingdings" w:hint="default"/>
      </w:rPr>
    </w:lvl>
    <w:lvl w:ilvl="3" w:tplc="4896F764">
      <w:start w:val="1"/>
      <w:numFmt w:val="bullet"/>
      <w:lvlText w:val=""/>
      <w:lvlJc w:val="left"/>
      <w:pPr>
        <w:ind w:left="2880" w:hanging="360"/>
      </w:pPr>
      <w:rPr>
        <w:rFonts w:ascii="Symbol" w:hAnsi="Symbol" w:hint="default"/>
      </w:rPr>
    </w:lvl>
    <w:lvl w:ilvl="4" w:tplc="425C25EC">
      <w:start w:val="1"/>
      <w:numFmt w:val="bullet"/>
      <w:lvlText w:val="o"/>
      <w:lvlJc w:val="left"/>
      <w:pPr>
        <w:ind w:left="3600" w:hanging="360"/>
      </w:pPr>
      <w:rPr>
        <w:rFonts w:ascii="Courier New" w:hAnsi="Courier New" w:hint="default"/>
      </w:rPr>
    </w:lvl>
    <w:lvl w:ilvl="5" w:tplc="3A124DCA">
      <w:start w:val="1"/>
      <w:numFmt w:val="bullet"/>
      <w:lvlText w:val=""/>
      <w:lvlJc w:val="left"/>
      <w:pPr>
        <w:ind w:left="4320" w:hanging="360"/>
      </w:pPr>
      <w:rPr>
        <w:rFonts w:ascii="Wingdings" w:hAnsi="Wingdings" w:hint="default"/>
      </w:rPr>
    </w:lvl>
    <w:lvl w:ilvl="6" w:tplc="BC3AA4C4">
      <w:start w:val="1"/>
      <w:numFmt w:val="bullet"/>
      <w:lvlText w:val=""/>
      <w:lvlJc w:val="left"/>
      <w:pPr>
        <w:ind w:left="5040" w:hanging="360"/>
      </w:pPr>
      <w:rPr>
        <w:rFonts w:ascii="Symbol" w:hAnsi="Symbol" w:hint="default"/>
      </w:rPr>
    </w:lvl>
    <w:lvl w:ilvl="7" w:tplc="7F08C2A8">
      <w:start w:val="1"/>
      <w:numFmt w:val="bullet"/>
      <w:lvlText w:val="o"/>
      <w:lvlJc w:val="left"/>
      <w:pPr>
        <w:ind w:left="5760" w:hanging="360"/>
      </w:pPr>
      <w:rPr>
        <w:rFonts w:ascii="Courier New" w:hAnsi="Courier New" w:hint="default"/>
      </w:rPr>
    </w:lvl>
    <w:lvl w:ilvl="8" w:tplc="5C9EA850">
      <w:start w:val="1"/>
      <w:numFmt w:val="bullet"/>
      <w:lvlText w:val=""/>
      <w:lvlJc w:val="left"/>
      <w:pPr>
        <w:ind w:left="6480" w:hanging="360"/>
      </w:pPr>
      <w:rPr>
        <w:rFonts w:ascii="Wingdings" w:hAnsi="Wingdings" w:hint="default"/>
      </w:rPr>
    </w:lvl>
  </w:abstractNum>
  <w:abstractNum w:abstractNumId="36" w15:restartNumberingAfterBreak="0">
    <w:nsid w:val="20DC25E7"/>
    <w:multiLevelType w:val="hybridMultilevel"/>
    <w:tmpl w:val="E8326D4A"/>
    <w:lvl w:ilvl="0" w:tplc="08089D96">
      <w:start w:val="1"/>
      <w:numFmt w:val="decimal"/>
      <w:lvlText w:val="%1."/>
      <w:lvlJc w:val="left"/>
      <w:pPr>
        <w:ind w:left="720" w:hanging="360"/>
      </w:pPr>
    </w:lvl>
    <w:lvl w:ilvl="1" w:tplc="0682F674">
      <w:start w:val="1"/>
      <w:numFmt w:val="lowerLetter"/>
      <w:lvlText w:val="%2."/>
      <w:lvlJc w:val="left"/>
      <w:pPr>
        <w:ind w:left="1440" w:hanging="360"/>
      </w:pPr>
    </w:lvl>
    <w:lvl w:ilvl="2" w:tplc="631459E2">
      <w:start w:val="1"/>
      <w:numFmt w:val="lowerRoman"/>
      <w:lvlText w:val="%3."/>
      <w:lvlJc w:val="right"/>
      <w:pPr>
        <w:ind w:left="2160" w:hanging="180"/>
      </w:pPr>
    </w:lvl>
    <w:lvl w:ilvl="3" w:tplc="CFD8335E">
      <w:start w:val="1"/>
      <w:numFmt w:val="decimal"/>
      <w:lvlText w:val="%4."/>
      <w:lvlJc w:val="left"/>
      <w:pPr>
        <w:ind w:left="2880" w:hanging="360"/>
      </w:pPr>
    </w:lvl>
    <w:lvl w:ilvl="4" w:tplc="F4BA0C3E">
      <w:start w:val="1"/>
      <w:numFmt w:val="lowerLetter"/>
      <w:lvlText w:val="%5."/>
      <w:lvlJc w:val="left"/>
      <w:pPr>
        <w:ind w:left="3600" w:hanging="360"/>
      </w:pPr>
    </w:lvl>
    <w:lvl w:ilvl="5" w:tplc="289A2728">
      <w:start w:val="1"/>
      <w:numFmt w:val="lowerRoman"/>
      <w:lvlText w:val="%6."/>
      <w:lvlJc w:val="right"/>
      <w:pPr>
        <w:ind w:left="4320" w:hanging="180"/>
      </w:pPr>
    </w:lvl>
    <w:lvl w:ilvl="6" w:tplc="B760624E">
      <w:start w:val="1"/>
      <w:numFmt w:val="decimal"/>
      <w:lvlText w:val="%7."/>
      <w:lvlJc w:val="left"/>
      <w:pPr>
        <w:ind w:left="5040" w:hanging="360"/>
      </w:pPr>
    </w:lvl>
    <w:lvl w:ilvl="7" w:tplc="B5EE2464">
      <w:start w:val="1"/>
      <w:numFmt w:val="lowerLetter"/>
      <w:lvlText w:val="%8."/>
      <w:lvlJc w:val="left"/>
      <w:pPr>
        <w:ind w:left="5760" w:hanging="360"/>
      </w:pPr>
    </w:lvl>
    <w:lvl w:ilvl="8" w:tplc="956E2E98">
      <w:start w:val="1"/>
      <w:numFmt w:val="lowerRoman"/>
      <w:lvlText w:val="%9."/>
      <w:lvlJc w:val="right"/>
      <w:pPr>
        <w:ind w:left="6480" w:hanging="180"/>
      </w:pPr>
    </w:lvl>
  </w:abstractNum>
  <w:abstractNum w:abstractNumId="37" w15:restartNumberingAfterBreak="0">
    <w:nsid w:val="2196167B"/>
    <w:multiLevelType w:val="hybridMultilevel"/>
    <w:tmpl w:val="D0B66B0C"/>
    <w:lvl w:ilvl="0" w:tplc="02827D9A">
      <w:start w:val="1"/>
      <w:numFmt w:val="bullet"/>
      <w:lvlText w:val=""/>
      <w:lvlJc w:val="left"/>
      <w:pPr>
        <w:ind w:left="720" w:hanging="360"/>
      </w:pPr>
      <w:rPr>
        <w:rFonts w:ascii="Symbol" w:hAnsi="Symbol" w:hint="default"/>
      </w:rPr>
    </w:lvl>
    <w:lvl w:ilvl="1" w:tplc="1BE20200">
      <w:start w:val="1"/>
      <w:numFmt w:val="bullet"/>
      <w:lvlText w:val="o"/>
      <w:lvlJc w:val="left"/>
      <w:pPr>
        <w:ind w:left="1440" w:hanging="360"/>
      </w:pPr>
      <w:rPr>
        <w:rFonts w:ascii="Courier New" w:hAnsi="Courier New" w:hint="default"/>
      </w:rPr>
    </w:lvl>
    <w:lvl w:ilvl="2" w:tplc="26781DB6">
      <w:start w:val="1"/>
      <w:numFmt w:val="bullet"/>
      <w:lvlText w:val=""/>
      <w:lvlJc w:val="left"/>
      <w:pPr>
        <w:ind w:left="2160" w:hanging="360"/>
      </w:pPr>
      <w:rPr>
        <w:rFonts w:ascii="Wingdings" w:hAnsi="Wingdings" w:hint="default"/>
      </w:rPr>
    </w:lvl>
    <w:lvl w:ilvl="3" w:tplc="3DB24466">
      <w:start w:val="1"/>
      <w:numFmt w:val="bullet"/>
      <w:lvlText w:val=""/>
      <w:lvlJc w:val="left"/>
      <w:pPr>
        <w:ind w:left="2880" w:hanging="360"/>
      </w:pPr>
      <w:rPr>
        <w:rFonts w:ascii="Symbol" w:hAnsi="Symbol" w:hint="default"/>
      </w:rPr>
    </w:lvl>
    <w:lvl w:ilvl="4" w:tplc="8DC42FE2">
      <w:start w:val="1"/>
      <w:numFmt w:val="bullet"/>
      <w:lvlText w:val="o"/>
      <w:lvlJc w:val="left"/>
      <w:pPr>
        <w:ind w:left="3600" w:hanging="360"/>
      </w:pPr>
      <w:rPr>
        <w:rFonts w:ascii="Courier New" w:hAnsi="Courier New" w:hint="default"/>
      </w:rPr>
    </w:lvl>
    <w:lvl w:ilvl="5" w:tplc="580AD5A0">
      <w:start w:val="1"/>
      <w:numFmt w:val="bullet"/>
      <w:lvlText w:val=""/>
      <w:lvlJc w:val="left"/>
      <w:pPr>
        <w:ind w:left="4320" w:hanging="360"/>
      </w:pPr>
      <w:rPr>
        <w:rFonts w:ascii="Wingdings" w:hAnsi="Wingdings" w:hint="default"/>
      </w:rPr>
    </w:lvl>
    <w:lvl w:ilvl="6" w:tplc="0F5446D4">
      <w:start w:val="1"/>
      <w:numFmt w:val="bullet"/>
      <w:lvlText w:val=""/>
      <w:lvlJc w:val="left"/>
      <w:pPr>
        <w:ind w:left="5040" w:hanging="360"/>
      </w:pPr>
      <w:rPr>
        <w:rFonts w:ascii="Symbol" w:hAnsi="Symbol" w:hint="default"/>
      </w:rPr>
    </w:lvl>
    <w:lvl w:ilvl="7" w:tplc="B888A7B6">
      <w:start w:val="1"/>
      <w:numFmt w:val="bullet"/>
      <w:lvlText w:val="o"/>
      <w:lvlJc w:val="left"/>
      <w:pPr>
        <w:ind w:left="5760" w:hanging="360"/>
      </w:pPr>
      <w:rPr>
        <w:rFonts w:ascii="Courier New" w:hAnsi="Courier New" w:hint="default"/>
      </w:rPr>
    </w:lvl>
    <w:lvl w:ilvl="8" w:tplc="85A821B0">
      <w:start w:val="1"/>
      <w:numFmt w:val="bullet"/>
      <w:lvlText w:val=""/>
      <w:lvlJc w:val="left"/>
      <w:pPr>
        <w:ind w:left="6480" w:hanging="360"/>
      </w:pPr>
      <w:rPr>
        <w:rFonts w:ascii="Wingdings" w:hAnsi="Wingdings" w:hint="default"/>
      </w:rPr>
    </w:lvl>
  </w:abstractNum>
  <w:abstractNum w:abstractNumId="38" w15:restartNumberingAfterBreak="0">
    <w:nsid w:val="220A97AA"/>
    <w:multiLevelType w:val="hybridMultilevel"/>
    <w:tmpl w:val="E840A546"/>
    <w:lvl w:ilvl="0" w:tplc="FA263898">
      <w:start w:val="1"/>
      <w:numFmt w:val="decimal"/>
      <w:lvlText w:val="%1."/>
      <w:lvlJc w:val="left"/>
      <w:pPr>
        <w:ind w:left="720" w:hanging="360"/>
      </w:pPr>
    </w:lvl>
    <w:lvl w:ilvl="1" w:tplc="6EA88D20">
      <w:start w:val="1"/>
      <w:numFmt w:val="lowerLetter"/>
      <w:lvlText w:val="%2."/>
      <w:lvlJc w:val="left"/>
      <w:pPr>
        <w:ind w:left="1440" w:hanging="360"/>
      </w:pPr>
    </w:lvl>
    <w:lvl w:ilvl="2" w:tplc="B0E4CA32">
      <w:start w:val="1"/>
      <w:numFmt w:val="lowerRoman"/>
      <w:lvlText w:val="%3."/>
      <w:lvlJc w:val="right"/>
      <w:pPr>
        <w:ind w:left="2160" w:hanging="180"/>
      </w:pPr>
    </w:lvl>
    <w:lvl w:ilvl="3" w:tplc="85F0D0DC">
      <w:start w:val="1"/>
      <w:numFmt w:val="decimal"/>
      <w:lvlText w:val="%4."/>
      <w:lvlJc w:val="left"/>
      <w:pPr>
        <w:ind w:left="2880" w:hanging="360"/>
      </w:pPr>
    </w:lvl>
    <w:lvl w:ilvl="4" w:tplc="27C2B214">
      <w:start w:val="1"/>
      <w:numFmt w:val="lowerLetter"/>
      <w:lvlText w:val="%5."/>
      <w:lvlJc w:val="left"/>
      <w:pPr>
        <w:ind w:left="3600" w:hanging="360"/>
      </w:pPr>
    </w:lvl>
    <w:lvl w:ilvl="5" w:tplc="45E00FAA">
      <w:start w:val="1"/>
      <w:numFmt w:val="lowerRoman"/>
      <w:lvlText w:val="%6."/>
      <w:lvlJc w:val="right"/>
      <w:pPr>
        <w:ind w:left="4320" w:hanging="180"/>
      </w:pPr>
    </w:lvl>
    <w:lvl w:ilvl="6" w:tplc="29843BD4">
      <w:start w:val="1"/>
      <w:numFmt w:val="decimal"/>
      <w:lvlText w:val="%7."/>
      <w:lvlJc w:val="left"/>
      <w:pPr>
        <w:ind w:left="5040" w:hanging="360"/>
      </w:pPr>
    </w:lvl>
    <w:lvl w:ilvl="7" w:tplc="827EC178">
      <w:start w:val="1"/>
      <w:numFmt w:val="lowerLetter"/>
      <w:lvlText w:val="%8."/>
      <w:lvlJc w:val="left"/>
      <w:pPr>
        <w:ind w:left="5760" w:hanging="360"/>
      </w:pPr>
    </w:lvl>
    <w:lvl w:ilvl="8" w:tplc="9B2ED538">
      <w:start w:val="1"/>
      <w:numFmt w:val="lowerRoman"/>
      <w:lvlText w:val="%9."/>
      <w:lvlJc w:val="right"/>
      <w:pPr>
        <w:ind w:left="6480" w:hanging="180"/>
      </w:pPr>
    </w:lvl>
  </w:abstractNum>
  <w:abstractNum w:abstractNumId="39" w15:restartNumberingAfterBreak="0">
    <w:nsid w:val="22446663"/>
    <w:multiLevelType w:val="hybridMultilevel"/>
    <w:tmpl w:val="ABFED1D0"/>
    <w:lvl w:ilvl="0" w:tplc="AA1226A8">
      <w:start w:val="4"/>
      <w:numFmt w:val="upperRoman"/>
      <w:lvlText w:val="%1."/>
      <w:lvlJc w:val="right"/>
      <w:pPr>
        <w:ind w:left="720" w:hanging="360"/>
      </w:pPr>
    </w:lvl>
    <w:lvl w:ilvl="1" w:tplc="65222EE4">
      <w:start w:val="1"/>
      <w:numFmt w:val="lowerLetter"/>
      <w:lvlText w:val="%2."/>
      <w:lvlJc w:val="left"/>
      <w:pPr>
        <w:ind w:left="1440" w:hanging="360"/>
      </w:pPr>
    </w:lvl>
    <w:lvl w:ilvl="2" w:tplc="69149F20">
      <w:start w:val="1"/>
      <w:numFmt w:val="lowerRoman"/>
      <w:lvlText w:val="%3."/>
      <w:lvlJc w:val="right"/>
      <w:pPr>
        <w:ind w:left="2160" w:hanging="180"/>
      </w:pPr>
    </w:lvl>
    <w:lvl w:ilvl="3" w:tplc="FC5E2512">
      <w:start w:val="1"/>
      <w:numFmt w:val="decimal"/>
      <w:lvlText w:val="%4."/>
      <w:lvlJc w:val="left"/>
      <w:pPr>
        <w:ind w:left="2880" w:hanging="360"/>
      </w:pPr>
    </w:lvl>
    <w:lvl w:ilvl="4" w:tplc="875E9092">
      <w:start w:val="1"/>
      <w:numFmt w:val="lowerLetter"/>
      <w:lvlText w:val="%5."/>
      <w:lvlJc w:val="left"/>
      <w:pPr>
        <w:ind w:left="3600" w:hanging="360"/>
      </w:pPr>
    </w:lvl>
    <w:lvl w:ilvl="5" w:tplc="B9706E00">
      <w:start w:val="1"/>
      <w:numFmt w:val="lowerRoman"/>
      <w:lvlText w:val="%6."/>
      <w:lvlJc w:val="right"/>
      <w:pPr>
        <w:ind w:left="4320" w:hanging="180"/>
      </w:pPr>
    </w:lvl>
    <w:lvl w:ilvl="6" w:tplc="98EE70AC">
      <w:start w:val="1"/>
      <w:numFmt w:val="decimal"/>
      <w:lvlText w:val="%7."/>
      <w:lvlJc w:val="left"/>
      <w:pPr>
        <w:ind w:left="5040" w:hanging="360"/>
      </w:pPr>
    </w:lvl>
    <w:lvl w:ilvl="7" w:tplc="FA86798E">
      <w:start w:val="1"/>
      <w:numFmt w:val="lowerLetter"/>
      <w:lvlText w:val="%8."/>
      <w:lvlJc w:val="left"/>
      <w:pPr>
        <w:ind w:left="5760" w:hanging="360"/>
      </w:pPr>
    </w:lvl>
    <w:lvl w:ilvl="8" w:tplc="D250D4CA">
      <w:start w:val="1"/>
      <w:numFmt w:val="lowerRoman"/>
      <w:lvlText w:val="%9."/>
      <w:lvlJc w:val="right"/>
      <w:pPr>
        <w:ind w:left="6480" w:hanging="180"/>
      </w:pPr>
    </w:lvl>
  </w:abstractNum>
  <w:abstractNum w:abstractNumId="40" w15:restartNumberingAfterBreak="0">
    <w:nsid w:val="229AFDF6"/>
    <w:multiLevelType w:val="hybridMultilevel"/>
    <w:tmpl w:val="9286B6C4"/>
    <w:lvl w:ilvl="0" w:tplc="F64ECE50">
      <w:start w:val="1"/>
      <w:numFmt w:val="bullet"/>
      <w:lvlText w:val=""/>
      <w:lvlJc w:val="left"/>
      <w:pPr>
        <w:ind w:left="1800" w:hanging="360"/>
      </w:pPr>
      <w:rPr>
        <w:rFonts w:ascii="Symbol" w:hAnsi="Symbol" w:hint="default"/>
      </w:rPr>
    </w:lvl>
    <w:lvl w:ilvl="1" w:tplc="85DA975E">
      <w:start w:val="1"/>
      <w:numFmt w:val="bullet"/>
      <w:lvlText w:val="o"/>
      <w:lvlJc w:val="left"/>
      <w:pPr>
        <w:ind w:left="2520" w:hanging="360"/>
      </w:pPr>
      <w:rPr>
        <w:rFonts w:ascii="Courier New" w:hAnsi="Courier New" w:hint="default"/>
      </w:rPr>
    </w:lvl>
    <w:lvl w:ilvl="2" w:tplc="96C821F0">
      <w:start w:val="1"/>
      <w:numFmt w:val="bullet"/>
      <w:lvlText w:val=""/>
      <w:lvlJc w:val="left"/>
      <w:pPr>
        <w:ind w:left="3240" w:hanging="360"/>
      </w:pPr>
      <w:rPr>
        <w:rFonts w:ascii="Wingdings" w:hAnsi="Wingdings" w:hint="default"/>
      </w:rPr>
    </w:lvl>
    <w:lvl w:ilvl="3" w:tplc="4A540030">
      <w:start w:val="1"/>
      <w:numFmt w:val="bullet"/>
      <w:lvlText w:val=""/>
      <w:lvlJc w:val="left"/>
      <w:pPr>
        <w:ind w:left="3960" w:hanging="360"/>
      </w:pPr>
      <w:rPr>
        <w:rFonts w:ascii="Symbol" w:hAnsi="Symbol" w:hint="default"/>
      </w:rPr>
    </w:lvl>
    <w:lvl w:ilvl="4" w:tplc="B2085B80">
      <w:start w:val="1"/>
      <w:numFmt w:val="bullet"/>
      <w:lvlText w:val="o"/>
      <w:lvlJc w:val="left"/>
      <w:pPr>
        <w:ind w:left="4680" w:hanging="360"/>
      </w:pPr>
      <w:rPr>
        <w:rFonts w:ascii="Courier New" w:hAnsi="Courier New" w:hint="default"/>
      </w:rPr>
    </w:lvl>
    <w:lvl w:ilvl="5" w:tplc="B61615D8">
      <w:start w:val="1"/>
      <w:numFmt w:val="bullet"/>
      <w:lvlText w:val=""/>
      <w:lvlJc w:val="left"/>
      <w:pPr>
        <w:ind w:left="5400" w:hanging="360"/>
      </w:pPr>
      <w:rPr>
        <w:rFonts w:ascii="Wingdings" w:hAnsi="Wingdings" w:hint="default"/>
      </w:rPr>
    </w:lvl>
    <w:lvl w:ilvl="6" w:tplc="81D06A7E">
      <w:start w:val="1"/>
      <w:numFmt w:val="bullet"/>
      <w:lvlText w:val=""/>
      <w:lvlJc w:val="left"/>
      <w:pPr>
        <w:ind w:left="6120" w:hanging="360"/>
      </w:pPr>
      <w:rPr>
        <w:rFonts w:ascii="Symbol" w:hAnsi="Symbol" w:hint="default"/>
      </w:rPr>
    </w:lvl>
    <w:lvl w:ilvl="7" w:tplc="CADCF3EA">
      <w:start w:val="1"/>
      <w:numFmt w:val="bullet"/>
      <w:lvlText w:val="o"/>
      <w:lvlJc w:val="left"/>
      <w:pPr>
        <w:ind w:left="6840" w:hanging="360"/>
      </w:pPr>
      <w:rPr>
        <w:rFonts w:ascii="Courier New" w:hAnsi="Courier New" w:hint="default"/>
      </w:rPr>
    </w:lvl>
    <w:lvl w:ilvl="8" w:tplc="E46A5D66">
      <w:start w:val="1"/>
      <w:numFmt w:val="bullet"/>
      <w:lvlText w:val=""/>
      <w:lvlJc w:val="left"/>
      <w:pPr>
        <w:ind w:left="7560" w:hanging="360"/>
      </w:pPr>
      <w:rPr>
        <w:rFonts w:ascii="Wingdings" w:hAnsi="Wingdings" w:hint="default"/>
      </w:rPr>
    </w:lvl>
  </w:abstractNum>
  <w:abstractNum w:abstractNumId="41" w15:restartNumberingAfterBreak="0">
    <w:nsid w:val="22DAC596"/>
    <w:multiLevelType w:val="hybridMultilevel"/>
    <w:tmpl w:val="01F0B02E"/>
    <w:lvl w:ilvl="0" w:tplc="6F188D94">
      <w:start w:val="1"/>
      <w:numFmt w:val="bullet"/>
      <w:lvlText w:val=""/>
      <w:lvlJc w:val="left"/>
      <w:pPr>
        <w:ind w:left="720" w:hanging="360"/>
      </w:pPr>
      <w:rPr>
        <w:rFonts w:ascii="Symbol" w:hAnsi="Symbol" w:hint="default"/>
      </w:rPr>
    </w:lvl>
    <w:lvl w:ilvl="1" w:tplc="CB7ABCD6">
      <w:start w:val="1"/>
      <w:numFmt w:val="bullet"/>
      <w:lvlText w:val="o"/>
      <w:lvlJc w:val="left"/>
      <w:pPr>
        <w:ind w:left="1440" w:hanging="360"/>
      </w:pPr>
      <w:rPr>
        <w:rFonts w:ascii="Courier New" w:hAnsi="Courier New" w:hint="default"/>
      </w:rPr>
    </w:lvl>
    <w:lvl w:ilvl="2" w:tplc="D3C84274">
      <w:start w:val="1"/>
      <w:numFmt w:val="bullet"/>
      <w:lvlText w:val=""/>
      <w:lvlJc w:val="left"/>
      <w:pPr>
        <w:ind w:left="2160" w:hanging="360"/>
      </w:pPr>
      <w:rPr>
        <w:rFonts w:ascii="Wingdings" w:hAnsi="Wingdings" w:hint="default"/>
      </w:rPr>
    </w:lvl>
    <w:lvl w:ilvl="3" w:tplc="CB8C2D66">
      <w:start w:val="1"/>
      <w:numFmt w:val="bullet"/>
      <w:lvlText w:val=""/>
      <w:lvlJc w:val="left"/>
      <w:pPr>
        <w:ind w:left="2880" w:hanging="360"/>
      </w:pPr>
      <w:rPr>
        <w:rFonts w:ascii="Symbol" w:hAnsi="Symbol" w:hint="default"/>
      </w:rPr>
    </w:lvl>
    <w:lvl w:ilvl="4" w:tplc="1F823036">
      <w:start w:val="1"/>
      <w:numFmt w:val="bullet"/>
      <w:lvlText w:val="o"/>
      <w:lvlJc w:val="left"/>
      <w:pPr>
        <w:ind w:left="3600" w:hanging="360"/>
      </w:pPr>
      <w:rPr>
        <w:rFonts w:ascii="Courier New" w:hAnsi="Courier New" w:hint="default"/>
      </w:rPr>
    </w:lvl>
    <w:lvl w:ilvl="5" w:tplc="DA86C67A">
      <w:start w:val="1"/>
      <w:numFmt w:val="bullet"/>
      <w:lvlText w:val=""/>
      <w:lvlJc w:val="left"/>
      <w:pPr>
        <w:ind w:left="4320" w:hanging="360"/>
      </w:pPr>
      <w:rPr>
        <w:rFonts w:ascii="Wingdings" w:hAnsi="Wingdings" w:hint="default"/>
      </w:rPr>
    </w:lvl>
    <w:lvl w:ilvl="6" w:tplc="E608489A">
      <w:start w:val="1"/>
      <w:numFmt w:val="bullet"/>
      <w:lvlText w:val=""/>
      <w:lvlJc w:val="left"/>
      <w:pPr>
        <w:ind w:left="5040" w:hanging="360"/>
      </w:pPr>
      <w:rPr>
        <w:rFonts w:ascii="Symbol" w:hAnsi="Symbol" w:hint="default"/>
      </w:rPr>
    </w:lvl>
    <w:lvl w:ilvl="7" w:tplc="B9B61758">
      <w:start w:val="1"/>
      <w:numFmt w:val="bullet"/>
      <w:lvlText w:val="o"/>
      <w:lvlJc w:val="left"/>
      <w:pPr>
        <w:ind w:left="5760" w:hanging="360"/>
      </w:pPr>
      <w:rPr>
        <w:rFonts w:ascii="Courier New" w:hAnsi="Courier New" w:hint="default"/>
      </w:rPr>
    </w:lvl>
    <w:lvl w:ilvl="8" w:tplc="D50CB620">
      <w:start w:val="1"/>
      <w:numFmt w:val="bullet"/>
      <w:lvlText w:val=""/>
      <w:lvlJc w:val="left"/>
      <w:pPr>
        <w:ind w:left="6480" w:hanging="360"/>
      </w:pPr>
      <w:rPr>
        <w:rFonts w:ascii="Wingdings" w:hAnsi="Wingdings" w:hint="default"/>
      </w:rPr>
    </w:lvl>
  </w:abstractNum>
  <w:abstractNum w:abstractNumId="42" w15:restartNumberingAfterBreak="0">
    <w:nsid w:val="24D27872"/>
    <w:multiLevelType w:val="hybridMultilevel"/>
    <w:tmpl w:val="5352FDC2"/>
    <w:lvl w:ilvl="0" w:tplc="ADD65882">
      <w:start w:val="1"/>
      <w:numFmt w:val="decimal"/>
      <w:lvlText w:val="%1."/>
      <w:lvlJc w:val="left"/>
      <w:pPr>
        <w:ind w:left="720" w:hanging="360"/>
      </w:pPr>
    </w:lvl>
    <w:lvl w:ilvl="1" w:tplc="0B88CB36">
      <w:start w:val="1"/>
      <w:numFmt w:val="lowerLetter"/>
      <w:lvlText w:val="%2."/>
      <w:lvlJc w:val="left"/>
      <w:pPr>
        <w:ind w:left="1440" w:hanging="360"/>
      </w:pPr>
    </w:lvl>
    <w:lvl w:ilvl="2" w:tplc="6FC4140E">
      <w:start w:val="1"/>
      <w:numFmt w:val="lowerRoman"/>
      <w:lvlText w:val="%3."/>
      <w:lvlJc w:val="right"/>
      <w:pPr>
        <w:ind w:left="2160" w:hanging="180"/>
      </w:pPr>
    </w:lvl>
    <w:lvl w:ilvl="3" w:tplc="D33E7BDC">
      <w:start w:val="1"/>
      <w:numFmt w:val="decimal"/>
      <w:lvlText w:val="%4."/>
      <w:lvlJc w:val="left"/>
      <w:pPr>
        <w:ind w:left="2880" w:hanging="360"/>
      </w:pPr>
    </w:lvl>
    <w:lvl w:ilvl="4" w:tplc="48FC5B64">
      <w:start w:val="1"/>
      <w:numFmt w:val="lowerLetter"/>
      <w:lvlText w:val="%5."/>
      <w:lvlJc w:val="left"/>
      <w:pPr>
        <w:ind w:left="3600" w:hanging="360"/>
      </w:pPr>
    </w:lvl>
    <w:lvl w:ilvl="5" w:tplc="7408BE58">
      <w:start w:val="1"/>
      <w:numFmt w:val="lowerRoman"/>
      <w:lvlText w:val="%6."/>
      <w:lvlJc w:val="right"/>
      <w:pPr>
        <w:ind w:left="4320" w:hanging="180"/>
      </w:pPr>
    </w:lvl>
    <w:lvl w:ilvl="6" w:tplc="ADC27F88">
      <w:start w:val="1"/>
      <w:numFmt w:val="decimal"/>
      <w:lvlText w:val="%7."/>
      <w:lvlJc w:val="left"/>
      <w:pPr>
        <w:ind w:left="5040" w:hanging="360"/>
      </w:pPr>
    </w:lvl>
    <w:lvl w:ilvl="7" w:tplc="F0A44C2E">
      <w:start w:val="1"/>
      <w:numFmt w:val="lowerLetter"/>
      <w:lvlText w:val="%8."/>
      <w:lvlJc w:val="left"/>
      <w:pPr>
        <w:ind w:left="5760" w:hanging="360"/>
      </w:pPr>
    </w:lvl>
    <w:lvl w:ilvl="8" w:tplc="DA20AB42">
      <w:start w:val="1"/>
      <w:numFmt w:val="lowerRoman"/>
      <w:lvlText w:val="%9."/>
      <w:lvlJc w:val="right"/>
      <w:pPr>
        <w:ind w:left="6480" w:hanging="180"/>
      </w:pPr>
    </w:lvl>
  </w:abstractNum>
  <w:abstractNum w:abstractNumId="43" w15:restartNumberingAfterBreak="0">
    <w:nsid w:val="24DE943F"/>
    <w:multiLevelType w:val="hybridMultilevel"/>
    <w:tmpl w:val="2716CEDE"/>
    <w:lvl w:ilvl="0" w:tplc="C0F285AA">
      <w:start w:val="1"/>
      <w:numFmt w:val="decimal"/>
      <w:lvlText w:val="%1."/>
      <w:lvlJc w:val="left"/>
      <w:pPr>
        <w:ind w:left="720" w:hanging="360"/>
      </w:pPr>
    </w:lvl>
    <w:lvl w:ilvl="1" w:tplc="6BAC03AA">
      <w:start w:val="1"/>
      <w:numFmt w:val="lowerLetter"/>
      <w:lvlText w:val="%2."/>
      <w:lvlJc w:val="left"/>
      <w:pPr>
        <w:ind w:left="1440" w:hanging="360"/>
      </w:pPr>
    </w:lvl>
    <w:lvl w:ilvl="2" w:tplc="D29E700A">
      <w:start w:val="1"/>
      <w:numFmt w:val="lowerRoman"/>
      <w:lvlText w:val="%3."/>
      <w:lvlJc w:val="right"/>
      <w:pPr>
        <w:ind w:left="2160" w:hanging="180"/>
      </w:pPr>
    </w:lvl>
    <w:lvl w:ilvl="3" w:tplc="8B8E56D0">
      <w:start w:val="1"/>
      <w:numFmt w:val="decimal"/>
      <w:lvlText w:val="%4."/>
      <w:lvlJc w:val="left"/>
      <w:pPr>
        <w:ind w:left="2880" w:hanging="360"/>
      </w:pPr>
    </w:lvl>
    <w:lvl w:ilvl="4" w:tplc="BFA82AB8">
      <w:start w:val="1"/>
      <w:numFmt w:val="lowerLetter"/>
      <w:lvlText w:val="%5."/>
      <w:lvlJc w:val="left"/>
      <w:pPr>
        <w:ind w:left="3600" w:hanging="360"/>
      </w:pPr>
    </w:lvl>
    <w:lvl w:ilvl="5" w:tplc="332A434E">
      <w:start w:val="1"/>
      <w:numFmt w:val="lowerRoman"/>
      <w:lvlText w:val="%6."/>
      <w:lvlJc w:val="right"/>
      <w:pPr>
        <w:ind w:left="4320" w:hanging="180"/>
      </w:pPr>
    </w:lvl>
    <w:lvl w:ilvl="6" w:tplc="760C1686">
      <w:start w:val="1"/>
      <w:numFmt w:val="decimal"/>
      <w:lvlText w:val="%7."/>
      <w:lvlJc w:val="left"/>
      <w:pPr>
        <w:ind w:left="5040" w:hanging="360"/>
      </w:pPr>
    </w:lvl>
    <w:lvl w:ilvl="7" w:tplc="6C0A2610">
      <w:start w:val="1"/>
      <w:numFmt w:val="lowerLetter"/>
      <w:lvlText w:val="%8."/>
      <w:lvlJc w:val="left"/>
      <w:pPr>
        <w:ind w:left="5760" w:hanging="360"/>
      </w:pPr>
    </w:lvl>
    <w:lvl w:ilvl="8" w:tplc="8820A0B2">
      <w:start w:val="1"/>
      <w:numFmt w:val="lowerRoman"/>
      <w:lvlText w:val="%9."/>
      <w:lvlJc w:val="right"/>
      <w:pPr>
        <w:ind w:left="6480" w:hanging="180"/>
      </w:pPr>
    </w:lvl>
  </w:abstractNum>
  <w:abstractNum w:abstractNumId="44" w15:restartNumberingAfterBreak="0">
    <w:nsid w:val="25381BF0"/>
    <w:multiLevelType w:val="hybridMultilevel"/>
    <w:tmpl w:val="E8DAA688"/>
    <w:lvl w:ilvl="0" w:tplc="30D48522">
      <w:start w:val="1"/>
      <w:numFmt w:val="bullet"/>
      <w:lvlText w:val="·"/>
      <w:lvlJc w:val="left"/>
      <w:pPr>
        <w:ind w:left="720" w:hanging="360"/>
      </w:pPr>
      <w:rPr>
        <w:rFonts w:ascii="Symbol" w:hAnsi="Symbol" w:hint="default"/>
      </w:rPr>
    </w:lvl>
    <w:lvl w:ilvl="1" w:tplc="D5AA8064">
      <w:start w:val="1"/>
      <w:numFmt w:val="bullet"/>
      <w:lvlText w:val="o"/>
      <w:lvlJc w:val="left"/>
      <w:pPr>
        <w:ind w:left="1440" w:hanging="360"/>
      </w:pPr>
      <w:rPr>
        <w:rFonts w:ascii="Courier New" w:hAnsi="Courier New" w:hint="default"/>
      </w:rPr>
    </w:lvl>
    <w:lvl w:ilvl="2" w:tplc="0C5EDA88">
      <w:start w:val="1"/>
      <w:numFmt w:val="bullet"/>
      <w:lvlText w:val=""/>
      <w:lvlJc w:val="left"/>
      <w:pPr>
        <w:ind w:left="2160" w:hanging="360"/>
      </w:pPr>
      <w:rPr>
        <w:rFonts w:ascii="Wingdings" w:hAnsi="Wingdings" w:hint="default"/>
      </w:rPr>
    </w:lvl>
    <w:lvl w:ilvl="3" w:tplc="2F0C5E2C">
      <w:start w:val="1"/>
      <w:numFmt w:val="bullet"/>
      <w:lvlText w:val=""/>
      <w:lvlJc w:val="left"/>
      <w:pPr>
        <w:ind w:left="2880" w:hanging="360"/>
      </w:pPr>
      <w:rPr>
        <w:rFonts w:ascii="Symbol" w:hAnsi="Symbol" w:hint="default"/>
      </w:rPr>
    </w:lvl>
    <w:lvl w:ilvl="4" w:tplc="17DCC03A">
      <w:start w:val="1"/>
      <w:numFmt w:val="bullet"/>
      <w:lvlText w:val="o"/>
      <w:lvlJc w:val="left"/>
      <w:pPr>
        <w:ind w:left="3600" w:hanging="360"/>
      </w:pPr>
      <w:rPr>
        <w:rFonts w:ascii="Courier New" w:hAnsi="Courier New" w:hint="default"/>
      </w:rPr>
    </w:lvl>
    <w:lvl w:ilvl="5" w:tplc="139A6DB4">
      <w:start w:val="1"/>
      <w:numFmt w:val="bullet"/>
      <w:lvlText w:val=""/>
      <w:lvlJc w:val="left"/>
      <w:pPr>
        <w:ind w:left="4320" w:hanging="360"/>
      </w:pPr>
      <w:rPr>
        <w:rFonts w:ascii="Wingdings" w:hAnsi="Wingdings" w:hint="default"/>
      </w:rPr>
    </w:lvl>
    <w:lvl w:ilvl="6" w:tplc="2B04BCB6">
      <w:start w:val="1"/>
      <w:numFmt w:val="bullet"/>
      <w:lvlText w:val=""/>
      <w:lvlJc w:val="left"/>
      <w:pPr>
        <w:ind w:left="5040" w:hanging="360"/>
      </w:pPr>
      <w:rPr>
        <w:rFonts w:ascii="Symbol" w:hAnsi="Symbol" w:hint="default"/>
      </w:rPr>
    </w:lvl>
    <w:lvl w:ilvl="7" w:tplc="247C1352">
      <w:start w:val="1"/>
      <w:numFmt w:val="bullet"/>
      <w:lvlText w:val="o"/>
      <w:lvlJc w:val="left"/>
      <w:pPr>
        <w:ind w:left="5760" w:hanging="360"/>
      </w:pPr>
      <w:rPr>
        <w:rFonts w:ascii="Courier New" w:hAnsi="Courier New" w:hint="default"/>
      </w:rPr>
    </w:lvl>
    <w:lvl w:ilvl="8" w:tplc="B82ABFFC">
      <w:start w:val="1"/>
      <w:numFmt w:val="bullet"/>
      <w:lvlText w:val=""/>
      <w:lvlJc w:val="left"/>
      <w:pPr>
        <w:ind w:left="6480" w:hanging="360"/>
      </w:pPr>
      <w:rPr>
        <w:rFonts w:ascii="Wingdings" w:hAnsi="Wingdings" w:hint="default"/>
      </w:rPr>
    </w:lvl>
  </w:abstractNum>
  <w:abstractNum w:abstractNumId="45" w15:restartNumberingAfterBreak="0">
    <w:nsid w:val="25AD7E24"/>
    <w:multiLevelType w:val="hybridMultilevel"/>
    <w:tmpl w:val="7AFEC20E"/>
    <w:lvl w:ilvl="0" w:tplc="09A8B000">
      <w:start w:val="1"/>
      <w:numFmt w:val="decimal"/>
      <w:lvlText w:val="%1."/>
      <w:lvlJc w:val="left"/>
      <w:pPr>
        <w:ind w:left="720" w:hanging="360"/>
      </w:pPr>
    </w:lvl>
    <w:lvl w:ilvl="1" w:tplc="615C8F2E">
      <w:start w:val="1"/>
      <w:numFmt w:val="lowerLetter"/>
      <w:lvlText w:val="%2."/>
      <w:lvlJc w:val="left"/>
      <w:pPr>
        <w:ind w:left="1440" w:hanging="360"/>
      </w:pPr>
    </w:lvl>
    <w:lvl w:ilvl="2" w:tplc="6094AB16">
      <w:start w:val="1"/>
      <w:numFmt w:val="lowerRoman"/>
      <w:lvlText w:val="%3."/>
      <w:lvlJc w:val="left"/>
      <w:pPr>
        <w:ind w:left="2160" w:hanging="360"/>
      </w:pPr>
    </w:lvl>
    <w:lvl w:ilvl="3" w:tplc="E206B6EE">
      <w:start w:val="1"/>
      <w:numFmt w:val="decimal"/>
      <w:lvlText w:val="%4."/>
      <w:lvlJc w:val="left"/>
      <w:pPr>
        <w:ind w:left="2880" w:hanging="360"/>
      </w:pPr>
    </w:lvl>
    <w:lvl w:ilvl="4" w:tplc="6F76969E">
      <w:start w:val="1"/>
      <w:numFmt w:val="lowerLetter"/>
      <w:lvlText w:val="%5."/>
      <w:lvlJc w:val="left"/>
      <w:pPr>
        <w:ind w:left="3600" w:hanging="360"/>
      </w:pPr>
    </w:lvl>
    <w:lvl w:ilvl="5" w:tplc="B7D4B848">
      <w:start w:val="1"/>
      <w:numFmt w:val="lowerRoman"/>
      <w:lvlText w:val="%6."/>
      <w:lvlJc w:val="left"/>
      <w:pPr>
        <w:ind w:left="4320" w:hanging="360"/>
      </w:pPr>
    </w:lvl>
    <w:lvl w:ilvl="6" w:tplc="55029B9C">
      <w:start w:val="1"/>
      <w:numFmt w:val="decimal"/>
      <w:lvlText w:val="%7."/>
      <w:lvlJc w:val="left"/>
      <w:pPr>
        <w:ind w:left="5040" w:hanging="360"/>
      </w:pPr>
    </w:lvl>
    <w:lvl w:ilvl="7" w:tplc="3F203ABE">
      <w:start w:val="1"/>
      <w:numFmt w:val="lowerLetter"/>
      <w:lvlText w:val="%8."/>
      <w:lvlJc w:val="left"/>
      <w:pPr>
        <w:ind w:left="5760" w:hanging="360"/>
      </w:pPr>
    </w:lvl>
    <w:lvl w:ilvl="8" w:tplc="F8509AC8">
      <w:start w:val="1"/>
      <w:numFmt w:val="lowerRoman"/>
      <w:lvlText w:val="%9."/>
      <w:lvlJc w:val="left"/>
      <w:pPr>
        <w:ind w:left="6480" w:hanging="360"/>
      </w:pPr>
    </w:lvl>
  </w:abstractNum>
  <w:abstractNum w:abstractNumId="46" w15:restartNumberingAfterBreak="0">
    <w:nsid w:val="25FE3F02"/>
    <w:multiLevelType w:val="hybridMultilevel"/>
    <w:tmpl w:val="EE387464"/>
    <w:lvl w:ilvl="0" w:tplc="9FDE7B5A">
      <w:start w:val="1"/>
      <w:numFmt w:val="decimal"/>
      <w:lvlText w:val="%1."/>
      <w:lvlJc w:val="left"/>
      <w:pPr>
        <w:ind w:left="720" w:hanging="360"/>
      </w:pPr>
    </w:lvl>
    <w:lvl w:ilvl="1" w:tplc="A49ED846">
      <w:start w:val="1"/>
      <w:numFmt w:val="lowerLetter"/>
      <w:lvlText w:val="%2."/>
      <w:lvlJc w:val="left"/>
      <w:pPr>
        <w:ind w:left="1440" w:hanging="360"/>
      </w:pPr>
    </w:lvl>
    <w:lvl w:ilvl="2" w:tplc="B19E8264">
      <w:start w:val="1"/>
      <w:numFmt w:val="lowerRoman"/>
      <w:lvlText w:val="%3."/>
      <w:lvlJc w:val="right"/>
      <w:pPr>
        <w:ind w:left="2160" w:hanging="180"/>
      </w:pPr>
    </w:lvl>
    <w:lvl w:ilvl="3" w:tplc="BA2A5EA2">
      <w:start w:val="1"/>
      <w:numFmt w:val="decimal"/>
      <w:lvlText w:val="%4."/>
      <w:lvlJc w:val="left"/>
      <w:pPr>
        <w:ind w:left="2880" w:hanging="360"/>
      </w:pPr>
    </w:lvl>
    <w:lvl w:ilvl="4" w:tplc="E74E6026">
      <w:start w:val="1"/>
      <w:numFmt w:val="lowerLetter"/>
      <w:lvlText w:val="%5."/>
      <w:lvlJc w:val="left"/>
      <w:pPr>
        <w:ind w:left="3600" w:hanging="360"/>
      </w:pPr>
    </w:lvl>
    <w:lvl w:ilvl="5" w:tplc="18084B86">
      <w:start w:val="1"/>
      <w:numFmt w:val="lowerRoman"/>
      <w:lvlText w:val="%6."/>
      <w:lvlJc w:val="right"/>
      <w:pPr>
        <w:ind w:left="4320" w:hanging="180"/>
      </w:pPr>
    </w:lvl>
    <w:lvl w:ilvl="6" w:tplc="CADE2258">
      <w:start w:val="1"/>
      <w:numFmt w:val="decimal"/>
      <w:lvlText w:val="%7."/>
      <w:lvlJc w:val="left"/>
      <w:pPr>
        <w:ind w:left="5040" w:hanging="360"/>
      </w:pPr>
    </w:lvl>
    <w:lvl w:ilvl="7" w:tplc="E8BE8962">
      <w:start w:val="1"/>
      <w:numFmt w:val="lowerLetter"/>
      <w:lvlText w:val="%8."/>
      <w:lvlJc w:val="left"/>
      <w:pPr>
        <w:ind w:left="5760" w:hanging="360"/>
      </w:pPr>
    </w:lvl>
    <w:lvl w:ilvl="8" w:tplc="0DC0C082">
      <w:start w:val="1"/>
      <w:numFmt w:val="lowerRoman"/>
      <w:lvlText w:val="%9."/>
      <w:lvlJc w:val="right"/>
      <w:pPr>
        <w:ind w:left="6480" w:hanging="180"/>
      </w:pPr>
    </w:lvl>
  </w:abstractNum>
  <w:abstractNum w:abstractNumId="47" w15:restartNumberingAfterBreak="0">
    <w:nsid w:val="2696E8A4"/>
    <w:multiLevelType w:val="hybridMultilevel"/>
    <w:tmpl w:val="3CFE4D14"/>
    <w:lvl w:ilvl="0" w:tplc="5140832C">
      <w:start w:val="4"/>
      <w:numFmt w:val="upperRoman"/>
      <w:lvlText w:val="%1."/>
      <w:lvlJc w:val="right"/>
      <w:pPr>
        <w:ind w:left="720" w:hanging="360"/>
      </w:pPr>
    </w:lvl>
    <w:lvl w:ilvl="1" w:tplc="C7523656">
      <w:start w:val="1"/>
      <w:numFmt w:val="lowerLetter"/>
      <w:lvlText w:val="%2."/>
      <w:lvlJc w:val="left"/>
      <w:pPr>
        <w:ind w:left="1440" w:hanging="360"/>
      </w:pPr>
    </w:lvl>
    <w:lvl w:ilvl="2" w:tplc="10004002">
      <w:start w:val="1"/>
      <w:numFmt w:val="lowerRoman"/>
      <w:lvlText w:val="%3."/>
      <w:lvlJc w:val="right"/>
      <w:pPr>
        <w:ind w:left="2160" w:hanging="180"/>
      </w:pPr>
    </w:lvl>
    <w:lvl w:ilvl="3" w:tplc="167A8838">
      <w:start w:val="1"/>
      <w:numFmt w:val="decimal"/>
      <w:lvlText w:val="%4."/>
      <w:lvlJc w:val="left"/>
      <w:pPr>
        <w:ind w:left="2880" w:hanging="360"/>
      </w:pPr>
    </w:lvl>
    <w:lvl w:ilvl="4" w:tplc="619E447A">
      <w:start w:val="1"/>
      <w:numFmt w:val="lowerLetter"/>
      <w:lvlText w:val="%5."/>
      <w:lvlJc w:val="left"/>
      <w:pPr>
        <w:ind w:left="3600" w:hanging="360"/>
      </w:pPr>
    </w:lvl>
    <w:lvl w:ilvl="5" w:tplc="60B81180">
      <w:start w:val="1"/>
      <w:numFmt w:val="lowerRoman"/>
      <w:lvlText w:val="%6."/>
      <w:lvlJc w:val="right"/>
      <w:pPr>
        <w:ind w:left="4320" w:hanging="180"/>
      </w:pPr>
    </w:lvl>
    <w:lvl w:ilvl="6" w:tplc="C2828C8C">
      <w:start w:val="1"/>
      <w:numFmt w:val="decimal"/>
      <w:lvlText w:val="%7."/>
      <w:lvlJc w:val="left"/>
      <w:pPr>
        <w:ind w:left="5040" w:hanging="360"/>
      </w:pPr>
    </w:lvl>
    <w:lvl w:ilvl="7" w:tplc="5F0E1D66">
      <w:start w:val="1"/>
      <w:numFmt w:val="lowerLetter"/>
      <w:lvlText w:val="%8."/>
      <w:lvlJc w:val="left"/>
      <w:pPr>
        <w:ind w:left="5760" w:hanging="360"/>
      </w:pPr>
    </w:lvl>
    <w:lvl w:ilvl="8" w:tplc="1E305DAC">
      <w:start w:val="1"/>
      <w:numFmt w:val="lowerRoman"/>
      <w:lvlText w:val="%9."/>
      <w:lvlJc w:val="right"/>
      <w:pPr>
        <w:ind w:left="6480" w:hanging="180"/>
      </w:pPr>
    </w:lvl>
  </w:abstractNum>
  <w:abstractNum w:abstractNumId="48" w15:restartNumberingAfterBreak="0">
    <w:nsid w:val="295DDC31"/>
    <w:multiLevelType w:val="hybridMultilevel"/>
    <w:tmpl w:val="856AB14E"/>
    <w:lvl w:ilvl="0" w:tplc="6D943DC2">
      <w:start w:val="3"/>
      <w:numFmt w:val="upperRoman"/>
      <w:lvlText w:val="%1."/>
      <w:lvlJc w:val="right"/>
      <w:pPr>
        <w:ind w:left="720" w:hanging="360"/>
      </w:pPr>
    </w:lvl>
    <w:lvl w:ilvl="1" w:tplc="B838F186">
      <w:start w:val="1"/>
      <w:numFmt w:val="lowerLetter"/>
      <w:lvlText w:val="%2."/>
      <w:lvlJc w:val="left"/>
      <w:pPr>
        <w:ind w:left="1440" w:hanging="360"/>
      </w:pPr>
    </w:lvl>
    <w:lvl w:ilvl="2" w:tplc="589E35A0">
      <w:start w:val="1"/>
      <w:numFmt w:val="lowerRoman"/>
      <w:lvlText w:val="%3."/>
      <w:lvlJc w:val="right"/>
      <w:pPr>
        <w:ind w:left="2160" w:hanging="180"/>
      </w:pPr>
    </w:lvl>
    <w:lvl w:ilvl="3" w:tplc="89F289CA">
      <w:start w:val="1"/>
      <w:numFmt w:val="decimal"/>
      <w:lvlText w:val="%4."/>
      <w:lvlJc w:val="left"/>
      <w:pPr>
        <w:ind w:left="2880" w:hanging="360"/>
      </w:pPr>
    </w:lvl>
    <w:lvl w:ilvl="4" w:tplc="B40E13FE">
      <w:start w:val="1"/>
      <w:numFmt w:val="lowerLetter"/>
      <w:lvlText w:val="%5."/>
      <w:lvlJc w:val="left"/>
      <w:pPr>
        <w:ind w:left="3600" w:hanging="360"/>
      </w:pPr>
    </w:lvl>
    <w:lvl w:ilvl="5" w:tplc="39C24C4E">
      <w:start w:val="1"/>
      <w:numFmt w:val="lowerRoman"/>
      <w:lvlText w:val="%6."/>
      <w:lvlJc w:val="right"/>
      <w:pPr>
        <w:ind w:left="4320" w:hanging="180"/>
      </w:pPr>
    </w:lvl>
    <w:lvl w:ilvl="6" w:tplc="E36A1BBA">
      <w:start w:val="1"/>
      <w:numFmt w:val="decimal"/>
      <w:lvlText w:val="%7."/>
      <w:lvlJc w:val="left"/>
      <w:pPr>
        <w:ind w:left="5040" w:hanging="360"/>
      </w:pPr>
    </w:lvl>
    <w:lvl w:ilvl="7" w:tplc="0F523A10">
      <w:start w:val="1"/>
      <w:numFmt w:val="lowerLetter"/>
      <w:lvlText w:val="%8."/>
      <w:lvlJc w:val="left"/>
      <w:pPr>
        <w:ind w:left="5760" w:hanging="360"/>
      </w:pPr>
    </w:lvl>
    <w:lvl w:ilvl="8" w:tplc="C52E16FE">
      <w:start w:val="1"/>
      <w:numFmt w:val="lowerRoman"/>
      <w:lvlText w:val="%9."/>
      <w:lvlJc w:val="right"/>
      <w:pPr>
        <w:ind w:left="6480" w:hanging="180"/>
      </w:pPr>
    </w:lvl>
  </w:abstractNum>
  <w:abstractNum w:abstractNumId="49" w15:restartNumberingAfterBreak="0">
    <w:nsid w:val="2C765A0E"/>
    <w:multiLevelType w:val="hybridMultilevel"/>
    <w:tmpl w:val="A4A6232C"/>
    <w:lvl w:ilvl="0" w:tplc="B4F228DC">
      <w:start w:val="1"/>
      <w:numFmt w:val="decimal"/>
      <w:lvlText w:val="%1."/>
      <w:lvlJc w:val="left"/>
      <w:pPr>
        <w:ind w:left="720" w:hanging="360"/>
      </w:pPr>
    </w:lvl>
    <w:lvl w:ilvl="1" w:tplc="DAFC94D6">
      <w:start w:val="1"/>
      <w:numFmt w:val="lowerLetter"/>
      <w:lvlText w:val="%2."/>
      <w:lvlJc w:val="left"/>
      <w:pPr>
        <w:ind w:left="1440" w:hanging="360"/>
      </w:pPr>
    </w:lvl>
    <w:lvl w:ilvl="2" w:tplc="708C27A8">
      <w:start w:val="1"/>
      <w:numFmt w:val="lowerRoman"/>
      <w:lvlText w:val="%3."/>
      <w:lvlJc w:val="right"/>
      <w:pPr>
        <w:ind w:left="2160" w:hanging="180"/>
      </w:pPr>
    </w:lvl>
    <w:lvl w:ilvl="3" w:tplc="B01A7A2C">
      <w:start w:val="1"/>
      <w:numFmt w:val="decimal"/>
      <w:lvlText w:val="%4."/>
      <w:lvlJc w:val="left"/>
      <w:pPr>
        <w:ind w:left="2880" w:hanging="360"/>
      </w:pPr>
    </w:lvl>
    <w:lvl w:ilvl="4" w:tplc="595CA958">
      <w:start w:val="1"/>
      <w:numFmt w:val="lowerLetter"/>
      <w:lvlText w:val="%5."/>
      <w:lvlJc w:val="left"/>
      <w:pPr>
        <w:ind w:left="3600" w:hanging="360"/>
      </w:pPr>
    </w:lvl>
    <w:lvl w:ilvl="5" w:tplc="3902686E">
      <w:start w:val="1"/>
      <w:numFmt w:val="lowerRoman"/>
      <w:lvlText w:val="%6."/>
      <w:lvlJc w:val="right"/>
      <w:pPr>
        <w:ind w:left="4320" w:hanging="180"/>
      </w:pPr>
    </w:lvl>
    <w:lvl w:ilvl="6" w:tplc="CBA2C120">
      <w:start w:val="1"/>
      <w:numFmt w:val="decimal"/>
      <w:lvlText w:val="%7."/>
      <w:lvlJc w:val="left"/>
      <w:pPr>
        <w:ind w:left="5040" w:hanging="360"/>
      </w:pPr>
    </w:lvl>
    <w:lvl w:ilvl="7" w:tplc="6B701330">
      <w:start w:val="1"/>
      <w:numFmt w:val="lowerLetter"/>
      <w:lvlText w:val="%8."/>
      <w:lvlJc w:val="left"/>
      <w:pPr>
        <w:ind w:left="5760" w:hanging="360"/>
      </w:pPr>
    </w:lvl>
    <w:lvl w:ilvl="8" w:tplc="5740BDCC">
      <w:start w:val="1"/>
      <w:numFmt w:val="lowerRoman"/>
      <w:lvlText w:val="%9."/>
      <w:lvlJc w:val="right"/>
      <w:pPr>
        <w:ind w:left="6480" w:hanging="180"/>
      </w:pPr>
    </w:lvl>
  </w:abstractNum>
  <w:abstractNum w:abstractNumId="50" w15:restartNumberingAfterBreak="0">
    <w:nsid w:val="2C812D9E"/>
    <w:multiLevelType w:val="hybridMultilevel"/>
    <w:tmpl w:val="34145D50"/>
    <w:lvl w:ilvl="0" w:tplc="23389E62">
      <w:start w:val="1"/>
      <w:numFmt w:val="bullet"/>
      <w:lvlText w:val="·"/>
      <w:lvlJc w:val="left"/>
      <w:pPr>
        <w:ind w:left="720" w:hanging="360"/>
      </w:pPr>
      <w:rPr>
        <w:rFonts w:ascii="Symbol" w:hAnsi="Symbol" w:hint="default"/>
      </w:rPr>
    </w:lvl>
    <w:lvl w:ilvl="1" w:tplc="BF443612">
      <w:start w:val="1"/>
      <w:numFmt w:val="bullet"/>
      <w:lvlText w:val="o"/>
      <w:lvlJc w:val="left"/>
      <w:pPr>
        <w:ind w:left="1440" w:hanging="360"/>
      </w:pPr>
      <w:rPr>
        <w:rFonts w:ascii="Courier New" w:hAnsi="Courier New" w:hint="default"/>
      </w:rPr>
    </w:lvl>
    <w:lvl w:ilvl="2" w:tplc="CA1E63DA">
      <w:start w:val="1"/>
      <w:numFmt w:val="bullet"/>
      <w:lvlText w:val=""/>
      <w:lvlJc w:val="left"/>
      <w:pPr>
        <w:ind w:left="2160" w:hanging="360"/>
      </w:pPr>
      <w:rPr>
        <w:rFonts w:ascii="Wingdings" w:hAnsi="Wingdings" w:hint="default"/>
      </w:rPr>
    </w:lvl>
    <w:lvl w:ilvl="3" w:tplc="188AECEA">
      <w:start w:val="1"/>
      <w:numFmt w:val="bullet"/>
      <w:lvlText w:val=""/>
      <w:lvlJc w:val="left"/>
      <w:pPr>
        <w:ind w:left="2880" w:hanging="360"/>
      </w:pPr>
      <w:rPr>
        <w:rFonts w:ascii="Symbol" w:hAnsi="Symbol" w:hint="default"/>
      </w:rPr>
    </w:lvl>
    <w:lvl w:ilvl="4" w:tplc="54B04DC0">
      <w:start w:val="1"/>
      <w:numFmt w:val="bullet"/>
      <w:lvlText w:val="o"/>
      <w:lvlJc w:val="left"/>
      <w:pPr>
        <w:ind w:left="3600" w:hanging="360"/>
      </w:pPr>
      <w:rPr>
        <w:rFonts w:ascii="Courier New" w:hAnsi="Courier New" w:hint="default"/>
      </w:rPr>
    </w:lvl>
    <w:lvl w:ilvl="5" w:tplc="19CAB09E">
      <w:start w:val="1"/>
      <w:numFmt w:val="bullet"/>
      <w:lvlText w:val=""/>
      <w:lvlJc w:val="left"/>
      <w:pPr>
        <w:ind w:left="4320" w:hanging="360"/>
      </w:pPr>
      <w:rPr>
        <w:rFonts w:ascii="Wingdings" w:hAnsi="Wingdings" w:hint="default"/>
      </w:rPr>
    </w:lvl>
    <w:lvl w:ilvl="6" w:tplc="20EA1556">
      <w:start w:val="1"/>
      <w:numFmt w:val="bullet"/>
      <w:lvlText w:val=""/>
      <w:lvlJc w:val="left"/>
      <w:pPr>
        <w:ind w:left="5040" w:hanging="360"/>
      </w:pPr>
      <w:rPr>
        <w:rFonts w:ascii="Symbol" w:hAnsi="Symbol" w:hint="default"/>
      </w:rPr>
    </w:lvl>
    <w:lvl w:ilvl="7" w:tplc="0BB0C0A8">
      <w:start w:val="1"/>
      <w:numFmt w:val="bullet"/>
      <w:lvlText w:val="o"/>
      <w:lvlJc w:val="left"/>
      <w:pPr>
        <w:ind w:left="5760" w:hanging="360"/>
      </w:pPr>
      <w:rPr>
        <w:rFonts w:ascii="Courier New" w:hAnsi="Courier New" w:hint="default"/>
      </w:rPr>
    </w:lvl>
    <w:lvl w:ilvl="8" w:tplc="A50ADD18">
      <w:start w:val="1"/>
      <w:numFmt w:val="bullet"/>
      <w:lvlText w:val=""/>
      <w:lvlJc w:val="left"/>
      <w:pPr>
        <w:ind w:left="6480" w:hanging="360"/>
      </w:pPr>
      <w:rPr>
        <w:rFonts w:ascii="Wingdings" w:hAnsi="Wingdings" w:hint="default"/>
      </w:rPr>
    </w:lvl>
  </w:abstractNum>
  <w:abstractNum w:abstractNumId="51" w15:restartNumberingAfterBreak="0">
    <w:nsid w:val="2CB5C890"/>
    <w:multiLevelType w:val="hybridMultilevel"/>
    <w:tmpl w:val="1DB4E53E"/>
    <w:lvl w:ilvl="0" w:tplc="0152EBC2">
      <w:start w:val="1"/>
      <w:numFmt w:val="decimal"/>
      <w:lvlText w:val="%1."/>
      <w:lvlJc w:val="left"/>
      <w:pPr>
        <w:ind w:left="720" w:hanging="360"/>
      </w:pPr>
    </w:lvl>
    <w:lvl w:ilvl="1" w:tplc="1304C048">
      <w:start w:val="1"/>
      <w:numFmt w:val="lowerLetter"/>
      <w:lvlText w:val="%2."/>
      <w:lvlJc w:val="left"/>
      <w:pPr>
        <w:ind w:left="1440" w:hanging="360"/>
      </w:pPr>
    </w:lvl>
    <w:lvl w:ilvl="2" w:tplc="40DEFC60">
      <w:start w:val="1"/>
      <w:numFmt w:val="lowerRoman"/>
      <w:lvlText w:val="%3."/>
      <w:lvlJc w:val="right"/>
      <w:pPr>
        <w:ind w:left="2160" w:hanging="180"/>
      </w:pPr>
    </w:lvl>
    <w:lvl w:ilvl="3" w:tplc="926A98C4">
      <w:start w:val="1"/>
      <w:numFmt w:val="decimal"/>
      <w:lvlText w:val="%4."/>
      <w:lvlJc w:val="left"/>
      <w:pPr>
        <w:ind w:left="2880" w:hanging="360"/>
      </w:pPr>
    </w:lvl>
    <w:lvl w:ilvl="4" w:tplc="47166D52">
      <w:start w:val="1"/>
      <w:numFmt w:val="lowerLetter"/>
      <w:lvlText w:val="%5."/>
      <w:lvlJc w:val="left"/>
      <w:pPr>
        <w:ind w:left="3600" w:hanging="360"/>
      </w:pPr>
    </w:lvl>
    <w:lvl w:ilvl="5" w:tplc="74C8A474">
      <w:start w:val="1"/>
      <w:numFmt w:val="lowerRoman"/>
      <w:lvlText w:val="%6."/>
      <w:lvlJc w:val="right"/>
      <w:pPr>
        <w:ind w:left="4320" w:hanging="180"/>
      </w:pPr>
    </w:lvl>
    <w:lvl w:ilvl="6" w:tplc="9EC8F8BA">
      <w:start w:val="1"/>
      <w:numFmt w:val="decimal"/>
      <w:lvlText w:val="%7."/>
      <w:lvlJc w:val="left"/>
      <w:pPr>
        <w:ind w:left="5040" w:hanging="360"/>
      </w:pPr>
    </w:lvl>
    <w:lvl w:ilvl="7" w:tplc="878CAF68">
      <w:start w:val="1"/>
      <w:numFmt w:val="lowerLetter"/>
      <w:lvlText w:val="%8."/>
      <w:lvlJc w:val="left"/>
      <w:pPr>
        <w:ind w:left="5760" w:hanging="360"/>
      </w:pPr>
    </w:lvl>
    <w:lvl w:ilvl="8" w:tplc="D512B6AC">
      <w:start w:val="1"/>
      <w:numFmt w:val="lowerRoman"/>
      <w:lvlText w:val="%9."/>
      <w:lvlJc w:val="right"/>
      <w:pPr>
        <w:ind w:left="6480" w:hanging="180"/>
      </w:pPr>
    </w:lvl>
  </w:abstractNum>
  <w:abstractNum w:abstractNumId="52" w15:restartNumberingAfterBreak="0">
    <w:nsid w:val="2D29AC7A"/>
    <w:multiLevelType w:val="hybridMultilevel"/>
    <w:tmpl w:val="5FFCCB82"/>
    <w:lvl w:ilvl="0" w:tplc="D376E6F4">
      <w:start w:val="1"/>
      <w:numFmt w:val="bullet"/>
      <w:lvlText w:val="·"/>
      <w:lvlJc w:val="left"/>
      <w:pPr>
        <w:ind w:left="720" w:hanging="360"/>
      </w:pPr>
      <w:rPr>
        <w:rFonts w:ascii="Symbol" w:hAnsi="Symbol" w:hint="default"/>
      </w:rPr>
    </w:lvl>
    <w:lvl w:ilvl="1" w:tplc="A440DE9A">
      <w:start w:val="1"/>
      <w:numFmt w:val="bullet"/>
      <w:lvlText w:val="o"/>
      <w:lvlJc w:val="left"/>
      <w:pPr>
        <w:ind w:left="1440" w:hanging="360"/>
      </w:pPr>
      <w:rPr>
        <w:rFonts w:ascii="Courier New" w:hAnsi="Courier New" w:hint="default"/>
      </w:rPr>
    </w:lvl>
    <w:lvl w:ilvl="2" w:tplc="73AE5CA0">
      <w:start w:val="1"/>
      <w:numFmt w:val="bullet"/>
      <w:lvlText w:val=""/>
      <w:lvlJc w:val="left"/>
      <w:pPr>
        <w:ind w:left="2160" w:hanging="360"/>
      </w:pPr>
      <w:rPr>
        <w:rFonts w:ascii="Wingdings" w:hAnsi="Wingdings" w:hint="default"/>
      </w:rPr>
    </w:lvl>
    <w:lvl w:ilvl="3" w:tplc="D3F84760">
      <w:start w:val="1"/>
      <w:numFmt w:val="bullet"/>
      <w:lvlText w:val=""/>
      <w:lvlJc w:val="left"/>
      <w:pPr>
        <w:ind w:left="2880" w:hanging="360"/>
      </w:pPr>
      <w:rPr>
        <w:rFonts w:ascii="Symbol" w:hAnsi="Symbol" w:hint="default"/>
      </w:rPr>
    </w:lvl>
    <w:lvl w:ilvl="4" w:tplc="A2B0B520">
      <w:start w:val="1"/>
      <w:numFmt w:val="bullet"/>
      <w:lvlText w:val="o"/>
      <w:lvlJc w:val="left"/>
      <w:pPr>
        <w:ind w:left="3600" w:hanging="360"/>
      </w:pPr>
      <w:rPr>
        <w:rFonts w:ascii="Courier New" w:hAnsi="Courier New" w:hint="default"/>
      </w:rPr>
    </w:lvl>
    <w:lvl w:ilvl="5" w:tplc="056A1A68">
      <w:start w:val="1"/>
      <w:numFmt w:val="bullet"/>
      <w:lvlText w:val=""/>
      <w:lvlJc w:val="left"/>
      <w:pPr>
        <w:ind w:left="4320" w:hanging="360"/>
      </w:pPr>
      <w:rPr>
        <w:rFonts w:ascii="Wingdings" w:hAnsi="Wingdings" w:hint="default"/>
      </w:rPr>
    </w:lvl>
    <w:lvl w:ilvl="6" w:tplc="679EB69E">
      <w:start w:val="1"/>
      <w:numFmt w:val="bullet"/>
      <w:lvlText w:val=""/>
      <w:lvlJc w:val="left"/>
      <w:pPr>
        <w:ind w:left="5040" w:hanging="360"/>
      </w:pPr>
      <w:rPr>
        <w:rFonts w:ascii="Symbol" w:hAnsi="Symbol" w:hint="default"/>
      </w:rPr>
    </w:lvl>
    <w:lvl w:ilvl="7" w:tplc="4BCC49C4">
      <w:start w:val="1"/>
      <w:numFmt w:val="bullet"/>
      <w:lvlText w:val="o"/>
      <w:lvlJc w:val="left"/>
      <w:pPr>
        <w:ind w:left="5760" w:hanging="360"/>
      </w:pPr>
      <w:rPr>
        <w:rFonts w:ascii="Courier New" w:hAnsi="Courier New" w:hint="default"/>
      </w:rPr>
    </w:lvl>
    <w:lvl w:ilvl="8" w:tplc="4760AE60">
      <w:start w:val="1"/>
      <w:numFmt w:val="bullet"/>
      <w:lvlText w:val=""/>
      <w:lvlJc w:val="left"/>
      <w:pPr>
        <w:ind w:left="6480" w:hanging="360"/>
      </w:pPr>
      <w:rPr>
        <w:rFonts w:ascii="Wingdings" w:hAnsi="Wingdings" w:hint="default"/>
      </w:rPr>
    </w:lvl>
  </w:abstractNum>
  <w:abstractNum w:abstractNumId="53" w15:restartNumberingAfterBreak="0">
    <w:nsid w:val="2FC50D96"/>
    <w:multiLevelType w:val="hybridMultilevel"/>
    <w:tmpl w:val="FFFFFFFF"/>
    <w:lvl w:ilvl="0" w:tplc="B11E6840">
      <w:start w:val="1"/>
      <w:numFmt w:val="decimal"/>
      <w:lvlText w:val="%1."/>
      <w:lvlJc w:val="left"/>
      <w:pPr>
        <w:ind w:left="720" w:hanging="360"/>
      </w:pPr>
    </w:lvl>
    <w:lvl w:ilvl="1" w:tplc="00B80BC0">
      <w:start w:val="1"/>
      <w:numFmt w:val="lowerLetter"/>
      <w:lvlText w:val="%2."/>
      <w:lvlJc w:val="left"/>
      <w:pPr>
        <w:ind w:left="1440" w:hanging="360"/>
      </w:pPr>
    </w:lvl>
    <w:lvl w:ilvl="2" w:tplc="3E78D2FC">
      <w:start w:val="1"/>
      <w:numFmt w:val="lowerRoman"/>
      <w:lvlText w:val="%3."/>
      <w:lvlJc w:val="right"/>
      <w:pPr>
        <w:ind w:left="2160" w:hanging="180"/>
      </w:pPr>
    </w:lvl>
    <w:lvl w:ilvl="3" w:tplc="B2285FFC">
      <w:start w:val="1"/>
      <w:numFmt w:val="decimal"/>
      <w:lvlText w:val="%4."/>
      <w:lvlJc w:val="left"/>
      <w:pPr>
        <w:ind w:left="2880" w:hanging="360"/>
      </w:pPr>
    </w:lvl>
    <w:lvl w:ilvl="4" w:tplc="BAEEC1C0">
      <w:start w:val="1"/>
      <w:numFmt w:val="lowerLetter"/>
      <w:lvlText w:val="%5."/>
      <w:lvlJc w:val="left"/>
      <w:pPr>
        <w:ind w:left="3600" w:hanging="360"/>
      </w:pPr>
    </w:lvl>
    <w:lvl w:ilvl="5" w:tplc="87D6B6C6">
      <w:start w:val="1"/>
      <w:numFmt w:val="lowerRoman"/>
      <w:lvlText w:val="%6."/>
      <w:lvlJc w:val="right"/>
      <w:pPr>
        <w:ind w:left="4320" w:hanging="180"/>
      </w:pPr>
    </w:lvl>
    <w:lvl w:ilvl="6" w:tplc="4330E680">
      <w:start w:val="1"/>
      <w:numFmt w:val="decimal"/>
      <w:lvlText w:val="%7."/>
      <w:lvlJc w:val="left"/>
      <w:pPr>
        <w:ind w:left="5040" w:hanging="360"/>
      </w:pPr>
    </w:lvl>
    <w:lvl w:ilvl="7" w:tplc="7D4EBAF4">
      <w:start w:val="1"/>
      <w:numFmt w:val="lowerLetter"/>
      <w:lvlText w:val="%8."/>
      <w:lvlJc w:val="left"/>
      <w:pPr>
        <w:ind w:left="5760" w:hanging="360"/>
      </w:pPr>
    </w:lvl>
    <w:lvl w:ilvl="8" w:tplc="C21E82FC">
      <w:start w:val="1"/>
      <w:numFmt w:val="lowerRoman"/>
      <w:lvlText w:val="%9."/>
      <w:lvlJc w:val="right"/>
      <w:pPr>
        <w:ind w:left="6480" w:hanging="180"/>
      </w:pPr>
    </w:lvl>
  </w:abstractNum>
  <w:abstractNum w:abstractNumId="54" w15:restartNumberingAfterBreak="0">
    <w:nsid w:val="3105433E"/>
    <w:multiLevelType w:val="hybridMultilevel"/>
    <w:tmpl w:val="152EE3F4"/>
    <w:lvl w:ilvl="0" w:tplc="B7189428">
      <w:start w:val="1"/>
      <w:numFmt w:val="bullet"/>
      <w:lvlText w:val="·"/>
      <w:lvlJc w:val="left"/>
      <w:pPr>
        <w:ind w:left="720" w:hanging="360"/>
      </w:pPr>
      <w:rPr>
        <w:rFonts w:ascii="Symbol" w:hAnsi="Symbol" w:hint="default"/>
      </w:rPr>
    </w:lvl>
    <w:lvl w:ilvl="1" w:tplc="4000CF3C">
      <w:start w:val="1"/>
      <w:numFmt w:val="bullet"/>
      <w:lvlText w:val="o"/>
      <w:lvlJc w:val="left"/>
      <w:pPr>
        <w:ind w:left="1440" w:hanging="360"/>
      </w:pPr>
      <w:rPr>
        <w:rFonts w:ascii="Courier New" w:hAnsi="Courier New" w:hint="default"/>
      </w:rPr>
    </w:lvl>
    <w:lvl w:ilvl="2" w:tplc="C7FA5B88">
      <w:start w:val="1"/>
      <w:numFmt w:val="bullet"/>
      <w:lvlText w:val=""/>
      <w:lvlJc w:val="left"/>
      <w:pPr>
        <w:ind w:left="2160" w:hanging="360"/>
      </w:pPr>
      <w:rPr>
        <w:rFonts w:ascii="Wingdings" w:hAnsi="Wingdings" w:hint="default"/>
      </w:rPr>
    </w:lvl>
    <w:lvl w:ilvl="3" w:tplc="CF1AD582">
      <w:start w:val="1"/>
      <w:numFmt w:val="bullet"/>
      <w:lvlText w:val=""/>
      <w:lvlJc w:val="left"/>
      <w:pPr>
        <w:ind w:left="2880" w:hanging="360"/>
      </w:pPr>
      <w:rPr>
        <w:rFonts w:ascii="Symbol" w:hAnsi="Symbol" w:hint="default"/>
      </w:rPr>
    </w:lvl>
    <w:lvl w:ilvl="4" w:tplc="800A7514">
      <w:start w:val="1"/>
      <w:numFmt w:val="bullet"/>
      <w:lvlText w:val="o"/>
      <w:lvlJc w:val="left"/>
      <w:pPr>
        <w:ind w:left="3600" w:hanging="360"/>
      </w:pPr>
      <w:rPr>
        <w:rFonts w:ascii="Courier New" w:hAnsi="Courier New" w:hint="default"/>
      </w:rPr>
    </w:lvl>
    <w:lvl w:ilvl="5" w:tplc="FC38A6AA">
      <w:start w:val="1"/>
      <w:numFmt w:val="bullet"/>
      <w:lvlText w:val=""/>
      <w:lvlJc w:val="left"/>
      <w:pPr>
        <w:ind w:left="4320" w:hanging="360"/>
      </w:pPr>
      <w:rPr>
        <w:rFonts w:ascii="Wingdings" w:hAnsi="Wingdings" w:hint="default"/>
      </w:rPr>
    </w:lvl>
    <w:lvl w:ilvl="6" w:tplc="5C2A49EC">
      <w:start w:val="1"/>
      <w:numFmt w:val="bullet"/>
      <w:lvlText w:val=""/>
      <w:lvlJc w:val="left"/>
      <w:pPr>
        <w:ind w:left="5040" w:hanging="360"/>
      </w:pPr>
      <w:rPr>
        <w:rFonts w:ascii="Symbol" w:hAnsi="Symbol" w:hint="default"/>
      </w:rPr>
    </w:lvl>
    <w:lvl w:ilvl="7" w:tplc="2F2CFF38">
      <w:start w:val="1"/>
      <w:numFmt w:val="bullet"/>
      <w:lvlText w:val="o"/>
      <w:lvlJc w:val="left"/>
      <w:pPr>
        <w:ind w:left="5760" w:hanging="360"/>
      </w:pPr>
      <w:rPr>
        <w:rFonts w:ascii="Courier New" w:hAnsi="Courier New" w:hint="default"/>
      </w:rPr>
    </w:lvl>
    <w:lvl w:ilvl="8" w:tplc="A246CB56">
      <w:start w:val="1"/>
      <w:numFmt w:val="bullet"/>
      <w:lvlText w:val=""/>
      <w:lvlJc w:val="left"/>
      <w:pPr>
        <w:ind w:left="6480" w:hanging="360"/>
      </w:pPr>
      <w:rPr>
        <w:rFonts w:ascii="Wingdings" w:hAnsi="Wingdings" w:hint="default"/>
      </w:rPr>
    </w:lvl>
  </w:abstractNum>
  <w:abstractNum w:abstractNumId="55" w15:restartNumberingAfterBreak="0">
    <w:nsid w:val="318CAA1C"/>
    <w:multiLevelType w:val="hybridMultilevel"/>
    <w:tmpl w:val="B900E06C"/>
    <w:lvl w:ilvl="0" w:tplc="19DEA7E2">
      <w:start w:val="3"/>
      <w:numFmt w:val="decimal"/>
      <w:lvlText w:val="%1."/>
      <w:lvlJc w:val="left"/>
      <w:pPr>
        <w:ind w:left="720" w:hanging="360"/>
      </w:pPr>
    </w:lvl>
    <w:lvl w:ilvl="1" w:tplc="FCA4AC74">
      <w:start w:val="1"/>
      <w:numFmt w:val="lowerLetter"/>
      <w:lvlText w:val="%2."/>
      <w:lvlJc w:val="left"/>
      <w:pPr>
        <w:ind w:left="1440" w:hanging="360"/>
      </w:pPr>
    </w:lvl>
    <w:lvl w:ilvl="2" w:tplc="8BCE0A5A">
      <w:start w:val="1"/>
      <w:numFmt w:val="lowerRoman"/>
      <w:lvlText w:val="%3."/>
      <w:lvlJc w:val="right"/>
      <w:pPr>
        <w:ind w:left="2160" w:hanging="180"/>
      </w:pPr>
    </w:lvl>
    <w:lvl w:ilvl="3" w:tplc="59EAE5E2">
      <w:start w:val="1"/>
      <w:numFmt w:val="decimal"/>
      <w:lvlText w:val="%4."/>
      <w:lvlJc w:val="left"/>
      <w:pPr>
        <w:ind w:left="2880" w:hanging="360"/>
      </w:pPr>
    </w:lvl>
    <w:lvl w:ilvl="4" w:tplc="8C446E2E">
      <w:start w:val="1"/>
      <w:numFmt w:val="lowerLetter"/>
      <w:lvlText w:val="%5."/>
      <w:lvlJc w:val="left"/>
      <w:pPr>
        <w:ind w:left="3600" w:hanging="360"/>
      </w:pPr>
    </w:lvl>
    <w:lvl w:ilvl="5" w:tplc="6F7AF856">
      <w:start w:val="1"/>
      <w:numFmt w:val="lowerRoman"/>
      <w:lvlText w:val="%6."/>
      <w:lvlJc w:val="right"/>
      <w:pPr>
        <w:ind w:left="4320" w:hanging="180"/>
      </w:pPr>
    </w:lvl>
    <w:lvl w:ilvl="6" w:tplc="8F7CFC78">
      <w:start w:val="1"/>
      <w:numFmt w:val="decimal"/>
      <w:lvlText w:val="%7."/>
      <w:lvlJc w:val="left"/>
      <w:pPr>
        <w:ind w:left="5040" w:hanging="360"/>
      </w:pPr>
    </w:lvl>
    <w:lvl w:ilvl="7" w:tplc="118A34AE">
      <w:start w:val="1"/>
      <w:numFmt w:val="lowerLetter"/>
      <w:lvlText w:val="%8."/>
      <w:lvlJc w:val="left"/>
      <w:pPr>
        <w:ind w:left="5760" w:hanging="360"/>
      </w:pPr>
    </w:lvl>
    <w:lvl w:ilvl="8" w:tplc="7E924BEC">
      <w:start w:val="1"/>
      <w:numFmt w:val="lowerRoman"/>
      <w:lvlText w:val="%9."/>
      <w:lvlJc w:val="right"/>
      <w:pPr>
        <w:ind w:left="6480" w:hanging="180"/>
      </w:pPr>
    </w:lvl>
  </w:abstractNum>
  <w:abstractNum w:abstractNumId="56" w15:restartNumberingAfterBreak="0">
    <w:nsid w:val="3250515D"/>
    <w:multiLevelType w:val="hybridMultilevel"/>
    <w:tmpl w:val="FE36296C"/>
    <w:lvl w:ilvl="0" w:tplc="838C02F0">
      <w:start w:val="3"/>
      <w:numFmt w:val="upperRoman"/>
      <w:lvlText w:val="%1."/>
      <w:lvlJc w:val="right"/>
      <w:pPr>
        <w:ind w:left="720" w:hanging="360"/>
      </w:pPr>
    </w:lvl>
    <w:lvl w:ilvl="1" w:tplc="00064D96">
      <w:start w:val="1"/>
      <w:numFmt w:val="lowerLetter"/>
      <w:lvlText w:val="%2."/>
      <w:lvlJc w:val="left"/>
      <w:pPr>
        <w:ind w:left="1440" w:hanging="360"/>
      </w:pPr>
    </w:lvl>
    <w:lvl w:ilvl="2" w:tplc="09AEBD7A">
      <w:start w:val="1"/>
      <w:numFmt w:val="lowerRoman"/>
      <w:lvlText w:val="%3."/>
      <w:lvlJc w:val="right"/>
      <w:pPr>
        <w:ind w:left="2160" w:hanging="180"/>
      </w:pPr>
    </w:lvl>
    <w:lvl w:ilvl="3" w:tplc="6248ED1A">
      <w:start w:val="1"/>
      <w:numFmt w:val="decimal"/>
      <w:lvlText w:val="%4."/>
      <w:lvlJc w:val="left"/>
      <w:pPr>
        <w:ind w:left="2880" w:hanging="360"/>
      </w:pPr>
    </w:lvl>
    <w:lvl w:ilvl="4" w:tplc="C280456A">
      <w:start w:val="1"/>
      <w:numFmt w:val="lowerLetter"/>
      <w:lvlText w:val="%5."/>
      <w:lvlJc w:val="left"/>
      <w:pPr>
        <w:ind w:left="3600" w:hanging="360"/>
      </w:pPr>
    </w:lvl>
    <w:lvl w:ilvl="5" w:tplc="4D5062BA">
      <w:start w:val="1"/>
      <w:numFmt w:val="lowerRoman"/>
      <w:lvlText w:val="%6."/>
      <w:lvlJc w:val="right"/>
      <w:pPr>
        <w:ind w:left="4320" w:hanging="180"/>
      </w:pPr>
    </w:lvl>
    <w:lvl w:ilvl="6" w:tplc="0CA21F8E">
      <w:start w:val="1"/>
      <w:numFmt w:val="decimal"/>
      <w:lvlText w:val="%7."/>
      <w:lvlJc w:val="left"/>
      <w:pPr>
        <w:ind w:left="5040" w:hanging="360"/>
      </w:pPr>
    </w:lvl>
    <w:lvl w:ilvl="7" w:tplc="FC9E04B6">
      <w:start w:val="1"/>
      <w:numFmt w:val="lowerLetter"/>
      <w:lvlText w:val="%8."/>
      <w:lvlJc w:val="left"/>
      <w:pPr>
        <w:ind w:left="5760" w:hanging="360"/>
      </w:pPr>
    </w:lvl>
    <w:lvl w:ilvl="8" w:tplc="05061C1E">
      <w:start w:val="1"/>
      <w:numFmt w:val="lowerRoman"/>
      <w:lvlText w:val="%9."/>
      <w:lvlJc w:val="right"/>
      <w:pPr>
        <w:ind w:left="6480" w:hanging="180"/>
      </w:pPr>
    </w:lvl>
  </w:abstractNum>
  <w:abstractNum w:abstractNumId="57" w15:restartNumberingAfterBreak="0">
    <w:nsid w:val="34D3707C"/>
    <w:multiLevelType w:val="hybridMultilevel"/>
    <w:tmpl w:val="1132E9F0"/>
    <w:lvl w:ilvl="0" w:tplc="378C6D90">
      <w:start w:val="5"/>
      <w:numFmt w:val="decimal"/>
      <w:lvlText w:val="%1."/>
      <w:lvlJc w:val="left"/>
      <w:pPr>
        <w:ind w:left="720" w:hanging="360"/>
      </w:pPr>
    </w:lvl>
    <w:lvl w:ilvl="1" w:tplc="B10CD0A0">
      <w:start w:val="1"/>
      <w:numFmt w:val="lowerLetter"/>
      <w:lvlText w:val="%2."/>
      <w:lvlJc w:val="left"/>
      <w:pPr>
        <w:ind w:left="1440" w:hanging="360"/>
      </w:pPr>
    </w:lvl>
    <w:lvl w:ilvl="2" w:tplc="15E6793C">
      <w:start w:val="1"/>
      <w:numFmt w:val="lowerRoman"/>
      <w:lvlText w:val="%3."/>
      <w:lvlJc w:val="right"/>
      <w:pPr>
        <w:ind w:left="2160" w:hanging="180"/>
      </w:pPr>
    </w:lvl>
    <w:lvl w:ilvl="3" w:tplc="639CE382">
      <w:start w:val="1"/>
      <w:numFmt w:val="decimal"/>
      <w:lvlText w:val="%4."/>
      <w:lvlJc w:val="left"/>
      <w:pPr>
        <w:ind w:left="2880" w:hanging="360"/>
      </w:pPr>
    </w:lvl>
    <w:lvl w:ilvl="4" w:tplc="718A48F0">
      <w:start w:val="1"/>
      <w:numFmt w:val="lowerLetter"/>
      <w:lvlText w:val="%5."/>
      <w:lvlJc w:val="left"/>
      <w:pPr>
        <w:ind w:left="3600" w:hanging="360"/>
      </w:pPr>
    </w:lvl>
    <w:lvl w:ilvl="5" w:tplc="B2529CB2">
      <w:start w:val="1"/>
      <w:numFmt w:val="lowerRoman"/>
      <w:lvlText w:val="%6."/>
      <w:lvlJc w:val="right"/>
      <w:pPr>
        <w:ind w:left="4320" w:hanging="180"/>
      </w:pPr>
    </w:lvl>
    <w:lvl w:ilvl="6" w:tplc="0212B72E">
      <w:start w:val="1"/>
      <w:numFmt w:val="decimal"/>
      <w:lvlText w:val="%7."/>
      <w:lvlJc w:val="left"/>
      <w:pPr>
        <w:ind w:left="5040" w:hanging="360"/>
      </w:pPr>
    </w:lvl>
    <w:lvl w:ilvl="7" w:tplc="0D8E7254">
      <w:start w:val="1"/>
      <w:numFmt w:val="lowerLetter"/>
      <w:lvlText w:val="%8."/>
      <w:lvlJc w:val="left"/>
      <w:pPr>
        <w:ind w:left="5760" w:hanging="360"/>
      </w:pPr>
    </w:lvl>
    <w:lvl w:ilvl="8" w:tplc="8BD4A60C">
      <w:start w:val="1"/>
      <w:numFmt w:val="lowerRoman"/>
      <w:lvlText w:val="%9."/>
      <w:lvlJc w:val="right"/>
      <w:pPr>
        <w:ind w:left="6480" w:hanging="180"/>
      </w:pPr>
    </w:lvl>
  </w:abstractNum>
  <w:abstractNum w:abstractNumId="58" w15:restartNumberingAfterBreak="0">
    <w:nsid w:val="35B04561"/>
    <w:multiLevelType w:val="hybridMultilevel"/>
    <w:tmpl w:val="7552535E"/>
    <w:lvl w:ilvl="0" w:tplc="C082EB14">
      <w:start w:val="1"/>
      <w:numFmt w:val="bullet"/>
      <w:lvlText w:val="·"/>
      <w:lvlJc w:val="left"/>
      <w:pPr>
        <w:ind w:left="720" w:hanging="360"/>
      </w:pPr>
      <w:rPr>
        <w:rFonts w:ascii="Symbol" w:hAnsi="Symbol" w:hint="default"/>
      </w:rPr>
    </w:lvl>
    <w:lvl w:ilvl="1" w:tplc="E190DB0C">
      <w:start w:val="1"/>
      <w:numFmt w:val="bullet"/>
      <w:lvlText w:val="o"/>
      <w:lvlJc w:val="left"/>
      <w:pPr>
        <w:ind w:left="1440" w:hanging="360"/>
      </w:pPr>
      <w:rPr>
        <w:rFonts w:ascii="Courier New" w:hAnsi="Courier New" w:hint="default"/>
      </w:rPr>
    </w:lvl>
    <w:lvl w:ilvl="2" w:tplc="FE8CCD98">
      <w:start w:val="1"/>
      <w:numFmt w:val="bullet"/>
      <w:lvlText w:val=""/>
      <w:lvlJc w:val="left"/>
      <w:pPr>
        <w:ind w:left="2160" w:hanging="360"/>
      </w:pPr>
      <w:rPr>
        <w:rFonts w:ascii="Wingdings" w:hAnsi="Wingdings" w:hint="default"/>
      </w:rPr>
    </w:lvl>
    <w:lvl w:ilvl="3" w:tplc="B6E299AA">
      <w:start w:val="1"/>
      <w:numFmt w:val="bullet"/>
      <w:lvlText w:val=""/>
      <w:lvlJc w:val="left"/>
      <w:pPr>
        <w:ind w:left="2880" w:hanging="360"/>
      </w:pPr>
      <w:rPr>
        <w:rFonts w:ascii="Symbol" w:hAnsi="Symbol" w:hint="default"/>
      </w:rPr>
    </w:lvl>
    <w:lvl w:ilvl="4" w:tplc="8AAE965C">
      <w:start w:val="1"/>
      <w:numFmt w:val="bullet"/>
      <w:lvlText w:val="o"/>
      <w:lvlJc w:val="left"/>
      <w:pPr>
        <w:ind w:left="3600" w:hanging="360"/>
      </w:pPr>
      <w:rPr>
        <w:rFonts w:ascii="Courier New" w:hAnsi="Courier New" w:hint="default"/>
      </w:rPr>
    </w:lvl>
    <w:lvl w:ilvl="5" w:tplc="EAC8A756">
      <w:start w:val="1"/>
      <w:numFmt w:val="bullet"/>
      <w:lvlText w:val=""/>
      <w:lvlJc w:val="left"/>
      <w:pPr>
        <w:ind w:left="4320" w:hanging="360"/>
      </w:pPr>
      <w:rPr>
        <w:rFonts w:ascii="Wingdings" w:hAnsi="Wingdings" w:hint="default"/>
      </w:rPr>
    </w:lvl>
    <w:lvl w:ilvl="6" w:tplc="42FC3EFC">
      <w:start w:val="1"/>
      <w:numFmt w:val="bullet"/>
      <w:lvlText w:val=""/>
      <w:lvlJc w:val="left"/>
      <w:pPr>
        <w:ind w:left="5040" w:hanging="360"/>
      </w:pPr>
      <w:rPr>
        <w:rFonts w:ascii="Symbol" w:hAnsi="Symbol" w:hint="default"/>
      </w:rPr>
    </w:lvl>
    <w:lvl w:ilvl="7" w:tplc="CEF890C4">
      <w:start w:val="1"/>
      <w:numFmt w:val="bullet"/>
      <w:lvlText w:val="o"/>
      <w:lvlJc w:val="left"/>
      <w:pPr>
        <w:ind w:left="5760" w:hanging="360"/>
      </w:pPr>
      <w:rPr>
        <w:rFonts w:ascii="Courier New" w:hAnsi="Courier New" w:hint="default"/>
      </w:rPr>
    </w:lvl>
    <w:lvl w:ilvl="8" w:tplc="224AD904">
      <w:start w:val="1"/>
      <w:numFmt w:val="bullet"/>
      <w:lvlText w:val=""/>
      <w:lvlJc w:val="left"/>
      <w:pPr>
        <w:ind w:left="6480" w:hanging="360"/>
      </w:pPr>
      <w:rPr>
        <w:rFonts w:ascii="Wingdings" w:hAnsi="Wingdings" w:hint="default"/>
      </w:rPr>
    </w:lvl>
  </w:abstractNum>
  <w:abstractNum w:abstractNumId="59" w15:restartNumberingAfterBreak="0">
    <w:nsid w:val="360E0B4C"/>
    <w:multiLevelType w:val="hybridMultilevel"/>
    <w:tmpl w:val="038EB090"/>
    <w:lvl w:ilvl="0" w:tplc="0610CE80">
      <w:start w:val="9"/>
      <w:numFmt w:val="upperRoman"/>
      <w:lvlText w:val="%1."/>
      <w:lvlJc w:val="right"/>
      <w:pPr>
        <w:ind w:left="720" w:hanging="360"/>
      </w:pPr>
    </w:lvl>
    <w:lvl w:ilvl="1" w:tplc="808E379A">
      <w:start w:val="1"/>
      <w:numFmt w:val="lowerLetter"/>
      <w:lvlText w:val="%2."/>
      <w:lvlJc w:val="left"/>
      <w:pPr>
        <w:ind w:left="1440" w:hanging="360"/>
      </w:pPr>
    </w:lvl>
    <w:lvl w:ilvl="2" w:tplc="8552FFF6">
      <w:start w:val="1"/>
      <w:numFmt w:val="lowerRoman"/>
      <w:lvlText w:val="%3."/>
      <w:lvlJc w:val="right"/>
      <w:pPr>
        <w:ind w:left="2160" w:hanging="180"/>
      </w:pPr>
    </w:lvl>
    <w:lvl w:ilvl="3" w:tplc="363C013A">
      <w:start w:val="1"/>
      <w:numFmt w:val="decimal"/>
      <w:lvlText w:val="%4."/>
      <w:lvlJc w:val="left"/>
      <w:pPr>
        <w:ind w:left="2880" w:hanging="360"/>
      </w:pPr>
    </w:lvl>
    <w:lvl w:ilvl="4" w:tplc="5712B248">
      <w:start w:val="1"/>
      <w:numFmt w:val="lowerLetter"/>
      <w:lvlText w:val="%5."/>
      <w:lvlJc w:val="left"/>
      <w:pPr>
        <w:ind w:left="3600" w:hanging="360"/>
      </w:pPr>
    </w:lvl>
    <w:lvl w:ilvl="5" w:tplc="1DCA0D72">
      <w:start w:val="1"/>
      <w:numFmt w:val="lowerRoman"/>
      <w:lvlText w:val="%6."/>
      <w:lvlJc w:val="right"/>
      <w:pPr>
        <w:ind w:left="4320" w:hanging="180"/>
      </w:pPr>
    </w:lvl>
    <w:lvl w:ilvl="6" w:tplc="31002B08">
      <w:start w:val="1"/>
      <w:numFmt w:val="decimal"/>
      <w:lvlText w:val="%7."/>
      <w:lvlJc w:val="left"/>
      <w:pPr>
        <w:ind w:left="5040" w:hanging="360"/>
      </w:pPr>
    </w:lvl>
    <w:lvl w:ilvl="7" w:tplc="39AA7C8A">
      <w:start w:val="1"/>
      <w:numFmt w:val="lowerLetter"/>
      <w:lvlText w:val="%8."/>
      <w:lvlJc w:val="left"/>
      <w:pPr>
        <w:ind w:left="5760" w:hanging="360"/>
      </w:pPr>
    </w:lvl>
    <w:lvl w:ilvl="8" w:tplc="48C0841C">
      <w:start w:val="1"/>
      <w:numFmt w:val="lowerRoman"/>
      <w:lvlText w:val="%9."/>
      <w:lvlJc w:val="right"/>
      <w:pPr>
        <w:ind w:left="6480" w:hanging="180"/>
      </w:pPr>
    </w:lvl>
  </w:abstractNum>
  <w:abstractNum w:abstractNumId="60" w15:restartNumberingAfterBreak="0">
    <w:nsid w:val="36F53D9C"/>
    <w:multiLevelType w:val="hybridMultilevel"/>
    <w:tmpl w:val="089207A4"/>
    <w:lvl w:ilvl="0" w:tplc="581E056C">
      <w:start w:val="1"/>
      <w:numFmt w:val="decimal"/>
      <w:lvlText w:val="%1."/>
      <w:lvlJc w:val="left"/>
      <w:pPr>
        <w:ind w:left="720" w:hanging="360"/>
      </w:pPr>
    </w:lvl>
    <w:lvl w:ilvl="1" w:tplc="4E2E980C">
      <w:start w:val="1"/>
      <w:numFmt w:val="lowerLetter"/>
      <w:lvlText w:val="%2."/>
      <w:lvlJc w:val="left"/>
      <w:pPr>
        <w:ind w:left="1440" w:hanging="360"/>
      </w:pPr>
    </w:lvl>
    <w:lvl w:ilvl="2" w:tplc="7D024C46">
      <w:start w:val="1"/>
      <w:numFmt w:val="lowerRoman"/>
      <w:lvlText w:val="%3."/>
      <w:lvlJc w:val="right"/>
      <w:pPr>
        <w:ind w:left="2160" w:hanging="180"/>
      </w:pPr>
    </w:lvl>
    <w:lvl w:ilvl="3" w:tplc="828EFEDC">
      <w:start w:val="1"/>
      <w:numFmt w:val="decimal"/>
      <w:lvlText w:val="%4."/>
      <w:lvlJc w:val="left"/>
      <w:pPr>
        <w:ind w:left="2880" w:hanging="360"/>
      </w:pPr>
    </w:lvl>
    <w:lvl w:ilvl="4" w:tplc="E9E0F434">
      <w:start w:val="1"/>
      <w:numFmt w:val="lowerLetter"/>
      <w:lvlText w:val="%5."/>
      <w:lvlJc w:val="left"/>
      <w:pPr>
        <w:ind w:left="3600" w:hanging="360"/>
      </w:pPr>
    </w:lvl>
    <w:lvl w:ilvl="5" w:tplc="25266D20">
      <w:start w:val="1"/>
      <w:numFmt w:val="lowerRoman"/>
      <w:lvlText w:val="%6."/>
      <w:lvlJc w:val="right"/>
      <w:pPr>
        <w:ind w:left="4320" w:hanging="180"/>
      </w:pPr>
    </w:lvl>
    <w:lvl w:ilvl="6" w:tplc="CEFAC12C">
      <w:start w:val="1"/>
      <w:numFmt w:val="decimal"/>
      <w:lvlText w:val="%7."/>
      <w:lvlJc w:val="left"/>
      <w:pPr>
        <w:ind w:left="5040" w:hanging="360"/>
      </w:pPr>
    </w:lvl>
    <w:lvl w:ilvl="7" w:tplc="68308176">
      <w:start w:val="1"/>
      <w:numFmt w:val="lowerLetter"/>
      <w:lvlText w:val="%8."/>
      <w:lvlJc w:val="left"/>
      <w:pPr>
        <w:ind w:left="5760" w:hanging="360"/>
      </w:pPr>
    </w:lvl>
    <w:lvl w:ilvl="8" w:tplc="1122B872">
      <w:start w:val="1"/>
      <w:numFmt w:val="lowerRoman"/>
      <w:lvlText w:val="%9."/>
      <w:lvlJc w:val="right"/>
      <w:pPr>
        <w:ind w:left="6480" w:hanging="180"/>
      </w:pPr>
    </w:lvl>
  </w:abstractNum>
  <w:abstractNum w:abstractNumId="61" w15:restartNumberingAfterBreak="0">
    <w:nsid w:val="3726F92E"/>
    <w:multiLevelType w:val="hybridMultilevel"/>
    <w:tmpl w:val="D30E4628"/>
    <w:lvl w:ilvl="0" w:tplc="C024D102">
      <w:start w:val="2"/>
      <w:numFmt w:val="decimal"/>
      <w:lvlText w:val="%1."/>
      <w:lvlJc w:val="left"/>
      <w:pPr>
        <w:ind w:left="720" w:hanging="360"/>
      </w:pPr>
    </w:lvl>
    <w:lvl w:ilvl="1" w:tplc="B32C35DC">
      <w:start w:val="1"/>
      <w:numFmt w:val="lowerLetter"/>
      <w:lvlText w:val="%2."/>
      <w:lvlJc w:val="left"/>
      <w:pPr>
        <w:ind w:left="1440" w:hanging="360"/>
      </w:pPr>
    </w:lvl>
    <w:lvl w:ilvl="2" w:tplc="C3E24556">
      <w:start w:val="1"/>
      <w:numFmt w:val="lowerRoman"/>
      <w:lvlText w:val="%3."/>
      <w:lvlJc w:val="right"/>
      <w:pPr>
        <w:ind w:left="2160" w:hanging="180"/>
      </w:pPr>
    </w:lvl>
    <w:lvl w:ilvl="3" w:tplc="4336C122">
      <w:start w:val="1"/>
      <w:numFmt w:val="decimal"/>
      <w:lvlText w:val="%4."/>
      <w:lvlJc w:val="left"/>
      <w:pPr>
        <w:ind w:left="2880" w:hanging="360"/>
      </w:pPr>
    </w:lvl>
    <w:lvl w:ilvl="4" w:tplc="D55A9330">
      <w:start w:val="1"/>
      <w:numFmt w:val="lowerLetter"/>
      <w:lvlText w:val="%5."/>
      <w:lvlJc w:val="left"/>
      <w:pPr>
        <w:ind w:left="3600" w:hanging="360"/>
      </w:pPr>
    </w:lvl>
    <w:lvl w:ilvl="5" w:tplc="121889CE">
      <w:start w:val="1"/>
      <w:numFmt w:val="lowerRoman"/>
      <w:lvlText w:val="%6."/>
      <w:lvlJc w:val="right"/>
      <w:pPr>
        <w:ind w:left="4320" w:hanging="180"/>
      </w:pPr>
    </w:lvl>
    <w:lvl w:ilvl="6" w:tplc="06626036">
      <w:start w:val="1"/>
      <w:numFmt w:val="decimal"/>
      <w:lvlText w:val="%7."/>
      <w:lvlJc w:val="left"/>
      <w:pPr>
        <w:ind w:left="5040" w:hanging="360"/>
      </w:pPr>
    </w:lvl>
    <w:lvl w:ilvl="7" w:tplc="8A1CD602">
      <w:start w:val="1"/>
      <w:numFmt w:val="lowerLetter"/>
      <w:lvlText w:val="%8."/>
      <w:lvlJc w:val="left"/>
      <w:pPr>
        <w:ind w:left="5760" w:hanging="360"/>
      </w:pPr>
    </w:lvl>
    <w:lvl w:ilvl="8" w:tplc="BDBECB84">
      <w:start w:val="1"/>
      <w:numFmt w:val="lowerRoman"/>
      <w:lvlText w:val="%9."/>
      <w:lvlJc w:val="right"/>
      <w:pPr>
        <w:ind w:left="6480" w:hanging="180"/>
      </w:pPr>
    </w:lvl>
  </w:abstractNum>
  <w:abstractNum w:abstractNumId="62" w15:restartNumberingAfterBreak="0">
    <w:nsid w:val="373901D4"/>
    <w:multiLevelType w:val="hybridMultilevel"/>
    <w:tmpl w:val="2A6015BE"/>
    <w:lvl w:ilvl="0" w:tplc="6FF22510">
      <w:start w:val="1"/>
      <w:numFmt w:val="bullet"/>
      <w:lvlText w:val=""/>
      <w:lvlJc w:val="left"/>
      <w:pPr>
        <w:ind w:left="720" w:hanging="360"/>
      </w:pPr>
      <w:rPr>
        <w:rFonts w:ascii="Symbol" w:hAnsi="Symbol" w:hint="default"/>
      </w:rPr>
    </w:lvl>
    <w:lvl w:ilvl="1" w:tplc="43D2466E">
      <w:start w:val="1"/>
      <w:numFmt w:val="bullet"/>
      <w:lvlText w:val="o"/>
      <w:lvlJc w:val="left"/>
      <w:pPr>
        <w:ind w:left="1440" w:hanging="360"/>
      </w:pPr>
      <w:rPr>
        <w:rFonts w:ascii="Courier New" w:hAnsi="Courier New" w:hint="default"/>
      </w:rPr>
    </w:lvl>
    <w:lvl w:ilvl="2" w:tplc="580ACFAE">
      <w:start w:val="1"/>
      <w:numFmt w:val="bullet"/>
      <w:lvlText w:val=""/>
      <w:lvlJc w:val="left"/>
      <w:pPr>
        <w:ind w:left="2160" w:hanging="360"/>
      </w:pPr>
      <w:rPr>
        <w:rFonts w:ascii="Wingdings" w:hAnsi="Wingdings" w:hint="default"/>
      </w:rPr>
    </w:lvl>
    <w:lvl w:ilvl="3" w:tplc="0016CAE2">
      <w:start w:val="1"/>
      <w:numFmt w:val="bullet"/>
      <w:lvlText w:val=""/>
      <w:lvlJc w:val="left"/>
      <w:pPr>
        <w:ind w:left="2880" w:hanging="360"/>
      </w:pPr>
      <w:rPr>
        <w:rFonts w:ascii="Symbol" w:hAnsi="Symbol" w:hint="default"/>
      </w:rPr>
    </w:lvl>
    <w:lvl w:ilvl="4" w:tplc="C1F2FB8E">
      <w:start w:val="1"/>
      <w:numFmt w:val="bullet"/>
      <w:lvlText w:val="o"/>
      <w:lvlJc w:val="left"/>
      <w:pPr>
        <w:ind w:left="3600" w:hanging="360"/>
      </w:pPr>
      <w:rPr>
        <w:rFonts w:ascii="Courier New" w:hAnsi="Courier New" w:hint="default"/>
      </w:rPr>
    </w:lvl>
    <w:lvl w:ilvl="5" w:tplc="F9C480D6">
      <w:start w:val="1"/>
      <w:numFmt w:val="bullet"/>
      <w:lvlText w:val=""/>
      <w:lvlJc w:val="left"/>
      <w:pPr>
        <w:ind w:left="4320" w:hanging="360"/>
      </w:pPr>
      <w:rPr>
        <w:rFonts w:ascii="Wingdings" w:hAnsi="Wingdings" w:hint="default"/>
      </w:rPr>
    </w:lvl>
    <w:lvl w:ilvl="6" w:tplc="336ABDB4">
      <w:start w:val="1"/>
      <w:numFmt w:val="bullet"/>
      <w:lvlText w:val=""/>
      <w:lvlJc w:val="left"/>
      <w:pPr>
        <w:ind w:left="5040" w:hanging="360"/>
      </w:pPr>
      <w:rPr>
        <w:rFonts w:ascii="Symbol" w:hAnsi="Symbol" w:hint="default"/>
      </w:rPr>
    </w:lvl>
    <w:lvl w:ilvl="7" w:tplc="35080018">
      <w:start w:val="1"/>
      <w:numFmt w:val="bullet"/>
      <w:lvlText w:val="o"/>
      <w:lvlJc w:val="left"/>
      <w:pPr>
        <w:ind w:left="5760" w:hanging="360"/>
      </w:pPr>
      <w:rPr>
        <w:rFonts w:ascii="Courier New" w:hAnsi="Courier New" w:hint="default"/>
      </w:rPr>
    </w:lvl>
    <w:lvl w:ilvl="8" w:tplc="F612D584">
      <w:start w:val="1"/>
      <w:numFmt w:val="bullet"/>
      <w:lvlText w:val=""/>
      <w:lvlJc w:val="left"/>
      <w:pPr>
        <w:ind w:left="6480" w:hanging="360"/>
      </w:pPr>
      <w:rPr>
        <w:rFonts w:ascii="Wingdings" w:hAnsi="Wingdings" w:hint="default"/>
      </w:rPr>
    </w:lvl>
  </w:abstractNum>
  <w:abstractNum w:abstractNumId="63" w15:restartNumberingAfterBreak="0">
    <w:nsid w:val="38003EE5"/>
    <w:multiLevelType w:val="hybridMultilevel"/>
    <w:tmpl w:val="C400AC6E"/>
    <w:lvl w:ilvl="0" w:tplc="9AA665FC">
      <w:start w:val="1"/>
      <w:numFmt w:val="decimal"/>
      <w:lvlText w:val="%1."/>
      <w:lvlJc w:val="left"/>
      <w:pPr>
        <w:ind w:left="720" w:hanging="360"/>
      </w:pPr>
    </w:lvl>
    <w:lvl w:ilvl="1" w:tplc="0C5EF090">
      <w:start w:val="1"/>
      <w:numFmt w:val="lowerLetter"/>
      <w:lvlText w:val="%2."/>
      <w:lvlJc w:val="left"/>
      <w:pPr>
        <w:ind w:left="1440" w:hanging="360"/>
      </w:pPr>
    </w:lvl>
    <w:lvl w:ilvl="2" w:tplc="62E09732">
      <w:start w:val="1"/>
      <w:numFmt w:val="lowerRoman"/>
      <w:lvlText w:val="%3."/>
      <w:lvlJc w:val="right"/>
      <w:pPr>
        <w:ind w:left="2160" w:hanging="180"/>
      </w:pPr>
    </w:lvl>
    <w:lvl w:ilvl="3" w:tplc="DBACD47A">
      <w:start w:val="1"/>
      <w:numFmt w:val="decimal"/>
      <w:lvlText w:val="%4."/>
      <w:lvlJc w:val="left"/>
      <w:pPr>
        <w:ind w:left="2880" w:hanging="360"/>
      </w:pPr>
    </w:lvl>
    <w:lvl w:ilvl="4" w:tplc="EB0CD278">
      <w:start w:val="1"/>
      <w:numFmt w:val="lowerLetter"/>
      <w:lvlText w:val="%5."/>
      <w:lvlJc w:val="left"/>
      <w:pPr>
        <w:ind w:left="3600" w:hanging="360"/>
      </w:pPr>
    </w:lvl>
    <w:lvl w:ilvl="5" w:tplc="051EC910">
      <w:start w:val="1"/>
      <w:numFmt w:val="lowerRoman"/>
      <w:lvlText w:val="%6."/>
      <w:lvlJc w:val="right"/>
      <w:pPr>
        <w:ind w:left="4320" w:hanging="180"/>
      </w:pPr>
    </w:lvl>
    <w:lvl w:ilvl="6" w:tplc="E1DA2AEE">
      <w:start w:val="1"/>
      <w:numFmt w:val="decimal"/>
      <w:lvlText w:val="%7."/>
      <w:lvlJc w:val="left"/>
      <w:pPr>
        <w:ind w:left="5040" w:hanging="360"/>
      </w:pPr>
    </w:lvl>
    <w:lvl w:ilvl="7" w:tplc="612AE98E">
      <w:start w:val="1"/>
      <w:numFmt w:val="lowerLetter"/>
      <w:lvlText w:val="%8."/>
      <w:lvlJc w:val="left"/>
      <w:pPr>
        <w:ind w:left="5760" w:hanging="360"/>
      </w:pPr>
    </w:lvl>
    <w:lvl w:ilvl="8" w:tplc="A838D898">
      <w:start w:val="1"/>
      <w:numFmt w:val="lowerRoman"/>
      <w:lvlText w:val="%9."/>
      <w:lvlJc w:val="right"/>
      <w:pPr>
        <w:ind w:left="6480" w:hanging="180"/>
      </w:pPr>
    </w:lvl>
  </w:abstractNum>
  <w:abstractNum w:abstractNumId="64" w15:restartNumberingAfterBreak="0">
    <w:nsid w:val="3822AAA5"/>
    <w:multiLevelType w:val="hybridMultilevel"/>
    <w:tmpl w:val="850A393A"/>
    <w:lvl w:ilvl="0" w:tplc="B8ECC0DC">
      <w:start w:val="1"/>
      <w:numFmt w:val="bullet"/>
      <w:lvlText w:val=""/>
      <w:lvlJc w:val="left"/>
      <w:pPr>
        <w:ind w:left="720" w:hanging="360"/>
      </w:pPr>
      <w:rPr>
        <w:rFonts w:ascii="Symbol" w:hAnsi="Symbol" w:hint="default"/>
      </w:rPr>
    </w:lvl>
    <w:lvl w:ilvl="1" w:tplc="340402AC">
      <w:start w:val="1"/>
      <w:numFmt w:val="bullet"/>
      <w:lvlText w:val="o"/>
      <w:lvlJc w:val="left"/>
      <w:pPr>
        <w:ind w:left="1440" w:hanging="360"/>
      </w:pPr>
      <w:rPr>
        <w:rFonts w:ascii="Courier New" w:hAnsi="Courier New" w:hint="default"/>
      </w:rPr>
    </w:lvl>
    <w:lvl w:ilvl="2" w:tplc="CAFCE1D8">
      <w:start w:val="1"/>
      <w:numFmt w:val="bullet"/>
      <w:lvlText w:val=""/>
      <w:lvlJc w:val="left"/>
      <w:pPr>
        <w:ind w:left="2160" w:hanging="360"/>
      </w:pPr>
      <w:rPr>
        <w:rFonts w:ascii="Wingdings" w:hAnsi="Wingdings" w:hint="default"/>
      </w:rPr>
    </w:lvl>
    <w:lvl w:ilvl="3" w:tplc="BC9AFBF2">
      <w:start w:val="1"/>
      <w:numFmt w:val="bullet"/>
      <w:lvlText w:val=""/>
      <w:lvlJc w:val="left"/>
      <w:pPr>
        <w:ind w:left="2880" w:hanging="360"/>
      </w:pPr>
      <w:rPr>
        <w:rFonts w:ascii="Symbol" w:hAnsi="Symbol" w:hint="default"/>
      </w:rPr>
    </w:lvl>
    <w:lvl w:ilvl="4" w:tplc="03ECF0B6">
      <w:start w:val="1"/>
      <w:numFmt w:val="bullet"/>
      <w:lvlText w:val="o"/>
      <w:lvlJc w:val="left"/>
      <w:pPr>
        <w:ind w:left="3600" w:hanging="360"/>
      </w:pPr>
      <w:rPr>
        <w:rFonts w:ascii="Courier New" w:hAnsi="Courier New" w:hint="default"/>
      </w:rPr>
    </w:lvl>
    <w:lvl w:ilvl="5" w:tplc="1E24BA8E">
      <w:start w:val="1"/>
      <w:numFmt w:val="bullet"/>
      <w:lvlText w:val=""/>
      <w:lvlJc w:val="left"/>
      <w:pPr>
        <w:ind w:left="4320" w:hanging="360"/>
      </w:pPr>
      <w:rPr>
        <w:rFonts w:ascii="Wingdings" w:hAnsi="Wingdings" w:hint="default"/>
      </w:rPr>
    </w:lvl>
    <w:lvl w:ilvl="6" w:tplc="88665574">
      <w:start w:val="1"/>
      <w:numFmt w:val="bullet"/>
      <w:lvlText w:val=""/>
      <w:lvlJc w:val="left"/>
      <w:pPr>
        <w:ind w:left="5040" w:hanging="360"/>
      </w:pPr>
      <w:rPr>
        <w:rFonts w:ascii="Symbol" w:hAnsi="Symbol" w:hint="default"/>
      </w:rPr>
    </w:lvl>
    <w:lvl w:ilvl="7" w:tplc="AB567C2A">
      <w:start w:val="1"/>
      <w:numFmt w:val="bullet"/>
      <w:lvlText w:val="o"/>
      <w:lvlJc w:val="left"/>
      <w:pPr>
        <w:ind w:left="5760" w:hanging="360"/>
      </w:pPr>
      <w:rPr>
        <w:rFonts w:ascii="Courier New" w:hAnsi="Courier New" w:hint="default"/>
      </w:rPr>
    </w:lvl>
    <w:lvl w:ilvl="8" w:tplc="BDB41E4C">
      <w:start w:val="1"/>
      <w:numFmt w:val="bullet"/>
      <w:lvlText w:val=""/>
      <w:lvlJc w:val="left"/>
      <w:pPr>
        <w:ind w:left="6480" w:hanging="360"/>
      </w:pPr>
      <w:rPr>
        <w:rFonts w:ascii="Wingdings" w:hAnsi="Wingdings" w:hint="default"/>
      </w:rPr>
    </w:lvl>
  </w:abstractNum>
  <w:abstractNum w:abstractNumId="65" w15:restartNumberingAfterBreak="0">
    <w:nsid w:val="38CA547B"/>
    <w:multiLevelType w:val="hybridMultilevel"/>
    <w:tmpl w:val="3EA6B7A0"/>
    <w:lvl w:ilvl="0" w:tplc="FF064462">
      <w:start w:val="1"/>
      <w:numFmt w:val="decimal"/>
      <w:lvlText w:val="•"/>
      <w:lvlJc w:val="left"/>
      <w:pPr>
        <w:ind w:left="720" w:hanging="360"/>
      </w:pPr>
    </w:lvl>
    <w:lvl w:ilvl="1" w:tplc="ED8A4F56">
      <w:start w:val="1"/>
      <w:numFmt w:val="lowerLetter"/>
      <w:lvlText w:val="%2."/>
      <w:lvlJc w:val="left"/>
      <w:pPr>
        <w:ind w:left="1440" w:hanging="360"/>
      </w:pPr>
    </w:lvl>
    <w:lvl w:ilvl="2" w:tplc="2182EE98">
      <w:start w:val="1"/>
      <w:numFmt w:val="lowerRoman"/>
      <w:lvlText w:val="%3."/>
      <w:lvlJc w:val="right"/>
      <w:pPr>
        <w:ind w:left="2160" w:hanging="180"/>
      </w:pPr>
    </w:lvl>
    <w:lvl w:ilvl="3" w:tplc="ED76470E">
      <w:start w:val="1"/>
      <w:numFmt w:val="decimal"/>
      <w:lvlText w:val="%4."/>
      <w:lvlJc w:val="left"/>
      <w:pPr>
        <w:ind w:left="2880" w:hanging="360"/>
      </w:pPr>
    </w:lvl>
    <w:lvl w:ilvl="4" w:tplc="67884A64">
      <w:start w:val="1"/>
      <w:numFmt w:val="lowerLetter"/>
      <w:lvlText w:val="%5."/>
      <w:lvlJc w:val="left"/>
      <w:pPr>
        <w:ind w:left="3600" w:hanging="360"/>
      </w:pPr>
    </w:lvl>
    <w:lvl w:ilvl="5" w:tplc="58DEC47A">
      <w:start w:val="1"/>
      <w:numFmt w:val="lowerRoman"/>
      <w:lvlText w:val="%6."/>
      <w:lvlJc w:val="right"/>
      <w:pPr>
        <w:ind w:left="4320" w:hanging="180"/>
      </w:pPr>
    </w:lvl>
    <w:lvl w:ilvl="6" w:tplc="03623882">
      <w:start w:val="1"/>
      <w:numFmt w:val="decimal"/>
      <w:lvlText w:val="%7."/>
      <w:lvlJc w:val="left"/>
      <w:pPr>
        <w:ind w:left="5040" w:hanging="360"/>
      </w:pPr>
    </w:lvl>
    <w:lvl w:ilvl="7" w:tplc="31D64186">
      <w:start w:val="1"/>
      <w:numFmt w:val="lowerLetter"/>
      <w:lvlText w:val="%8."/>
      <w:lvlJc w:val="left"/>
      <w:pPr>
        <w:ind w:left="5760" w:hanging="360"/>
      </w:pPr>
    </w:lvl>
    <w:lvl w:ilvl="8" w:tplc="2DBCFA74">
      <w:start w:val="1"/>
      <w:numFmt w:val="lowerRoman"/>
      <w:lvlText w:val="%9."/>
      <w:lvlJc w:val="right"/>
      <w:pPr>
        <w:ind w:left="6480" w:hanging="180"/>
      </w:pPr>
    </w:lvl>
  </w:abstractNum>
  <w:abstractNum w:abstractNumId="66" w15:restartNumberingAfterBreak="0">
    <w:nsid w:val="399A4DBD"/>
    <w:multiLevelType w:val="hybridMultilevel"/>
    <w:tmpl w:val="7A3834FE"/>
    <w:lvl w:ilvl="0" w:tplc="61AEA516">
      <w:start w:val="1"/>
      <w:numFmt w:val="upperRoman"/>
      <w:lvlText w:val="%1."/>
      <w:lvlJc w:val="right"/>
      <w:pPr>
        <w:ind w:left="720" w:hanging="360"/>
      </w:pPr>
    </w:lvl>
    <w:lvl w:ilvl="1" w:tplc="DAA2F8D4">
      <w:start w:val="1"/>
      <w:numFmt w:val="lowerLetter"/>
      <w:lvlText w:val="%2."/>
      <w:lvlJc w:val="left"/>
      <w:pPr>
        <w:ind w:left="1440" w:hanging="360"/>
      </w:pPr>
    </w:lvl>
    <w:lvl w:ilvl="2" w:tplc="9FE24EE2">
      <w:start w:val="1"/>
      <w:numFmt w:val="lowerRoman"/>
      <w:lvlText w:val="%3."/>
      <w:lvlJc w:val="right"/>
      <w:pPr>
        <w:ind w:left="2160" w:hanging="180"/>
      </w:pPr>
    </w:lvl>
    <w:lvl w:ilvl="3" w:tplc="B21A1034">
      <w:start w:val="1"/>
      <w:numFmt w:val="decimal"/>
      <w:lvlText w:val="%4."/>
      <w:lvlJc w:val="left"/>
      <w:pPr>
        <w:ind w:left="2880" w:hanging="360"/>
      </w:pPr>
    </w:lvl>
    <w:lvl w:ilvl="4" w:tplc="087E4CD2">
      <w:start w:val="1"/>
      <w:numFmt w:val="lowerLetter"/>
      <w:lvlText w:val="%5."/>
      <w:lvlJc w:val="left"/>
      <w:pPr>
        <w:ind w:left="3600" w:hanging="360"/>
      </w:pPr>
    </w:lvl>
    <w:lvl w:ilvl="5" w:tplc="AD0E79EC">
      <w:start w:val="1"/>
      <w:numFmt w:val="lowerRoman"/>
      <w:lvlText w:val="%6."/>
      <w:lvlJc w:val="right"/>
      <w:pPr>
        <w:ind w:left="4320" w:hanging="180"/>
      </w:pPr>
    </w:lvl>
    <w:lvl w:ilvl="6" w:tplc="C688012C">
      <w:start w:val="1"/>
      <w:numFmt w:val="decimal"/>
      <w:lvlText w:val="%7."/>
      <w:lvlJc w:val="left"/>
      <w:pPr>
        <w:ind w:left="5040" w:hanging="360"/>
      </w:pPr>
    </w:lvl>
    <w:lvl w:ilvl="7" w:tplc="2CB2F586">
      <w:start w:val="1"/>
      <w:numFmt w:val="lowerLetter"/>
      <w:lvlText w:val="%8."/>
      <w:lvlJc w:val="left"/>
      <w:pPr>
        <w:ind w:left="5760" w:hanging="360"/>
      </w:pPr>
    </w:lvl>
    <w:lvl w:ilvl="8" w:tplc="CBF4E1CE">
      <w:start w:val="1"/>
      <w:numFmt w:val="lowerRoman"/>
      <w:lvlText w:val="%9."/>
      <w:lvlJc w:val="right"/>
      <w:pPr>
        <w:ind w:left="6480" w:hanging="180"/>
      </w:pPr>
    </w:lvl>
  </w:abstractNum>
  <w:abstractNum w:abstractNumId="67" w15:restartNumberingAfterBreak="0">
    <w:nsid w:val="39D198AE"/>
    <w:multiLevelType w:val="hybridMultilevel"/>
    <w:tmpl w:val="CF1E6A68"/>
    <w:lvl w:ilvl="0" w:tplc="939EA8E0">
      <w:start w:val="1"/>
      <w:numFmt w:val="bullet"/>
      <w:lvlText w:val="·"/>
      <w:lvlJc w:val="left"/>
      <w:pPr>
        <w:ind w:left="720" w:hanging="360"/>
      </w:pPr>
      <w:rPr>
        <w:rFonts w:ascii="Symbol" w:hAnsi="Symbol" w:hint="default"/>
      </w:rPr>
    </w:lvl>
    <w:lvl w:ilvl="1" w:tplc="39640A7A">
      <w:start w:val="1"/>
      <w:numFmt w:val="bullet"/>
      <w:lvlText w:val="o"/>
      <w:lvlJc w:val="left"/>
      <w:pPr>
        <w:ind w:left="1440" w:hanging="360"/>
      </w:pPr>
      <w:rPr>
        <w:rFonts w:ascii="Courier New" w:hAnsi="Courier New" w:hint="default"/>
      </w:rPr>
    </w:lvl>
    <w:lvl w:ilvl="2" w:tplc="3DA44A2C">
      <w:start w:val="1"/>
      <w:numFmt w:val="bullet"/>
      <w:lvlText w:val=""/>
      <w:lvlJc w:val="left"/>
      <w:pPr>
        <w:ind w:left="2160" w:hanging="360"/>
      </w:pPr>
      <w:rPr>
        <w:rFonts w:ascii="Wingdings" w:hAnsi="Wingdings" w:hint="default"/>
      </w:rPr>
    </w:lvl>
    <w:lvl w:ilvl="3" w:tplc="006C6F9E">
      <w:start w:val="1"/>
      <w:numFmt w:val="bullet"/>
      <w:lvlText w:val=""/>
      <w:lvlJc w:val="left"/>
      <w:pPr>
        <w:ind w:left="2880" w:hanging="360"/>
      </w:pPr>
      <w:rPr>
        <w:rFonts w:ascii="Symbol" w:hAnsi="Symbol" w:hint="default"/>
      </w:rPr>
    </w:lvl>
    <w:lvl w:ilvl="4" w:tplc="9DCE87BC">
      <w:start w:val="1"/>
      <w:numFmt w:val="bullet"/>
      <w:lvlText w:val="o"/>
      <w:lvlJc w:val="left"/>
      <w:pPr>
        <w:ind w:left="3600" w:hanging="360"/>
      </w:pPr>
      <w:rPr>
        <w:rFonts w:ascii="Courier New" w:hAnsi="Courier New" w:hint="default"/>
      </w:rPr>
    </w:lvl>
    <w:lvl w:ilvl="5" w:tplc="99BC65A0">
      <w:start w:val="1"/>
      <w:numFmt w:val="bullet"/>
      <w:lvlText w:val=""/>
      <w:lvlJc w:val="left"/>
      <w:pPr>
        <w:ind w:left="4320" w:hanging="360"/>
      </w:pPr>
      <w:rPr>
        <w:rFonts w:ascii="Wingdings" w:hAnsi="Wingdings" w:hint="default"/>
      </w:rPr>
    </w:lvl>
    <w:lvl w:ilvl="6" w:tplc="2CC61EE4">
      <w:start w:val="1"/>
      <w:numFmt w:val="bullet"/>
      <w:lvlText w:val=""/>
      <w:lvlJc w:val="left"/>
      <w:pPr>
        <w:ind w:left="5040" w:hanging="360"/>
      </w:pPr>
      <w:rPr>
        <w:rFonts w:ascii="Symbol" w:hAnsi="Symbol" w:hint="default"/>
      </w:rPr>
    </w:lvl>
    <w:lvl w:ilvl="7" w:tplc="65EEB442">
      <w:start w:val="1"/>
      <w:numFmt w:val="bullet"/>
      <w:lvlText w:val="o"/>
      <w:lvlJc w:val="left"/>
      <w:pPr>
        <w:ind w:left="5760" w:hanging="360"/>
      </w:pPr>
      <w:rPr>
        <w:rFonts w:ascii="Courier New" w:hAnsi="Courier New" w:hint="default"/>
      </w:rPr>
    </w:lvl>
    <w:lvl w:ilvl="8" w:tplc="EDEACF7A">
      <w:start w:val="1"/>
      <w:numFmt w:val="bullet"/>
      <w:lvlText w:val=""/>
      <w:lvlJc w:val="left"/>
      <w:pPr>
        <w:ind w:left="6480" w:hanging="360"/>
      </w:pPr>
      <w:rPr>
        <w:rFonts w:ascii="Wingdings" w:hAnsi="Wingdings" w:hint="default"/>
      </w:rPr>
    </w:lvl>
  </w:abstractNum>
  <w:abstractNum w:abstractNumId="68" w15:restartNumberingAfterBreak="0">
    <w:nsid w:val="39D9BF38"/>
    <w:multiLevelType w:val="hybridMultilevel"/>
    <w:tmpl w:val="325438F0"/>
    <w:lvl w:ilvl="0" w:tplc="B9D6D966">
      <w:start w:val="1"/>
      <w:numFmt w:val="decimal"/>
      <w:lvlText w:val="•"/>
      <w:lvlJc w:val="left"/>
      <w:pPr>
        <w:ind w:left="720" w:hanging="360"/>
      </w:pPr>
    </w:lvl>
    <w:lvl w:ilvl="1" w:tplc="963A9F7A">
      <w:start w:val="1"/>
      <w:numFmt w:val="lowerLetter"/>
      <w:lvlText w:val="%2."/>
      <w:lvlJc w:val="left"/>
      <w:pPr>
        <w:ind w:left="1440" w:hanging="360"/>
      </w:pPr>
    </w:lvl>
    <w:lvl w:ilvl="2" w:tplc="75EC7AC4">
      <w:start w:val="1"/>
      <w:numFmt w:val="lowerRoman"/>
      <w:lvlText w:val="%3."/>
      <w:lvlJc w:val="right"/>
      <w:pPr>
        <w:ind w:left="2160" w:hanging="180"/>
      </w:pPr>
    </w:lvl>
    <w:lvl w:ilvl="3" w:tplc="47AE6B4C">
      <w:start w:val="1"/>
      <w:numFmt w:val="decimal"/>
      <w:lvlText w:val="%4."/>
      <w:lvlJc w:val="left"/>
      <w:pPr>
        <w:ind w:left="2880" w:hanging="360"/>
      </w:pPr>
    </w:lvl>
    <w:lvl w:ilvl="4" w:tplc="D126194C">
      <w:start w:val="1"/>
      <w:numFmt w:val="lowerLetter"/>
      <w:lvlText w:val="%5."/>
      <w:lvlJc w:val="left"/>
      <w:pPr>
        <w:ind w:left="3600" w:hanging="360"/>
      </w:pPr>
    </w:lvl>
    <w:lvl w:ilvl="5" w:tplc="F63AD63C">
      <w:start w:val="1"/>
      <w:numFmt w:val="lowerRoman"/>
      <w:lvlText w:val="%6."/>
      <w:lvlJc w:val="right"/>
      <w:pPr>
        <w:ind w:left="4320" w:hanging="180"/>
      </w:pPr>
    </w:lvl>
    <w:lvl w:ilvl="6" w:tplc="622A593C">
      <w:start w:val="1"/>
      <w:numFmt w:val="decimal"/>
      <w:lvlText w:val="%7."/>
      <w:lvlJc w:val="left"/>
      <w:pPr>
        <w:ind w:left="5040" w:hanging="360"/>
      </w:pPr>
    </w:lvl>
    <w:lvl w:ilvl="7" w:tplc="E28834F6">
      <w:start w:val="1"/>
      <w:numFmt w:val="lowerLetter"/>
      <w:lvlText w:val="%8."/>
      <w:lvlJc w:val="left"/>
      <w:pPr>
        <w:ind w:left="5760" w:hanging="360"/>
      </w:pPr>
    </w:lvl>
    <w:lvl w:ilvl="8" w:tplc="3F4E21A8">
      <w:start w:val="1"/>
      <w:numFmt w:val="lowerRoman"/>
      <w:lvlText w:val="%9."/>
      <w:lvlJc w:val="right"/>
      <w:pPr>
        <w:ind w:left="6480" w:hanging="180"/>
      </w:pPr>
    </w:lvl>
  </w:abstractNum>
  <w:abstractNum w:abstractNumId="69" w15:restartNumberingAfterBreak="0">
    <w:nsid w:val="39FBFB3D"/>
    <w:multiLevelType w:val="hybridMultilevel"/>
    <w:tmpl w:val="C450C7A0"/>
    <w:lvl w:ilvl="0" w:tplc="DF66FE72">
      <w:start w:val="1"/>
      <w:numFmt w:val="bullet"/>
      <w:lvlText w:val="·"/>
      <w:lvlJc w:val="left"/>
      <w:pPr>
        <w:ind w:left="720" w:hanging="360"/>
      </w:pPr>
      <w:rPr>
        <w:rFonts w:ascii="Symbol" w:hAnsi="Symbol" w:hint="default"/>
      </w:rPr>
    </w:lvl>
    <w:lvl w:ilvl="1" w:tplc="F9747038">
      <w:start w:val="1"/>
      <w:numFmt w:val="bullet"/>
      <w:lvlText w:val="o"/>
      <w:lvlJc w:val="left"/>
      <w:pPr>
        <w:ind w:left="1440" w:hanging="360"/>
      </w:pPr>
      <w:rPr>
        <w:rFonts w:ascii="Courier New" w:hAnsi="Courier New" w:hint="default"/>
      </w:rPr>
    </w:lvl>
    <w:lvl w:ilvl="2" w:tplc="8396A31C">
      <w:start w:val="1"/>
      <w:numFmt w:val="bullet"/>
      <w:lvlText w:val=""/>
      <w:lvlJc w:val="left"/>
      <w:pPr>
        <w:ind w:left="2160" w:hanging="360"/>
      </w:pPr>
      <w:rPr>
        <w:rFonts w:ascii="Wingdings" w:hAnsi="Wingdings" w:hint="default"/>
      </w:rPr>
    </w:lvl>
    <w:lvl w:ilvl="3" w:tplc="1BE4398C">
      <w:start w:val="1"/>
      <w:numFmt w:val="bullet"/>
      <w:lvlText w:val=""/>
      <w:lvlJc w:val="left"/>
      <w:pPr>
        <w:ind w:left="2880" w:hanging="360"/>
      </w:pPr>
      <w:rPr>
        <w:rFonts w:ascii="Symbol" w:hAnsi="Symbol" w:hint="default"/>
      </w:rPr>
    </w:lvl>
    <w:lvl w:ilvl="4" w:tplc="22F6B3B0">
      <w:start w:val="1"/>
      <w:numFmt w:val="bullet"/>
      <w:lvlText w:val="o"/>
      <w:lvlJc w:val="left"/>
      <w:pPr>
        <w:ind w:left="3600" w:hanging="360"/>
      </w:pPr>
      <w:rPr>
        <w:rFonts w:ascii="Courier New" w:hAnsi="Courier New" w:hint="default"/>
      </w:rPr>
    </w:lvl>
    <w:lvl w:ilvl="5" w:tplc="E6D07C3A">
      <w:start w:val="1"/>
      <w:numFmt w:val="bullet"/>
      <w:lvlText w:val=""/>
      <w:lvlJc w:val="left"/>
      <w:pPr>
        <w:ind w:left="4320" w:hanging="360"/>
      </w:pPr>
      <w:rPr>
        <w:rFonts w:ascii="Wingdings" w:hAnsi="Wingdings" w:hint="default"/>
      </w:rPr>
    </w:lvl>
    <w:lvl w:ilvl="6" w:tplc="49A22356">
      <w:start w:val="1"/>
      <w:numFmt w:val="bullet"/>
      <w:lvlText w:val=""/>
      <w:lvlJc w:val="left"/>
      <w:pPr>
        <w:ind w:left="5040" w:hanging="360"/>
      </w:pPr>
      <w:rPr>
        <w:rFonts w:ascii="Symbol" w:hAnsi="Symbol" w:hint="default"/>
      </w:rPr>
    </w:lvl>
    <w:lvl w:ilvl="7" w:tplc="E52EC5DE">
      <w:start w:val="1"/>
      <w:numFmt w:val="bullet"/>
      <w:lvlText w:val="o"/>
      <w:lvlJc w:val="left"/>
      <w:pPr>
        <w:ind w:left="5760" w:hanging="360"/>
      </w:pPr>
      <w:rPr>
        <w:rFonts w:ascii="Courier New" w:hAnsi="Courier New" w:hint="default"/>
      </w:rPr>
    </w:lvl>
    <w:lvl w:ilvl="8" w:tplc="7632FB3E">
      <w:start w:val="1"/>
      <w:numFmt w:val="bullet"/>
      <w:lvlText w:val=""/>
      <w:lvlJc w:val="left"/>
      <w:pPr>
        <w:ind w:left="6480" w:hanging="360"/>
      </w:pPr>
      <w:rPr>
        <w:rFonts w:ascii="Wingdings" w:hAnsi="Wingdings" w:hint="default"/>
      </w:rPr>
    </w:lvl>
  </w:abstractNum>
  <w:abstractNum w:abstractNumId="70" w15:restartNumberingAfterBreak="0">
    <w:nsid w:val="3B37BA57"/>
    <w:multiLevelType w:val="hybridMultilevel"/>
    <w:tmpl w:val="32FE8A86"/>
    <w:lvl w:ilvl="0" w:tplc="9D822C46">
      <w:start w:val="1"/>
      <w:numFmt w:val="decimal"/>
      <w:lvlText w:val="%1."/>
      <w:lvlJc w:val="left"/>
      <w:pPr>
        <w:ind w:left="720" w:hanging="360"/>
      </w:pPr>
    </w:lvl>
    <w:lvl w:ilvl="1" w:tplc="FD86C10E">
      <w:start w:val="1"/>
      <w:numFmt w:val="lowerLetter"/>
      <w:lvlText w:val="%2."/>
      <w:lvlJc w:val="left"/>
      <w:pPr>
        <w:ind w:left="1440" w:hanging="360"/>
      </w:pPr>
    </w:lvl>
    <w:lvl w:ilvl="2" w:tplc="E4E6D5F8">
      <w:start w:val="1"/>
      <w:numFmt w:val="lowerRoman"/>
      <w:lvlText w:val="%3."/>
      <w:lvlJc w:val="right"/>
      <w:pPr>
        <w:ind w:left="2160" w:hanging="180"/>
      </w:pPr>
    </w:lvl>
    <w:lvl w:ilvl="3" w:tplc="035E7AE8">
      <w:start w:val="1"/>
      <w:numFmt w:val="decimal"/>
      <w:lvlText w:val="%4."/>
      <w:lvlJc w:val="left"/>
      <w:pPr>
        <w:ind w:left="2880" w:hanging="360"/>
      </w:pPr>
    </w:lvl>
    <w:lvl w:ilvl="4" w:tplc="91783E32">
      <w:start w:val="1"/>
      <w:numFmt w:val="lowerLetter"/>
      <w:lvlText w:val="%5."/>
      <w:lvlJc w:val="left"/>
      <w:pPr>
        <w:ind w:left="3600" w:hanging="360"/>
      </w:pPr>
    </w:lvl>
    <w:lvl w:ilvl="5" w:tplc="702E0126">
      <w:start w:val="1"/>
      <w:numFmt w:val="lowerRoman"/>
      <w:lvlText w:val="%6."/>
      <w:lvlJc w:val="right"/>
      <w:pPr>
        <w:ind w:left="4320" w:hanging="180"/>
      </w:pPr>
    </w:lvl>
    <w:lvl w:ilvl="6" w:tplc="5BAE7926">
      <w:start w:val="1"/>
      <w:numFmt w:val="decimal"/>
      <w:lvlText w:val="%7."/>
      <w:lvlJc w:val="left"/>
      <w:pPr>
        <w:ind w:left="5040" w:hanging="360"/>
      </w:pPr>
    </w:lvl>
    <w:lvl w:ilvl="7" w:tplc="444EB52A">
      <w:start w:val="1"/>
      <w:numFmt w:val="lowerLetter"/>
      <w:lvlText w:val="%8."/>
      <w:lvlJc w:val="left"/>
      <w:pPr>
        <w:ind w:left="5760" w:hanging="360"/>
      </w:pPr>
    </w:lvl>
    <w:lvl w:ilvl="8" w:tplc="A44219E8">
      <w:start w:val="1"/>
      <w:numFmt w:val="lowerRoman"/>
      <w:lvlText w:val="%9."/>
      <w:lvlJc w:val="right"/>
      <w:pPr>
        <w:ind w:left="6480" w:hanging="180"/>
      </w:pPr>
    </w:lvl>
  </w:abstractNum>
  <w:abstractNum w:abstractNumId="71" w15:restartNumberingAfterBreak="0">
    <w:nsid w:val="3C439121"/>
    <w:multiLevelType w:val="hybridMultilevel"/>
    <w:tmpl w:val="28D02D7A"/>
    <w:lvl w:ilvl="0" w:tplc="201AF248">
      <w:start w:val="1"/>
      <w:numFmt w:val="bullet"/>
      <w:lvlText w:val="·"/>
      <w:lvlJc w:val="left"/>
      <w:pPr>
        <w:ind w:left="720" w:hanging="360"/>
      </w:pPr>
      <w:rPr>
        <w:rFonts w:ascii="Symbol" w:hAnsi="Symbol" w:hint="default"/>
      </w:rPr>
    </w:lvl>
    <w:lvl w:ilvl="1" w:tplc="32EAACF6">
      <w:start w:val="1"/>
      <w:numFmt w:val="bullet"/>
      <w:lvlText w:val="o"/>
      <w:lvlJc w:val="left"/>
      <w:pPr>
        <w:ind w:left="1440" w:hanging="360"/>
      </w:pPr>
      <w:rPr>
        <w:rFonts w:ascii="Courier New" w:hAnsi="Courier New" w:hint="default"/>
      </w:rPr>
    </w:lvl>
    <w:lvl w:ilvl="2" w:tplc="C9CADC98">
      <w:start w:val="1"/>
      <w:numFmt w:val="bullet"/>
      <w:lvlText w:val=""/>
      <w:lvlJc w:val="left"/>
      <w:pPr>
        <w:ind w:left="2160" w:hanging="360"/>
      </w:pPr>
      <w:rPr>
        <w:rFonts w:ascii="Wingdings" w:hAnsi="Wingdings" w:hint="default"/>
      </w:rPr>
    </w:lvl>
    <w:lvl w:ilvl="3" w:tplc="51B4FEAC">
      <w:start w:val="1"/>
      <w:numFmt w:val="bullet"/>
      <w:lvlText w:val=""/>
      <w:lvlJc w:val="left"/>
      <w:pPr>
        <w:ind w:left="2880" w:hanging="360"/>
      </w:pPr>
      <w:rPr>
        <w:rFonts w:ascii="Symbol" w:hAnsi="Symbol" w:hint="default"/>
      </w:rPr>
    </w:lvl>
    <w:lvl w:ilvl="4" w:tplc="B62426E6">
      <w:start w:val="1"/>
      <w:numFmt w:val="bullet"/>
      <w:lvlText w:val="o"/>
      <w:lvlJc w:val="left"/>
      <w:pPr>
        <w:ind w:left="3600" w:hanging="360"/>
      </w:pPr>
      <w:rPr>
        <w:rFonts w:ascii="Courier New" w:hAnsi="Courier New" w:hint="default"/>
      </w:rPr>
    </w:lvl>
    <w:lvl w:ilvl="5" w:tplc="A7A620EA">
      <w:start w:val="1"/>
      <w:numFmt w:val="bullet"/>
      <w:lvlText w:val=""/>
      <w:lvlJc w:val="left"/>
      <w:pPr>
        <w:ind w:left="4320" w:hanging="360"/>
      </w:pPr>
      <w:rPr>
        <w:rFonts w:ascii="Wingdings" w:hAnsi="Wingdings" w:hint="default"/>
      </w:rPr>
    </w:lvl>
    <w:lvl w:ilvl="6" w:tplc="0E3698B0">
      <w:start w:val="1"/>
      <w:numFmt w:val="bullet"/>
      <w:lvlText w:val=""/>
      <w:lvlJc w:val="left"/>
      <w:pPr>
        <w:ind w:left="5040" w:hanging="360"/>
      </w:pPr>
      <w:rPr>
        <w:rFonts w:ascii="Symbol" w:hAnsi="Symbol" w:hint="default"/>
      </w:rPr>
    </w:lvl>
    <w:lvl w:ilvl="7" w:tplc="02F48E1C">
      <w:start w:val="1"/>
      <w:numFmt w:val="bullet"/>
      <w:lvlText w:val="o"/>
      <w:lvlJc w:val="left"/>
      <w:pPr>
        <w:ind w:left="5760" w:hanging="360"/>
      </w:pPr>
      <w:rPr>
        <w:rFonts w:ascii="Courier New" w:hAnsi="Courier New" w:hint="default"/>
      </w:rPr>
    </w:lvl>
    <w:lvl w:ilvl="8" w:tplc="3968C270">
      <w:start w:val="1"/>
      <w:numFmt w:val="bullet"/>
      <w:lvlText w:val=""/>
      <w:lvlJc w:val="left"/>
      <w:pPr>
        <w:ind w:left="6480" w:hanging="360"/>
      </w:pPr>
      <w:rPr>
        <w:rFonts w:ascii="Wingdings" w:hAnsi="Wingdings" w:hint="default"/>
      </w:rPr>
    </w:lvl>
  </w:abstractNum>
  <w:abstractNum w:abstractNumId="72" w15:restartNumberingAfterBreak="0">
    <w:nsid w:val="3E581C09"/>
    <w:multiLevelType w:val="hybridMultilevel"/>
    <w:tmpl w:val="4BF0CE0A"/>
    <w:lvl w:ilvl="0" w:tplc="F20438CA">
      <w:start w:val="1"/>
      <w:numFmt w:val="decimal"/>
      <w:lvlText w:val="%1."/>
      <w:lvlJc w:val="left"/>
      <w:pPr>
        <w:ind w:left="720" w:hanging="360"/>
      </w:pPr>
    </w:lvl>
    <w:lvl w:ilvl="1" w:tplc="04F6BC6E">
      <w:start w:val="1"/>
      <w:numFmt w:val="lowerLetter"/>
      <w:lvlText w:val="%2."/>
      <w:lvlJc w:val="left"/>
      <w:pPr>
        <w:ind w:left="1440" w:hanging="360"/>
      </w:pPr>
    </w:lvl>
    <w:lvl w:ilvl="2" w:tplc="466AA08A">
      <w:start w:val="1"/>
      <w:numFmt w:val="lowerRoman"/>
      <w:lvlText w:val="%3."/>
      <w:lvlJc w:val="right"/>
      <w:pPr>
        <w:ind w:left="2160" w:hanging="180"/>
      </w:pPr>
    </w:lvl>
    <w:lvl w:ilvl="3" w:tplc="3826958E">
      <w:start w:val="1"/>
      <w:numFmt w:val="decimal"/>
      <w:lvlText w:val="%4."/>
      <w:lvlJc w:val="left"/>
      <w:pPr>
        <w:ind w:left="2880" w:hanging="360"/>
      </w:pPr>
    </w:lvl>
    <w:lvl w:ilvl="4" w:tplc="04208876">
      <w:start w:val="1"/>
      <w:numFmt w:val="lowerLetter"/>
      <w:lvlText w:val="%5."/>
      <w:lvlJc w:val="left"/>
      <w:pPr>
        <w:ind w:left="3600" w:hanging="360"/>
      </w:pPr>
    </w:lvl>
    <w:lvl w:ilvl="5" w:tplc="BF84A234">
      <w:start w:val="1"/>
      <w:numFmt w:val="lowerRoman"/>
      <w:lvlText w:val="%6."/>
      <w:lvlJc w:val="right"/>
      <w:pPr>
        <w:ind w:left="4320" w:hanging="180"/>
      </w:pPr>
    </w:lvl>
    <w:lvl w:ilvl="6" w:tplc="2CFC346E">
      <w:start w:val="1"/>
      <w:numFmt w:val="decimal"/>
      <w:lvlText w:val="%7."/>
      <w:lvlJc w:val="left"/>
      <w:pPr>
        <w:ind w:left="5040" w:hanging="360"/>
      </w:pPr>
    </w:lvl>
    <w:lvl w:ilvl="7" w:tplc="ECB8F36A">
      <w:start w:val="1"/>
      <w:numFmt w:val="lowerLetter"/>
      <w:lvlText w:val="%8."/>
      <w:lvlJc w:val="left"/>
      <w:pPr>
        <w:ind w:left="5760" w:hanging="360"/>
      </w:pPr>
    </w:lvl>
    <w:lvl w:ilvl="8" w:tplc="CA105F56">
      <w:start w:val="1"/>
      <w:numFmt w:val="lowerRoman"/>
      <w:lvlText w:val="%9."/>
      <w:lvlJc w:val="right"/>
      <w:pPr>
        <w:ind w:left="6480" w:hanging="180"/>
      </w:pPr>
    </w:lvl>
  </w:abstractNum>
  <w:abstractNum w:abstractNumId="73" w15:restartNumberingAfterBreak="0">
    <w:nsid w:val="3EBD69B2"/>
    <w:multiLevelType w:val="hybridMultilevel"/>
    <w:tmpl w:val="0C92C2CA"/>
    <w:lvl w:ilvl="0" w:tplc="44A4C566">
      <w:start w:val="10"/>
      <w:numFmt w:val="upperRoman"/>
      <w:lvlText w:val="%1."/>
      <w:lvlJc w:val="right"/>
      <w:pPr>
        <w:ind w:left="720" w:hanging="360"/>
      </w:pPr>
    </w:lvl>
    <w:lvl w:ilvl="1" w:tplc="5A2E016A">
      <w:start w:val="1"/>
      <w:numFmt w:val="lowerLetter"/>
      <w:lvlText w:val="%2."/>
      <w:lvlJc w:val="left"/>
      <w:pPr>
        <w:ind w:left="1440" w:hanging="360"/>
      </w:pPr>
    </w:lvl>
    <w:lvl w:ilvl="2" w:tplc="7F1CF67C">
      <w:start w:val="1"/>
      <w:numFmt w:val="lowerRoman"/>
      <w:lvlText w:val="%3."/>
      <w:lvlJc w:val="right"/>
      <w:pPr>
        <w:ind w:left="2160" w:hanging="180"/>
      </w:pPr>
    </w:lvl>
    <w:lvl w:ilvl="3" w:tplc="A704BD18">
      <w:start w:val="1"/>
      <w:numFmt w:val="decimal"/>
      <w:lvlText w:val="%4."/>
      <w:lvlJc w:val="left"/>
      <w:pPr>
        <w:ind w:left="2880" w:hanging="360"/>
      </w:pPr>
    </w:lvl>
    <w:lvl w:ilvl="4" w:tplc="E962116C">
      <w:start w:val="1"/>
      <w:numFmt w:val="lowerLetter"/>
      <w:lvlText w:val="%5."/>
      <w:lvlJc w:val="left"/>
      <w:pPr>
        <w:ind w:left="3600" w:hanging="360"/>
      </w:pPr>
    </w:lvl>
    <w:lvl w:ilvl="5" w:tplc="9D06768E">
      <w:start w:val="1"/>
      <w:numFmt w:val="lowerRoman"/>
      <w:lvlText w:val="%6."/>
      <w:lvlJc w:val="right"/>
      <w:pPr>
        <w:ind w:left="4320" w:hanging="180"/>
      </w:pPr>
    </w:lvl>
    <w:lvl w:ilvl="6" w:tplc="9EA6EBCE">
      <w:start w:val="1"/>
      <w:numFmt w:val="decimal"/>
      <w:lvlText w:val="%7."/>
      <w:lvlJc w:val="left"/>
      <w:pPr>
        <w:ind w:left="5040" w:hanging="360"/>
      </w:pPr>
    </w:lvl>
    <w:lvl w:ilvl="7" w:tplc="EEC0E586">
      <w:start w:val="1"/>
      <w:numFmt w:val="lowerLetter"/>
      <w:lvlText w:val="%8."/>
      <w:lvlJc w:val="left"/>
      <w:pPr>
        <w:ind w:left="5760" w:hanging="360"/>
      </w:pPr>
    </w:lvl>
    <w:lvl w:ilvl="8" w:tplc="D14A7B6A">
      <w:start w:val="1"/>
      <w:numFmt w:val="lowerRoman"/>
      <w:lvlText w:val="%9."/>
      <w:lvlJc w:val="right"/>
      <w:pPr>
        <w:ind w:left="6480" w:hanging="180"/>
      </w:pPr>
    </w:lvl>
  </w:abstractNum>
  <w:abstractNum w:abstractNumId="74" w15:restartNumberingAfterBreak="0">
    <w:nsid w:val="3EEA7B36"/>
    <w:multiLevelType w:val="hybridMultilevel"/>
    <w:tmpl w:val="1EC499BC"/>
    <w:lvl w:ilvl="0" w:tplc="3CA86CBC">
      <w:start w:val="9"/>
      <w:numFmt w:val="upperRoman"/>
      <w:lvlText w:val="%1."/>
      <w:lvlJc w:val="right"/>
      <w:pPr>
        <w:ind w:left="720" w:hanging="360"/>
      </w:pPr>
    </w:lvl>
    <w:lvl w:ilvl="1" w:tplc="0A12D4DE">
      <w:start w:val="1"/>
      <w:numFmt w:val="lowerLetter"/>
      <w:lvlText w:val="%2."/>
      <w:lvlJc w:val="left"/>
      <w:pPr>
        <w:ind w:left="1440" w:hanging="360"/>
      </w:pPr>
    </w:lvl>
    <w:lvl w:ilvl="2" w:tplc="D704331C">
      <w:start w:val="1"/>
      <w:numFmt w:val="lowerRoman"/>
      <w:lvlText w:val="%3."/>
      <w:lvlJc w:val="right"/>
      <w:pPr>
        <w:ind w:left="2160" w:hanging="180"/>
      </w:pPr>
    </w:lvl>
    <w:lvl w:ilvl="3" w:tplc="071ACD8E">
      <w:start w:val="1"/>
      <w:numFmt w:val="decimal"/>
      <w:lvlText w:val="%4."/>
      <w:lvlJc w:val="left"/>
      <w:pPr>
        <w:ind w:left="2880" w:hanging="360"/>
      </w:pPr>
    </w:lvl>
    <w:lvl w:ilvl="4" w:tplc="7912104A">
      <w:start w:val="1"/>
      <w:numFmt w:val="lowerLetter"/>
      <w:lvlText w:val="%5."/>
      <w:lvlJc w:val="left"/>
      <w:pPr>
        <w:ind w:left="3600" w:hanging="360"/>
      </w:pPr>
    </w:lvl>
    <w:lvl w:ilvl="5" w:tplc="36E20108">
      <w:start w:val="1"/>
      <w:numFmt w:val="lowerRoman"/>
      <w:lvlText w:val="%6."/>
      <w:lvlJc w:val="right"/>
      <w:pPr>
        <w:ind w:left="4320" w:hanging="180"/>
      </w:pPr>
    </w:lvl>
    <w:lvl w:ilvl="6" w:tplc="0C36B29A">
      <w:start w:val="1"/>
      <w:numFmt w:val="decimal"/>
      <w:lvlText w:val="%7."/>
      <w:lvlJc w:val="left"/>
      <w:pPr>
        <w:ind w:left="5040" w:hanging="360"/>
      </w:pPr>
    </w:lvl>
    <w:lvl w:ilvl="7" w:tplc="49E650F2">
      <w:start w:val="1"/>
      <w:numFmt w:val="lowerLetter"/>
      <w:lvlText w:val="%8."/>
      <w:lvlJc w:val="left"/>
      <w:pPr>
        <w:ind w:left="5760" w:hanging="360"/>
      </w:pPr>
    </w:lvl>
    <w:lvl w:ilvl="8" w:tplc="A500961A">
      <w:start w:val="1"/>
      <w:numFmt w:val="lowerRoman"/>
      <w:lvlText w:val="%9."/>
      <w:lvlJc w:val="right"/>
      <w:pPr>
        <w:ind w:left="6480" w:hanging="180"/>
      </w:pPr>
    </w:lvl>
  </w:abstractNum>
  <w:abstractNum w:abstractNumId="75" w15:restartNumberingAfterBreak="0">
    <w:nsid w:val="40486654"/>
    <w:multiLevelType w:val="hybridMultilevel"/>
    <w:tmpl w:val="85B8735A"/>
    <w:lvl w:ilvl="0" w:tplc="ABAC6E16">
      <w:start w:val="1"/>
      <w:numFmt w:val="bullet"/>
      <w:lvlText w:val="·"/>
      <w:lvlJc w:val="left"/>
      <w:pPr>
        <w:ind w:left="720" w:hanging="360"/>
      </w:pPr>
      <w:rPr>
        <w:rFonts w:ascii="Symbol" w:hAnsi="Symbol" w:hint="default"/>
      </w:rPr>
    </w:lvl>
    <w:lvl w:ilvl="1" w:tplc="C506F9BC">
      <w:start w:val="1"/>
      <w:numFmt w:val="bullet"/>
      <w:lvlText w:val="o"/>
      <w:lvlJc w:val="left"/>
      <w:pPr>
        <w:ind w:left="1440" w:hanging="360"/>
      </w:pPr>
      <w:rPr>
        <w:rFonts w:ascii="Courier New" w:hAnsi="Courier New" w:hint="default"/>
      </w:rPr>
    </w:lvl>
    <w:lvl w:ilvl="2" w:tplc="5EF4542C">
      <w:start w:val="1"/>
      <w:numFmt w:val="bullet"/>
      <w:lvlText w:val=""/>
      <w:lvlJc w:val="left"/>
      <w:pPr>
        <w:ind w:left="2160" w:hanging="360"/>
      </w:pPr>
      <w:rPr>
        <w:rFonts w:ascii="Wingdings" w:hAnsi="Wingdings" w:hint="default"/>
      </w:rPr>
    </w:lvl>
    <w:lvl w:ilvl="3" w:tplc="A1FE2BF6">
      <w:start w:val="1"/>
      <w:numFmt w:val="bullet"/>
      <w:lvlText w:val=""/>
      <w:lvlJc w:val="left"/>
      <w:pPr>
        <w:ind w:left="2880" w:hanging="360"/>
      </w:pPr>
      <w:rPr>
        <w:rFonts w:ascii="Symbol" w:hAnsi="Symbol" w:hint="default"/>
      </w:rPr>
    </w:lvl>
    <w:lvl w:ilvl="4" w:tplc="D1880BE4">
      <w:start w:val="1"/>
      <w:numFmt w:val="bullet"/>
      <w:lvlText w:val="o"/>
      <w:lvlJc w:val="left"/>
      <w:pPr>
        <w:ind w:left="3600" w:hanging="360"/>
      </w:pPr>
      <w:rPr>
        <w:rFonts w:ascii="Courier New" w:hAnsi="Courier New" w:hint="default"/>
      </w:rPr>
    </w:lvl>
    <w:lvl w:ilvl="5" w:tplc="7D7681CC">
      <w:start w:val="1"/>
      <w:numFmt w:val="bullet"/>
      <w:lvlText w:val=""/>
      <w:lvlJc w:val="left"/>
      <w:pPr>
        <w:ind w:left="4320" w:hanging="360"/>
      </w:pPr>
      <w:rPr>
        <w:rFonts w:ascii="Wingdings" w:hAnsi="Wingdings" w:hint="default"/>
      </w:rPr>
    </w:lvl>
    <w:lvl w:ilvl="6" w:tplc="09AEA924">
      <w:start w:val="1"/>
      <w:numFmt w:val="bullet"/>
      <w:lvlText w:val=""/>
      <w:lvlJc w:val="left"/>
      <w:pPr>
        <w:ind w:left="5040" w:hanging="360"/>
      </w:pPr>
      <w:rPr>
        <w:rFonts w:ascii="Symbol" w:hAnsi="Symbol" w:hint="default"/>
      </w:rPr>
    </w:lvl>
    <w:lvl w:ilvl="7" w:tplc="79BC9592">
      <w:start w:val="1"/>
      <w:numFmt w:val="bullet"/>
      <w:lvlText w:val="o"/>
      <w:lvlJc w:val="left"/>
      <w:pPr>
        <w:ind w:left="5760" w:hanging="360"/>
      </w:pPr>
      <w:rPr>
        <w:rFonts w:ascii="Courier New" w:hAnsi="Courier New" w:hint="default"/>
      </w:rPr>
    </w:lvl>
    <w:lvl w:ilvl="8" w:tplc="8AD805B6">
      <w:start w:val="1"/>
      <w:numFmt w:val="bullet"/>
      <w:lvlText w:val=""/>
      <w:lvlJc w:val="left"/>
      <w:pPr>
        <w:ind w:left="6480" w:hanging="360"/>
      </w:pPr>
      <w:rPr>
        <w:rFonts w:ascii="Wingdings" w:hAnsi="Wingdings" w:hint="default"/>
      </w:rPr>
    </w:lvl>
  </w:abstractNum>
  <w:abstractNum w:abstractNumId="76" w15:restartNumberingAfterBreak="0">
    <w:nsid w:val="413F367E"/>
    <w:multiLevelType w:val="hybridMultilevel"/>
    <w:tmpl w:val="70783A80"/>
    <w:lvl w:ilvl="0" w:tplc="CA76BE5A">
      <w:start w:val="2"/>
      <w:numFmt w:val="decimal"/>
      <w:lvlText w:val="%1."/>
      <w:lvlJc w:val="left"/>
      <w:pPr>
        <w:ind w:left="720" w:hanging="360"/>
      </w:pPr>
    </w:lvl>
    <w:lvl w:ilvl="1" w:tplc="1FDECFC2">
      <w:start w:val="1"/>
      <w:numFmt w:val="lowerLetter"/>
      <w:lvlText w:val="%2."/>
      <w:lvlJc w:val="left"/>
      <w:pPr>
        <w:ind w:left="1440" w:hanging="360"/>
      </w:pPr>
    </w:lvl>
    <w:lvl w:ilvl="2" w:tplc="D3EA2DE4">
      <w:start w:val="1"/>
      <w:numFmt w:val="lowerRoman"/>
      <w:lvlText w:val="%3."/>
      <w:lvlJc w:val="right"/>
      <w:pPr>
        <w:ind w:left="2160" w:hanging="180"/>
      </w:pPr>
    </w:lvl>
    <w:lvl w:ilvl="3" w:tplc="0E3E9BA4">
      <w:start w:val="1"/>
      <w:numFmt w:val="decimal"/>
      <w:lvlText w:val="%4."/>
      <w:lvlJc w:val="left"/>
      <w:pPr>
        <w:ind w:left="2880" w:hanging="360"/>
      </w:pPr>
    </w:lvl>
    <w:lvl w:ilvl="4" w:tplc="69E27844">
      <w:start w:val="1"/>
      <w:numFmt w:val="lowerLetter"/>
      <w:lvlText w:val="%5."/>
      <w:lvlJc w:val="left"/>
      <w:pPr>
        <w:ind w:left="3600" w:hanging="360"/>
      </w:pPr>
    </w:lvl>
    <w:lvl w:ilvl="5" w:tplc="6DF49986">
      <w:start w:val="1"/>
      <w:numFmt w:val="lowerRoman"/>
      <w:lvlText w:val="%6."/>
      <w:lvlJc w:val="right"/>
      <w:pPr>
        <w:ind w:left="4320" w:hanging="180"/>
      </w:pPr>
    </w:lvl>
    <w:lvl w:ilvl="6" w:tplc="58CE5DCA">
      <w:start w:val="1"/>
      <w:numFmt w:val="decimal"/>
      <w:lvlText w:val="%7."/>
      <w:lvlJc w:val="left"/>
      <w:pPr>
        <w:ind w:left="5040" w:hanging="360"/>
      </w:pPr>
    </w:lvl>
    <w:lvl w:ilvl="7" w:tplc="9CC0DBC2">
      <w:start w:val="1"/>
      <w:numFmt w:val="lowerLetter"/>
      <w:lvlText w:val="%8."/>
      <w:lvlJc w:val="left"/>
      <w:pPr>
        <w:ind w:left="5760" w:hanging="360"/>
      </w:pPr>
    </w:lvl>
    <w:lvl w:ilvl="8" w:tplc="562ADC4E">
      <w:start w:val="1"/>
      <w:numFmt w:val="lowerRoman"/>
      <w:lvlText w:val="%9."/>
      <w:lvlJc w:val="right"/>
      <w:pPr>
        <w:ind w:left="6480" w:hanging="180"/>
      </w:pPr>
    </w:lvl>
  </w:abstractNum>
  <w:abstractNum w:abstractNumId="77" w15:restartNumberingAfterBreak="0">
    <w:nsid w:val="4175E8D6"/>
    <w:multiLevelType w:val="hybridMultilevel"/>
    <w:tmpl w:val="FFFFFFFF"/>
    <w:lvl w:ilvl="0" w:tplc="5D5E4B6E">
      <w:start w:val="1"/>
      <w:numFmt w:val="upperRoman"/>
      <w:lvlText w:val="%1."/>
      <w:lvlJc w:val="right"/>
      <w:pPr>
        <w:ind w:left="720" w:hanging="360"/>
      </w:pPr>
    </w:lvl>
    <w:lvl w:ilvl="1" w:tplc="18C48BFE">
      <w:start w:val="1"/>
      <w:numFmt w:val="lowerLetter"/>
      <w:lvlText w:val="%2."/>
      <w:lvlJc w:val="left"/>
      <w:pPr>
        <w:ind w:left="1440" w:hanging="360"/>
      </w:pPr>
    </w:lvl>
    <w:lvl w:ilvl="2" w:tplc="FAA41A80">
      <w:start w:val="1"/>
      <w:numFmt w:val="lowerRoman"/>
      <w:lvlText w:val="%3."/>
      <w:lvlJc w:val="right"/>
      <w:pPr>
        <w:ind w:left="2160" w:hanging="180"/>
      </w:pPr>
    </w:lvl>
    <w:lvl w:ilvl="3" w:tplc="0A4C74B4">
      <w:start w:val="1"/>
      <w:numFmt w:val="decimal"/>
      <w:lvlText w:val="%4."/>
      <w:lvlJc w:val="left"/>
      <w:pPr>
        <w:ind w:left="2880" w:hanging="360"/>
      </w:pPr>
    </w:lvl>
    <w:lvl w:ilvl="4" w:tplc="9A0C4250">
      <w:start w:val="1"/>
      <w:numFmt w:val="lowerLetter"/>
      <w:lvlText w:val="%5."/>
      <w:lvlJc w:val="left"/>
      <w:pPr>
        <w:ind w:left="3600" w:hanging="360"/>
      </w:pPr>
    </w:lvl>
    <w:lvl w:ilvl="5" w:tplc="5EDC936E">
      <w:start w:val="1"/>
      <w:numFmt w:val="lowerRoman"/>
      <w:lvlText w:val="%6."/>
      <w:lvlJc w:val="right"/>
      <w:pPr>
        <w:ind w:left="4320" w:hanging="180"/>
      </w:pPr>
    </w:lvl>
    <w:lvl w:ilvl="6" w:tplc="6FC43D6A">
      <w:start w:val="1"/>
      <w:numFmt w:val="decimal"/>
      <w:lvlText w:val="%7."/>
      <w:lvlJc w:val="left"/>
      <w:pPr>
        <w:ind w:left="5040" w:hanging="360"/>
      </w:pPr>
    </w:lvl>
    <w:lvl w:ilvl="7" w:tplc="5CA206A4">
      <w:start w:val="1"/>
      <w:numFmt w:val="lowerLetter"/>
      <w:lvlText w:val="%8."/>
      <w:lvlJc w:val="left"/>
      <w:pPr>
        <w:ind w:left="5760" w:hanging="360"/>
      </w:pPr>
    </w:lvl>
    <w:lvl w:ilvl="8" w:tplc="091CD880">
      <w:start w:val="1"/>
      <w:numFmt w:val="lowerRoman"/>
      <w:lvlText w:val="%9."/>
      <w:lvlJc w:val="right"/>
      <w:pPr>
        <w:ind w:left="6480" w:hanging="180"/>
      </w:pPr>
    </w:lvl>
  </w:abstractNum>
  <w:abstractNum w:abstractNumId="78" w15:restartNumberingAfterBreak="0">
    <w:nsid w:val="41C7663C"/>
    <w:multiLevelType w:val="hybridMultilevel"/>
    <w:tmpl w:val="EC6CAB46"/>
    <w:lvl w:ilvl="0" w:tplc="22461F9A">
      <w:start w:val="1"/>
      <w:numFmt w:val="decimal"/>
      <w:lvlText w:val="%1."/>
      <w:lvlJc w:val="left"/>
      <w:pPr>
        <w:ind w:left="720" w:hanging="360"/>
      </w:pPr>
    </w:lvl>
    <w:lvl w:ilvl="1" w:tplc="C470A6FA">
      <w:start w:val="1"/>
      <w:numFmt w:val="lowerLetter"/>
      <w:lvlText w:val="%2."/>
      <w:lvlJc w:val="left"/>
      <w:pPr>
        <w:ind w:left="1440" w:hanging="360"/>
      </w:pPr>
    </w:lvl>
    <w:lvl w:ilvl="2" w:tplc="5664A46E">
      <w:start w:val="1"/>
      <w:numFmt w:val="lowerRoman"/>
      <w:lvlText w:val="%3."/>
      <w:lvlJc w:val="right"/>
      <w:pPr>
        <w:ind w:left="2160" w:hanging="180"/>
      </w:pPr>
    </w:lvl>
    <w:lvl w:ilvl="3" w:tplc="7ED2C00A">
      <w:start w:val="1"/>
      <w:numFmt w:val="decimal"/>
      <w:lvlText w:val="%4."/>
      <w:lvlJc w:val="left"/>
      <w:pPr>
        <w:ind w:left="2880" w:hanging="360"/>
      </w:pPr>
    </w:lvl>
    <w:lvl w:ilvl="4" w:tplc="ED06BAE4">
      <w:start w:val="1"/>
      <w:numFmt w:val="lowerLetter"/>
      <w:lvlText w:val="%5."/>
      <w:lvlJc w:val="left"/>
      <w:pPr>
        <w:ind w:left="3600" w:hanging="360"/>
      </w:pPr>
    </w:lvl>
    <w:lvl w:ilvl="5" w:tplc="49FA8310">
      <w:start w:val="1"/>
      <w:numFmt w:val="lowerRoman"/>
      <w:lvlText w:val="%6."/>
      <w:lvlJc w:val="right"/>
      <w:pPr>
        <w:ind w:left="4320" w:hanging="180"/>
      </w:pPr>
    </w:lvl>
    <w:lvl w:ilvl="6" w:tplc="92A0A56C">
      <w:start w:val="1"/>
      <w:numFmt w:val="decimal"/>
      <w:lvlText w:val="%7."/>
      <w:lvlJc w:val="left"/>
      <w:pPr>
        <w:ind w:left="5040" w:hanging="360"/>
      </w:pPr>
    </w:lvl>
    <w:lvl w:ilvl="7" w:tplc="B8BECB94">
      <w:start w:val="1"/>
      <w:numFmt w:val="lowerLetter"/>
      <w:lvlText w:val="%8."/>
      <w:lvlJc w:val="left"/>
      <w:pPr>
        <w:ind w:left="5760" w:hanging="360"/>
      </w:pPr>
    </w:lvl>
    <w:lvl w:ilvl="8" w:tplc="9106F672">
      <w:start w:val="1"/>
      <w:numFmt w:val="lowerRoman"/>
      <w:lvlText w:val="%9."/>
      <w:lvlJc w:val="right"/>
      <w:pPr>
        <w:ind w:left="6480" w:hanging="180"/>
      </w:pPr>
    </w:lvl>
  </w:abstractNum>
  <w:abstractNum w:abstractNumId="79" w15:restartNumberingAfterBreak="0">
    <w:nsid w:val="425A4D28"/>
    <w:multiLevelType w:val="hybridMultilevel"/>
    <w:tmpl w:val="563EDBE8"/>
    <w:lvl w:ilvl="0" w:tplc="E39EBE6A">
      <w:start w:val="1"/>
      <w:numFmt w:val="bullet"/>
      <w:lvlText w:val="·"/>
      <w:lvlJc w:val="left"/>
      <w:pPr>
        <w:ind w:left="720" w:hanging="360"/>
      </w:pPr>
      <w:rPr>
        <w:rFonts w:ascii="Symbol" w:hAnsi="Symbol" w:hint="default"/>
      </w:rPr>
    </w:lvl>
    <w:lvl w:ilvl="1" w:tplc="913E697C">
      <w:start w:val="1"/>
      <w:numFmt w:val="bullet"/>
      <w:lvlText w:val="o"/>
      <w:lvlJc w:val="left"/>
      <w:pPr>
        <w:ind w:left="1440" w:hanging="360"/>
      </w:pPr>
      <w:rPr>
        <w:rFonts w:ascii="Courier New" w:hAnsi="Courier New" w:hint="default"/>
      </w:rPr>
    </w:lvl>
    <w:lvl w:ilvl="2" w:tplc="28B03BF2">
      <w:start w:val="1"/>
      <w:numFmt w:val="bullet"/>
      <w:lvlText w:val=""/>
      <w:lvlJc w:val="left"/>
      <w:pPr>
        <w:ind w:left="2160" w:hanging="360"/>
      </w:pPr>
      <w:rPr>
        <w:rFonts w:ascii="Wingdings" w:hAnsi="Wingdings" w:hint="default"/>
      </w:rPr>
    </w:lvl>
    <w:lvl w:ilvl="3" w:tplc="1BCCCFA0">
      <w:start w:val="1"/>
      <w:numFmt w:val="bullet"/>
      <w:lvlText w:val=""/>
      <w:lvlJc w:val="left"/>
      <w:pPr>
        <w:ind w:left="2880" w:hanging="360"/>
      </w:pPr>
      <w:rPr>
        <w:rFonts w:ascii="Symbol" w:hAnsi="Symbol" w:hint="default"/>
      </w:rPr>
    </w:lvl>
    <w:lvl w:ilvl="4" w:tplc="A64AD9A8">
      <w:start w:val="1"/>
      <w:numFmt w:val="bullet"/>
      <w:lvlText w:val="o"/>
      <w:lvlJc w:val="left"/>
      <w:pPr>
        <w:ind w:left="3600" w:hanging="360"/>
      </w:pPr>
      <w:rPr>
        <w:rFonts w:ascii="Courier New" w:hAnsi="Courier New" w:hint="default"/>
      </w:rPr>
    </w:lvl>
    <w:lvl w:ilvl="5" w:tplc="ABE86230">
      <w:start w:val="1"/>
      <w:numFmt w:val="bullet"/>
      <w:lvlText w:val=""/>
      <w:lvlJc w:val="left"/>
      <w:pPr>
        <w:ind w:left="4320" w:hanging="360"/>
      </w:pPr>
      <w:rPr>
        <w:rFonts w:ascii="Wingdings" w:hAnsi="Wingdings" w:hint="default"/>
      </w:rPr>
    </w:lvl>
    <w:lvl w:ilvl="6" w:tplc="241E0532">
      <w:start w:val="1"/>
      <w:numFmt w:val="bullet"/>
      <w:lvlText w:val=""/>
      <w:lvlJc w:val="left"/>
      <w:pPr>
        <w:ind w:left="5040" w:hanging="360"/>
      </w:pPr>
      <w:rPr>
        <w:rFonts w:ascii="Symbol" w:hAnsi="Symbol" w:hint="default"/>
      </w:rPr>
    </w:lvl>
    <w:lvl w:ilvl="7" w:tplc="8F1EE8FE">
      <w:start w:val="1"/>
      <w:numFmt w:val="bullet"/>
      <w:lvlText w:val="o"/>
      <w:lvlJc w:val="left"/>
      <w:pPr>
        <w:ind w:left="5760" w:hanging="360"/>
      </w:pPr>
      <w:rPr>
        <w:rFonts w:ascii="Courier New" w:hAnsi="Courier New" w:hint="default"/>
      </w:rPr>
    </w:lvl>
    <w:lvl w:ilvl="8" w:tplc="04F45F94">
      <w:start w:val="1"/>
      <w:numFmt w:val="bullet"/>
      <w:lvlText w:val=""/>
      <w:lvlJc w:val="left"/>
      <w:pPr>
        <w:ind w:left="6480" w:hanging="360"/>
      </w:pPr>
      <w:rPr>
        <w:rFonts w:ascii="Wingdings" w:hAnsi="Wingdings" w:hint="default"/>
      </w:rPr>
    </w:lvl>
  </w:abstractNum>
  <w:abstractNum w:abstractNumId="80" w15:restartNumberingAfterBreak="0">
    <w:nsid w:val="436B6C7D"/>
    <w:multiLevelType w:val="hybridMultilevel"/>
    <w:tmpl w:val="85E8B606"/>
    <w:lvl w:ilvl="0" w:tplc="AEFA5808">
      <w:start w:val="2"/>
      <w:numFmt w:val="decimal"/>
      <w:lvlText w:val="%1."/>
      <w:lvlJc w:val="left"/>
      <w:pPr>
        <w:ind w:left="720" w:hanging="360"/>
      </w:pPr>
    </w:lvl>
    <w:lvl w:ilvl="1" w:tplc="C3B0AE1A">
      <w:start w:val="1"/>
      <w:numFmt w:val="lowerLetter"/>
      <w:lvlText w:val="%2."/>
      <w:lvlJc w:val="left"/>
      <w:pPr>
        <w:ind w:left="1440" w:hanging="360"/>
      </w:pPr>
    </w:lvl>
    <w:lvl w:ilvl="2" w:tplc="B94AD3B0">
      <w:start w:val="1"/>
      <w:numFmt w:val="lowerRoman"/>
      <w:lvlText w:val="%3."/>
      <w:lvlJc w:val="right"/>
      <w:pPr>
        <w:ind w:left="2160" w:hanging="180"/>
      </w:pPr>
    </w:lvl>
    <w:lvl w:ilvl="3" w:tplc="9F762002">
      <w:start w:val="1"/>
      <w:numFmt w:val="decimal"/>
      <w:lvlText w:val="%4."/>
      <w:lvlJc w:val="left"/>
      <w:pPr>
        <w:ind w:left="2880" w:hanging="360"/>
      </w:pPr>
    </w:lvl>
    <w:lvl w:ilvl="4" w:tplc="4ED25740">
      <w:start w:val="1"/>
      <w:numFmt w:val="lowerLetter"/>
      <w:lvlText w:val="%5."/>
      <w:lvlJc w:val="left"/>
      <w:pPr>
        <w:ind w:left="3600" w:hanging="360"/>
      </w:pPr>
    </w:lvl>
    <w:lvl w:ilvl="5" w:tplc="C20CBAE2">
      <w:start w:val="1"/>
      <w:numFmt w:val="lowerRoman"/>
      <w:lvlText w:val="%6."/>
      <w:lvlJc w:val="right"/>
      <w:pPr>
        <w:ind w:left="4320" w:hanging="180"/>
      </w:pPr>
    </w:lvl>
    <w:lvl w:ilvl="6" w:tplc="0A6C300E">
      <w:start w:val="1"/>
      <w:numFmt w:val="decimal"/>
      <w:lvlText w:val="%7."/>
      <w:lvlJc w:val="left"/>
      <w:pPr>
        <w:ind w:left="5040" w:hanging="360"/>
      </w:pPr>
    </w:lvl>
    <w:lvl w:ilvl="7" w:tplc="EF6EE61A">
      <w:start w:val="1"/>
      <w:numFmt w:val="lowerLetter"/>
      <w:lvlText w:val="%8."/>
      <w:lvlJc w:val="left"/>
      <w:pPr>
        <w:ind w:left="5760" w:hanging="360"/>
      </w:pPr>
    </w:lvl>
    <w:lvl w:ilvl="8" w:tplc="02722438">
      <w:start w:val="1"/>
      <w:numFmt w:val="lowerRoman"/>
      <w:lvlText w:val="%9."/>
      <w:lvlJc w:val="right"/>
      <w:pPr>
        <w:ind w:left="6480" w:hanging="180"/>
      </w:pPr>
    </w:lvl>
  </w:abstractNum>
  <w:abstractNum w:abstractNumId="81" w15:restartNumberingAfterBreak="0">
    <w:nsid w:val="48514F4F"/>
    <w:multiLevelType w:val="hybridMultilevel"/>
    <w:tmpl w:val="E048A5F0"/>
    <w:lvl w:ilvl="0" w:tplc="53FC3DAA">
      <w:start w:val="1"/>
      <w:numFmt w:val="bullet"/>
      <w:lvlText w:val=""/>
      <w:lvlJc w:val="left"/>
      <w:pPr>
        <w:ind w:left="1440" w:hanging="360"/>
      </w:pPr>
      <w:rPr>
        <w:rFonts w:ascii="Symbol" w:hAnsi="Symbol" w:hint="default"/>
      </w:rPr>
    </w:lvl>
    <w:lvl w:ilvl="1" w:tplc="347AA21C">
      <w:start w:val="1"/>
      <w:numFmt w:val="bullet"/>
      <w:lvlText w:val="o"/>
      <w:lvlJc w:val="left"/>
      <w:pPr>
        <w:ind w:left="2160" w:hanging="360"/>
      </w:pPr>
      <w:rPr>
        <w:rFonts w:ascii="Courier New" w:hAnsi="Courier New" w:hint="default"/>
      </w:rPr>
    </w:lvl>
    <w:lvl w:ilvl="2" w:tplc="9D08A284">
      <w:start w:val="1"/>
      <w:numFmt w:val="bullet"/>
      <w:lvlText w:val=""/>
      <w:lvlJc w:val="left"/>
      <w:pPr>
        <w:ind w:left="2880" w:hanging="360"/>
      </w:pPr>
      <w:rPr>
        <w:rFonts w:ascii="Wingdings" w:hAnsi="Wingdings" w:hint="default"/>
      </w:rPr>
    </w:lvl>
    <w:lvl w:ilvl="3" w:tplc="2F0C6800">
      <w:start w:val="1"/>
      <w:numFmt w:val="bullet"/>
      <w:lvlText w:val=""/>
      <w:lvlJc w:val="left"/>
      <w:pPr>
        <w:ind w:left="3600" w:hanging="360"/>
      </w:pPr>
      <w:rPr>
        <w:rFonts w:ascii="Symbol" w:hAnsi="Symbol" w:hint="default"/>
      </w:rPr>
    </w:lvl>
    <w:lvl w:ilvl="4" w:tplc="4E847D5A">
      <w:start w:val="1"/>
      <w:numFmt w:val="bullet"/>
      <w:lvlText w:val="o"/>
      <w:lvlJc w:val="left"/>
      <w:pPr>
        <w:ind w:left="4320" w:hanging="360"/>
      </w:pPr>
      <w:rPr>
        <w:rFonts w:ascii="Courier New" w:hAnsi="Courier New" w:hint="default"/>
      </w:rPr>
    </w:lvl>
    <w:lvl w:ilvl="5" w:tplc="699618DA">
      <w:start w:val="1"/>
      <w:numFmt w:val="bullet"/>
      <w:lvlText w:val=""/>
      <w:lvlJc w:val="left"/>
      <w:pPr>
        <w:ind w:left="5040" w:hanging="360"/>
      </w:pPr>
      <w:rPr>
        <w:rFonts w:ascii="Wingdings" w:hAnsi="Wingdings" w:hint="default"/>
      </w:rPr>
    </w:lvl>
    <w:lvl w:ilvl="6" w:tplc="A21444CE">
      <w:start w:val="1"/>
      <w:numFmt w:val="bullet"/>
      <w:lvlText w:val=""/>
      <w:lvlJc w:val="left"/>
      <w:pPr>
        <w:ind w:left="5760" w:hanging="360"/>
      </w:pPr>
      <w:rPr>
        <w:rFonts w:ascii="Symbol" w:hAnsi="Symbol" w:hint="default"/>
      </w:rPr>
    </w:lvl>
    <w:lvl w:ilvl="7" w:tplc="0D5E2336">
      <w:start w:val="1"/>
      <w:numFmt w:val="bullet"/>
      <w:lvlText w:val="o"/>
      <w:lvlJc w:val="left"/>
      <w:pPr>
        <w:ind w:left="6480" w:hanging="360"/>
      </w:pPr>
      <w:rPr>
        <w:rFonts w:ascii="Courier New" w:hAnsi="Courier New" w:hint="default"/>
      </w:rPr>
    </w:lvl>
    <w:lvl w:ilvl="8" w:tplc="13BEDF98">
      <w:start w:val="1"/>
      <w:numFmt w:val="bullet"/>
      <w:lvlText w:val=""/>
      <w:lvlJc w:val="left"/>
      <w:pPr>
        <w:ind w:left="7200" w:hanging="360"/>
      </w:pPr>
      <w:rPr>
        <w:rFonts w:ascii="Wingdings" w:hAnsi="Wingdings" w:hint="default"/>
      </w:rPr>
    </w:lvl>
  </w:abstractNum>
  <w:abstractNum w:abstractNumId="82" w15:restartNumberingAfterBreak="0">
    <w:nsid w:val="4878FB09"/>
    <w:multiLevelType w:val="hybridMultilevel"/>
    <w:tmpl w:val="0D165470"/>
    <w:lvl w:ilvl="0" w:tplc="ABF2FD5E">
      <w:start w:val="1"/>
      <w:numFmt w:val="bullet"/>
      <w:lvlText w:val="·"/>
      <w:lvlJc w:val="left"/>
      <w:pPr>
        <w:ind w:left="720" w:hanging="360"/>
      </w:pPr>
      <w:rPr>
        <w:rFonts w:ascii="Symbol" w:hAnsi="Symbol" w:hint="default"/>
      </w:rPr>
    </w:lvl>
    <w:lvl w:ilvl="1" w:tplc="9050B55E">
      <w:start w:val="1"/>
      <w:numFmt w:val="bullet"/>
      <w:lvlText w:val="o"/>
      <w:lvlJc w:val="left"/>
      <w:pPr>
        <w:ind w:left="1440" w:hanging="360"/>
      </w:pPr>
      <w:rPr>
        <w:rFonts w:ascii="Courier New" w:hAnsi="Courier New" w:hint="default"/>
      </w:rPr>
    </w:lvl>
    <w:lvl w:ilvl="2" w:tplc="793C70D6">
      <w:start w:val="1"/>
      <w:numFmt w:val="bullet"/>
      <w:lvlText w:val=""/>
      <w:lvlJc w:val="left"/>
      <w:pPr>
        <w:ind w:left="2160" w:hanging="360"/>
      </w:pPr>
      <w:rPr>
        <w:rFonts w:ascii="Wingdings" w:hAnsi="Wingdings" w:hint="default"/>
      </w:rPr>
    </w:lvl>
    <w:lvl w:ilvl="3" w:tplc="3DD4634C">
      <w:start w:val="1"/>
      <w:numFmt w:val="bullet"/>
      <w:lvlText w:val=""/>
      <w:lvlJc w:val="left"/>
      <w:pPr>
        <w:ind w:left="2880" w:hanging="360"/>
      </w:pPr>
      <w:rPr>
        <w:rFonts w:ascii="Symbol" w:hAnsi="Symbol" w:hint="default"/>
      </w:rPr>
    </w:lvl>
    <w:lvl w:ilvl="4" w:tplc="E522D308">
      <w:start w:val="1"/>
      <w:numFmt w:val="bullet"/>
      <w:lvlText w:val="o"/>
      <w:lvlJc w:val="left"/>
      <w:pPr>
        <w:ind w:left="3600" w:hanging="360"/>
      </w:pPr>
      <w:rPr>
        <w:rFonts w:ascii="Courier New" w:hAnsi="Courier New" w:hint="default"/>
      </w:rPr>
    </w:lvl>
    <w:lvl w:ilvl="5" w:tplc="966E879E">
      <w:start w:val="1"/>
      <w:numFmt w:val="bullet"/>
      <w:lvlText w:val=""/>
      <w:lvlJc w:val="left"/>
      <w:pPr>
        <w:ind w:left="4320" w:hanging="360"/>
      </w:pPr>
      <w:rPr>
        <w:rFonts w:ascii="Wingdings" w:hAnsi="Wingdings" w:hint="default"/>
      </w:rPr>
    </w:lvl>
    <w:lvl w:ilvl="6" w:tplc="34E8387C">
      <w:start w:val="1"/>
      <w:numFmt w:val="bullet"/>
      <w:lvlText w:val=""/>
      <w:lvlJc w:val="left"/>
      <w:pPr>
        <w:ind w:left="5040" w:hanging="360"/>
      </w:pPr>
      <w:rPr>
        <w:rFonts w:ascii="Symbol" w:hAnsi="Symbol" w:hint="default"/>
      </w:rPr>
    </w:lvl>
    <w:lvl w:ilvl="7" w:tplc="4312953A">
      <w:start w:val="1"/>
      <w:numFmt w:val="bullet"/>
      <w:lvlText w:val="o"/>
      <w:lvlJc w:val="left"/>
      <w:pPr>
        <w:ind w:left="5760" w:hanging="360"/>
      </w:pPr>
      <w:rPr>
        <w:rFonts w:ascii="Courier New" w:hAnsi="Courier New" w:hint="default"/>
      </w:rPr>
    </w:lvl>
    <w:lvl w:ilvl="8" w:tplc="7CD433FC">
      <w:start w:val="1"/>
      <w:numFmt w:val="bullet"/>
      <w:lvlText w:val=""/>
      <w:lvlJc w:val="left"/>
      <w:pPr>
        <w:ind w:left="6480" w:hanging="360"/>
      </w:pPr>
      <w:rPr>
        <w:rFonts w:ascii="Wingdings" w:hAnsi="Wingdings" w:hint="default"/>
      </w:rPr>
    </w:lvl>
  </w:abstractNum>
  <w:abstractNum w:abstractNumId="83" w15:restartNumberingAfterBreak="0">
    <w:nsid w:val="48E8E7DA"/>
    <w:multiLevelType w:val="hybridMultilevel"/>
    <w:tmpl w:val="17F46AB0"/>
    <w:lvl w:ilvl="0" w:tplc="652239C8">
      <w:start w:val="3"/>
      <w:numFmt w:val="decimal"/>
      <w:lvlText w:val="%1."/>
      <w:lvlJc w:val="left"/>
      <w:pPr>
        <w:ind w:left="720" w:hanging="360"/>
      </w:pPr>
    </w:lvl>
    <w:lvl w:ilvl="1" w:tplc="FB1268C0">
      <w:start w:val="3"/>
      <w:numFmt w:val="lowerLetter"/>
      <w:lvlText w:val="%2."/>
      <w:lvlJc w:val="left"/>
      <w:pPr>
        <w:ind w:left="1440" w:hanging="360"/>
      </w:pPr>
    </w:lvl>
    <w:lvl w:ilvl="2" w:tplc="270ECE6C">
      <w:start w:val="3"/>
      <w:numFmt w:val="lowerRoman"/>
      <w:lvlText w:val="%3."/>
      <w:lvlJc w:val="left"/>
      <w:pPr>
        <w:ind w:left="2160" w:hanging="360"/>
      </w:pPr>
    </w:lvl>
    <w:lvl w:ilvl="3" w:tplc="B0A8BFD8">
      <w:start w:val="3"/>
      <w:numFmt w:val="decimal"/>
      <w:lvlText w:val="%4."/>
      <w:lvlJc w:val="left"/>
      <w:pPr>
        <w:ind w:left="2880" w:hanging="360"/>
      </w:pPr>
    </w:lvl>
    <w:lvl w:ilvl="4" w:tplc="4F74ADE4">
      <w:start w:val="3"/>
      <w:numFmt w:val="lowerLetter"/>
      <w:lvlText w:val="%5."/>
      <w:lvlJc w:val="left"/>
      <w:pPr>
        <w:ind w:left="3600" w:hanging="360"/>
      </w:pPr>
    </w:lvl>
    <w:lvl w:ilvl="5" w:tplc="BA388932">
      <w:start w:val="3"/>
      <w:numFmt w:val="lowerRoman"/>
      <w:lvlText w:val="%6."/>
      <w:lvlJc w:val="left"/>
      <w:pPr>
        <w:ind w:left="4320" w:hanging="360"/>
      </w:pPr>
    </w:lvl>
    <w:lvl w:ilvl="6" w:tplc="AF861762">
      <w:start w:val="3"/>
      <w:numFmt w:val="decimal"/>
      <w:lvlText w:val="%7."/>
      <w:lvlJc w:val="left"/>
      <w:pPr>
        <w:ind w:left="5040" w:hanging="360"/>
      </w:pPr>
    </w:lvl>
    <w:lvl w:ilvl="7" w:tplc="7C82ED94">
      <w:start w:val="3"/>
      <w:numFmt w:val="lowerLetter"/>
      <w:lvlText w:val="%8."/>
      <w:lvlJc w:val="left"/>
      <w:pPr>
        <w:ind w:left="5760" w:hanging="360"/>
      </w:pPr>
    </w:lvl>
    <w:lvl w:ilvl="8" w:tplc="DF4E5E88">
      <w:start w:val="3"/>
      <w:numFmt w:val="lowerRoman"/>
      <w:lvlText w:val="%9."/>
      <w:lvlJc w:val="left"/>
      <w:pPr>
        <w:ind w:left="6480" w:hanging="360"/>
      </w:pPr>
    </w:lvl>
  </w:abstractNum>
  <w:abstractNum w:abstractNumId="84" w15:restartNumberingAfterBreak="0">
    <w:nsid w:val="494D1B38"/>
    <w:multiLevelType w:val="hybridMultilevel"/>
    <w:tmpl w:val="17F0C0E6"/>
    <w:lvl w:ilvl="0" w:tplc="AC9093F2">
      <w:start w:val="1"/>
      <w:numFmt w:val="bullet"/>
      <w:lvlText w:val="·"/>
      <w:lvlJc w:val="left"/>
      <w:pPr>
        <w:ind w:left="720" w:hanging="360"/>
      </w:pPr>
      <w:rPr>
        <w:rFonts w:ascii="Symbol" w:hAnsi="Symbol" w:hint="default"/>
      </w:rPr>
    </w:lvl>
    <w:lvl w:ilvl="1" w:tplc="1338C130">
      <w:start w:val="1"/>
      <w:numFmt w:val="bullet"/>
      <w:lvlText w:val="o"/>
      <w:lvlJc w:val="left"/>
      <w:pPr>
        <w:ind w:left="1440" w:hanging="360"/>
      </w:pPr>
      <w:rPr>
        <w:rFonts w:ascii="Courier New" w:hAnsi="Courier New" w:hint="default"/>
      </w:rPr>
    </w:lvl>
    <w:lvl w:ilvl="2" w:tplc="DF4AA094">
      <w:start w:val="1"/>
      <w:numFmt w:val="bullet"/>
      <w:lvlText w:val=""/>
      <w:lvlJc w:val="left"/>
      <w:pPr>
        <w:ind w:left="2160" w:hanging="360"/>
      </w:pPr>
      <w:rPr>
        <w:rFonts w:ascii="Wingdings" w:hAnsi="Wingdings" w:hint="default"/>
      </w:rPr>
    </w:lvl>
    <w:lvl w:ilvl="3" w:tplc="B4D49A22">
      <w:start w:val="1"/>
      <w:numFmt w:val="bullet"/>
      <w:lvlText w:val=""/>
      <w:lvlJc w:val="left"/>
      <w:pPr>
        <w:ind w:left="2880" w:hanging="360"/>
      </w:pPr>
      <w:rPr>
        <w:rFonts w:ascii="Symbol" w:hAnsi="Symbol" w:hint="default"/>
      </w:rPr>
    </w:lvl>
    <w:lvl w:ilvl="4" w:tplc="8B105F40">
      <w:start w:val="1"/>
      <w:numFmt w:val="bullet"/>
      <w:lvlText w:val="o"/>
      <w:lvlJc w:val="left"/>
      <w:pPr>
        <w:ind w:left="3600" w:hanging="360"/>
      </w:pPr>
      <w:rPr>
        <w:rFonts w:ascii="Courier New" w:hAnsi="Courier New" w:hint="default"/>
      </w:rPr>
    </w:lvl>
    <w:lvl w:ilvl="5" w:tplc="A274DA8E">
      <w:start w:val="1"/>
      <w:numFmt w:val="bullet"/>
      <w:lvlText w:val=""/>
      <w:lvlJc w:val="left"/>
      <w:pPr>
        <w:ind w:left="4320" w:hanging="360"/>
      </w:pPr>
      <w:rPr>
        <w:rFonts w:ascii="Wingdings" w:hAnsi="Wingdings" w:hint="default"/>
      </w:rPr>
    </w:lvl>
    <w:lvl w:ilvl="6" w:tplc="385A3E82">
      <w:start w:val="1"/>
      <w:numFmt w:val="bullet"/>
      <w:lvlText w:val=""/>
      <w:lvlJc w:val="left"/>
      <w:pPr>
        <w:ind w:left="5040" w:hanging="360"/>
      </w:pPr>
      <w:rPr>
        <w:rFonts w:ascii="Symbol" w:hAnsi="Symbol" w:hint="default"/>
      </w:rPr>
    </w:lvl>
    <w:lvl w:ilvl="7" w:tplc="533C9DCC">
      <w:start w:val="1"/>
      <w:numFmt w:val="bullet"/>
      <w:lvlText w:val="o"/>
      <w:lvlJc w:val="left"/>
      <w:pPr>
        <w:ind w:left="5760" w:hanging="360"/>
      </w:pPr>
      <w:rPr>
        <w:rFonts w:ascii="Courier New" w:hAnsi="Courier New" w:hint="default"/>
      </w:rPr>
    </w:lvl>
    <w:lvl w:ilvl="8" w:tplc="0908E092">
      <w:start w:val="1"/>
      <w:numFmt w:val="bullet"/>
      <w:lvlText w:val=""/>
      <w:lvlJc w:val="left"/>
      <w:pPr>
        <w:ind w:left="6480" w:hanging="360"/>
      </w:pPr>
      <w:rPr>
        <w:rFonts w:ascii="Wingdings" w:hAnsi="Wingdings" w:hint="default"/>
      </w:rPr>
    </w:lvl>
  </w:abstractNum>
  <w:abstractNum w:abstractNumId="85" w15:restartNumberingAfterBreak="0">
    <w:nsid w:val="4A1D7487"/>
    <w:multiLevelType w:val="hybridMultilevel"/>
    <w:tmpl w:val="395A7A4C"/>
    <w:lvl w:ilvl="0" w:tplc="15E8AF12">
      <w:start w:val="1"/>
      <w:numFmt w:val="decimal"/>
      <w:lvlText w:val="%1."/>
      <w:lvlJc w:val="left"/>
      <w:pPr>
        <w:ind w:left="720" w:hanging="360"/>
      </w:pPr>
    </w:lvl>
    <w:lvl w:ilvl="1" w:tplc="EA6E0966">
      <w:start w:val="1"/>
      <w:numFmt w:val="lowerLetter"/>
      <w:lvlText w:val="%2."/>
      <w:lvlJc w:val="left"/>
      <w:pPr>
        <w:ind w:left="1440" w:hanging="360"/>
      </w:pPr>
    </w:lvl>
    <w:lvl w:ilvl="2" w:tplc="E8DE0EBC">
      <w:start w:val="1"/>
      <w:numFmt w:val="lowerRoman"/>
      <w:lvlText w:val="%3."/>
      <w:lvlJc w:val="right"/>
      <w:pPr>
        <w:ind w:left="2160" w:hanging="180"/>
      </w:pPr>
    </w:lvl>
    <w:lvl w:ilvl="3" w:tplc="87DC67C8">
      <w:start w:val="1"/>
      <w:numFmt w:val="decimal"/>
      <w:lvlText w:val="%4."/>
      <w:lvlJc w:val="left"/>
      <w:pPr>
        <w:ind w:left="2880" w:hanging="360"/>
      </w:pPr>
    </w:lvl>
    <w:lvl w:ilvl="4" w:tplc="FEBAC5E0">
      <w:start w:val="1"/>
      <w:numFmt w:val="lowerLetter"/>
      <w:lvlText w:val="%5."/>
      <w:lvlJc w:val="left"/>
      <w:pPr>
        <w:ind w:left="3600" w:hanging="360"/>
      </w:pPr>
    </w:lvl>
    <w:lvl w:ilvl="5" w:tplc="DBACF39E">
      <w:start w:val="1"/>
      <w:numFmt w:val="lowerRoman"/>
      <w:lvlText w:val="%6."/>
      <w:lvlJc w:val="right"/>
      <w:pPr>
        <w:ind w:left="4320" w:hanging="180"/>
      </w:pPr>
    </w:lvl>
    <w:lvl w:ilvl="6" w:tplc="A7CA784A">
      <w:start w:val="1"/>
      <w:numFmt w:val="decimal"/>
      <w:lvlText w:val="%7."/>
      <w:lvlJc w:val="left"/>
      <w:pPr>
        <w:ind w:left="5040" w:hanging="360"/>
      </w:pPr>
    </w:lvl>
    <w:lvl w:ilvl="7" w:tplc="0A444C18">
      <w:start w:val="1"/>
      <w:numFmt w:val="lowerLetter"/>
      <w:lvlText w:val="%8."/>
      <w:lvlJc w:val="left"/>
      <w:pPr>
        <w:ind w:left="5760" w:hanging="360"/>
      </w:pPr>
    </w:lvl>
    <w:lvl w:ilvl="8" w:tplc="CC962608">
      <w:start w:val="1"/>
      <w:numFmt w:val="lowerRoman"/>
      <w:lvlText w:val="%9."/>
      <w:lvlJc w:val="right"/>
      <w:pPr>
        <w:ind w:left="6480" w:hanging="180"/>
      </w:pPr>
    </w:lvl>
  </w:abstractNum>
  <w:abstractNum w:abstractNumId="86" w15:restartNumberingAfterBreak="0">
    <w:nsid w:val="4A4CABAB"/>
    <w:multiLevelType w:val="hybridMultilevel"/>
    <w:tmpl w:val="450EB15A"/>
    <w:lvl w:ilvl="0" w:tplc="704A5A56">
      <w:start w:val="1"/>
      <w:numFmt w:val="bullet"/>
      <w:lvlText w:val="·"/>
      <w:lvlJc w:val="left"/>
      <w:pPr>
        <w:ind w:left="720" w:hanging="360"/>
      </w:pPr>
      <w:rPr>
        <w:rFonts w:ascii="Symbol" w:hAnsi="Symbol" w:hint="default"/>
      </w:rPr>
    </w:lvl>
    <w:lvl w:ilvl="1" w:tplc="1A7663A0">
      <w:start w:val="1"/>
      <w:numFmt w:val="bullet"/>
      <w:lvlText w:val="o"/>
      <w:lvlJc w:val="left"/>
      <w:pPr>
        <w:ind w:left="1440" w:hanging="360"/>
      </w:pPr>
      <w:rPr>
        <w:rFonts w:ascii="Courier New" w:hAnsi="Courier New" w:hint="default"/>
      </w:rPr>
    </w:lvl>
    <w:lvl w:ilvl="2" w:tplc="77AA1FDE">
      <w:start w:val="1"/>
      <w:numFmt w:val="bullet"/>
      <w:lvlText w:val=""/>
      <w:lvlJc w:val="left"/>
      <w:pPr>
        <w:ind w:left="2160" w:hanging="360"/>
      </w:pPr>
      <w:rPr>
        <w:rFonts w:ascii="Wingdings" w:hAnsi="Wingdings" w:hint="default"/>
      </w:rPr>
    </w:lvl>
    <w:lvl w:ilvl="3" w:tplc="CCE86E1E">
      <w:start w:val="1"/>
      <w:numFmt w:val="bullet"/>
      <w:lvlText w:val=""/>
      <w:lvlJc w:val="left"/>
      <w:pPr>
        <w:ind w:left="2880" w:hanging="360"/>
      </w:pPr>
      <w:rPr>
        <w:rFonts w:ascii="Symbol" w:hAnsi="Symbol" w:hint="default"/>
      </w:rPr>
    </w:lvl>
    <w:lvl w:ilvl="4" w:tplc="D7BE2490">
      <w:start w:val="1"/>
      <w:numFmt w:val="bullet"/>
      <w:lvlText w:val="o"/>
      <w:lvlJc w:val="left"/>
      <w:pPr>
        <w:ind w:left="3600" w:hanging="360"/>
      </w:pPr>
      <w:rPr>
        <w:rFonts w:ascii="Courier New" w:hAnsi="Courier New" w:hint="default"/>
      </w:rPr>
    </w:lvl>
    <w:lvl w:ilvl="5" w:tplc="259EABEC">
      <w:start w:val="1"/>
      <w:numFmt w:val="bullet"/>
      <w:lvlText w:val=""/>
      <w:lvlJc w:val="left"/>
      <w:pPr>
        <w:ind w:left="4320" w:hanging="360"/>
      </w:pPr>
      <w:rPr>
        <w:rFonts w:ascii="Wingdings" w:hAnsi="Wingdings" w:hint="default"/>
      </w:rPr>
    </w:lvl>
    <w:lvl w:ilvl="6" w:tplc="E69C6C8A">
      <w:start w:val="1"/>
      <w:numFmt w:val="bullet"/>
      <w:lvlText w:val=""/>
      <w:lvlJc w:val="left"/>
      <w:pPr>
        <w:ind w:left="5040" w:hanging="360"/>
      </w:pPr>
      <w:rPr>
        <w:rFonts w:ascii="Symbol" w:hAnsi="Symbol" w:hint="default"/>
      </w:rPr>
    </w:lvl>
    <w:lvl w:ilvl="7" w:tplc="8610B982">
      <w:start w:val="1"/>
      <w:numFmt w:val="bullet"/>
      <w:lvlText w:val="o"/>
      <w:lvlJc w:val="left"/>
      <w:pPr>
        <w:ind w:left="5760" w:hanging="360"/>
      </w:pPr>
      <w:rPr>
        <w:rFonts w:ascii="Courier New" w:hAnsi="Courier New" w:hint="default"/>
      </w:rPr>
    </w:lvl>
    <w:lvl w:ilvl="8" w:tplc="57D4C1A6">
      <w:start w:val="1"/>
      <w:numFmt w:val="bullet"/>
      <w:lvlText w:val=""/>
      <w:lvlJc w:val="left"/>
      <w:pPr>
        <w:ind w:left="6480" w:hanging="360"/>
      </w:pPr>
      <w:rPr>
        <w:rFonts w:ascii="Wingdings" w:hAnsi="Wingdings" w:hint="default"/>
      </w:rPr>
    </w:lvl>
  </w:abstractNum>
  <w:abstractNum w:abstractNumId="87" w15:restartNumberingAfterBreak="0">
    <w:nsid w:val="4B435619"/>
    <w:multiLevelType w:val="hybridMultilevel"/>
    <w:tmpl w:val="FB769E44"/>
    <w:lvl w:ilvl="0" w:tplc="43161CDA">
      <w:start w:val="1"/>
      <w:numFmt w:val="bullet"/>
      <w:lvlText w:val="·"/>
      <w:lvlJc w:val="left"/>
      <w:pPr>
        <w:ind w:left="720" w:hanging="360"/>
      </w:pPr>
      <w:rPr>
        <w:rFonts w:ascii="Symbol" w:hAnsi="Symbol" w:hint="default"/>
      </w:rPr>
    </w:lvl>
    <w:lvl w:ilvl="1" w:tplc="3526650C">
      <w:start w:val="1"/>
      <w:numFmt w:val="bullet"/>
      <w:lvlText w:val="o"/>
      <w:lvlJc w:val="left"/>
      <w:pPr>
        <w:ind w:left="1440" w:hanging="360"/>
      </w:pPr>
      <w:rPr>
        <w:rFonts w:ascii="Courier New" w:hAnsi="Courier New" w:hint="default"/>
      </w:rPr>
    </w:lvl>
    <w:lvl w:ilvl="2" w:tplc="E9C23E78">
      <w:start w:val="1"/>
      <w:numFmt w:val="bullet"/>
      <w:lvlText w:val=""/>
      <w:lvlJc w:val="left"/>
      <w:pPr>
        <w:ind w:left="2160" w:hanging="360"/>
      </w:pPr>
      <w:rPr>
        <w:rFonts w:ascii="Wingdings" w:hAnsi="Wingdings" w:hint="default"/>
      </w:rPr>
    </w:lvl>
    <w:lvl w:ilvl="3" w:tplc="E7B003B4">
      <w:start w:val="1"/>
      <w:numFmt w:val="bullet"/>
      <w:lvlText w:val=""/>
      <w:lvlJc w:val="left"/>
      <w:pPr>
        <w:ind w:left="2880" w:hanging="360"/>
      </w:pPr>
      <w:rPr>
        <w:rFonts w:ascii="Symbol" w:hAnsi="Symbol" w:hint="default"/>
      </w:rPr>
    </w:lvl>
    <w:lvl w:ilvl="4" w:tplc="8A52106E">
      <w:start w:val="1"/>
      <w:numFmt w:val="bullet"/>
      <w:lvlText w:val="o"/>
      <w:lvlJc w:val="left"/>
      <w:pPr>
        <w:ind w:left="3600" w:hanging="360"/>
      </w:pPr>
      <w:rPr>
        <w:rFonts w:ascii="Courier New" w:hAnsi="Courier New" w:hint="default"/>
      </w:rPr>
    </w:lvl>
    <w:lvl w:ilvl="5" w:tplc="AB182AF6">
      <w:start w:val="1"/>
      <w:numFmt w:val="bullet"/>
      <w:lvlText w:val=""/>
      <w:lvlJc w:val="left"/>
      <w:pPr>
        <w:ind w:left="4320" w:hanging="360"/>
      </w:pPr>
      <w:rPr>
        <w:rFonts w:ascii="Wingdings" w:hAnsi="Wingdings" w:hint="default"/>
      </w:rPr>
    </w:lvl>
    <w:lvl w:ilvl="6" w:tplc="63AAD90A">
      <w:start w:val="1"/>
      <w:numFmt w:val="bullet"/>
      <w:lvlText w:val=""/>
      <w:lvlJc w:val="left"/>
      <w:pPr>
        <w:ind w:left="5040" w:hanging="360"/>
      </w:pPr>
      <w:rPr>
        <w:rFonts w:ascii="Symbol" w:hAnsi="Symbol" w:hint="default"/>
      </w:rPr>
    </w:lvl>
    <w:lvl w:ilvl="7" w:tplc="D590A70A">
      <w:start w:val="1"/>
      <w:numFmt w:val="bullet"/>
      <w:lvlText w:val="o"/>
      <w:lvlJc w:val="left"/>
      <w:pPr>
        <w:ind w:left="5760" w:hanging="360"/>
      </w:pPr>
      <w:rPr>
        <w:rFonts w:ascii="Courier New" w:hAnsi="Courier New" w:hint="default"/>
      </w:rPr>
    </w:lvl>
    <w:lvl w:ilvl="8" w:tplc="DD4AEF12">
      <w:start w:val="1"/>
      <w:numFmt w:val="bullet"/>
      <w:lvlText w:val=""/>
      <w:lvlJc w:val="left"/>
      <w:pPr>
        <w:ind w:left="6480" w:hanging="360"/>
      </w:pPr>
      <w:rPr>
        <w:rFonts w:ascii="Wingdings" w:hAnsi="Wingdings" w:hint="default"/>
      </w:rPr>
    </w:lvl>
  </w:abstractNum>
  <w:abstractNum w:abstractNumId="88" w15:restartNumberingAfterBreak="0">
    <w:nsid w:val="4D13B675"/>
    <w:multiLevelType w:val="hybridMultilevel"/>
    <w:tmpl w:val="60065784"/>
    <w:lvl w:ilvl="0" w:tplc="E806B3EA">
      <w:start w:val="5"/>
      <w:numFmt w:val="decimal"/>
      <w:lvlText w:val="%1."/>
      <w:lvlJc w:val="left"/>
      <w:pPr>
        <w:ind w:left="720" w:hanging="360"/>
      </w:pPr>
    </w:lvl>
    <w:lvl w:ilvl="1" w:tplc="97D08A28">
      <w:start w:val="1"/>
      <w:numFmt w:val="lowerLetter"/>
      <w:lvlText w:val="%2."/>
      <w:lvlJc w:val="left"/>
      <w:pPr>
        <w:ind w:left="1440" w:hanging="360"/>
      </w:pPr>
    </w:lvl>
    <w:lvl w:ilvl="2" w:tplc="964AFD7A">
      <w:start w:val="1"/>
      <w:numFmt w:val="lowerRoman"/>
      <w:lvlText w:val="%3."/>
      <w:lvlJc w:val="right"/>
      <w:pPr>
        <w:ind w:left="2160" w:hanging="180"/>
      </w:pPr>
    </w:lvl>
    <w:lvl w:ilvl="3" w:tplc="F2D0D17C">
      <w:start w:val="1"/>
      <w:numFmt w:val="decimal"/>
      <w:lvlText w:val="%4."/>
      <w:lvlJc w:val="left"/>
      <w:pPr>
        <w:ind w:left="2880" w:hanging="360"/>
      </w:pPr>
    </w:lvl>
    <w:lvl w:ilvl="4" w:tplc="FCC0FA9E">
      <w:start w:val="1"/>
      <w:numFmt w:val="lowerLetter"/>
      <w:lvlText w:val="%5."/>
      <w:lvlJc w:val="left"/>
      <w:pPr>
        <w:ind w:left="3600" w:hanging="360"/>
      </w:pPr>
    </w:lvl>
    <w:lvl w:ilvl="5" w:tplc="2DA6C8BA">
      <w:start w:val="1"/>
      <w:numFmt w:val="lowerRoman"/>
      <w:lvlText w:val="%6."/>
      <w:lvlJc w:val="right"/>
      <w:pPr>
        <w:ind w:left="4320" w:hanging="180"/>
      </w:pPr>
    </w:lvl>
    <w:lvl w:ilvl="6" w:tplc="326A9D4C">
      <w:start w:val="1"/>
      <w:numFmt w:val="decimal"/>
      <w:lvlText w:val="%7."/>
      <w:lvlJc w:val="left"/>
      <w:pPr>
        <w:ind w:left="5040" w:hanging="360"/>
      </w:pPr>
    </w:lvl>
    <w:lvl w:ilvl="7" w:tplc="FAE84162">
      <w:start w:val="1"/>
      <w:numFmt w:val="lowerLetter"/>
      <w:lvlText w:val="%8."/>
      <w:lvlJc w:val="left"/>
      <w:pPr>
        <w:ind w:left="5760" w:hanging="360"/>
      </w:pPr>
    </w:lvl>
    <w:lvl w:ilvl="8" w:tplc="D6AE64C2">
      <w:start w:val="1"/>
      <w:numFmt w:val="lowerRoman"/>
      <w:lvlText w:val="%9."/>
      <w:lvlJc w:val="right"/>
      <w:pPr>
        <w:ind w:left="6480" w:hanging="180"/>
      </w:pPr>
    </w:lvl>
  </w:abstractNum>
  <w:abstractNum w:abstractNumId="89" w15:restartNumberingAfterBreak="0">
    <w:nsid w:val="4D9B3576"/>
    <w:multiLevelType w:val="hybridMultilevel"/>
    <w:tmpl w:val="8B2ED14A"/>
    <w:lvl w:ilvl="0" w:tplc="AD6A6C3A">
      <w:start w:val="1"/>
      <w:numFmt w:val="bullet"/>
      <w:lvlText w:val=""/>
      <w:lvlJc w:val="left"/>
      <w:pPr>
        <w:ind w:left="1800" w:hanging="360"/>
      </w:pPr>
      <w:rPr>
        <w:rFonts w:ascii="Symbol" w:hAnsi="Symbol" w:hint="default"/>
      </w:rPr>
    </w:lvl>
    <w:lvl w:ilvl="1" w:tplc="84E231E2">
      <w:start w:val="1"/>
      <w:numFmt w:val="bullet"/>
      <w:lvlText w:val="o"/>
      <w:lvlJc w:val="left"/>
      <w:pPr>
        <w:ind w:left="2520" w:hanging="360"/>
      </w:pPr>
      <w:rPr>
        <w:rFonts w:ascii="Courier New" w:hAnsi="Courier New" w:hint="default"/>
      </w:rPr>
    </w:lvl>
    <w:lvl w:ilvl="2" w:tplc="00087164">
      <w:start w:val="1"/>
      <w:numFmt w:val="bullet"/>
      <w:lvlText w:val=""/>
      <w:lvlJc w:val="left"/>
      <w:pPr>
        <w:ind w:left="3240" w:hanging="360"/>
      </w:pPr>
      <w:rPr>
        <w:rFonts w:ascii="Wingdings" w:hAnsi="Wingdings" w:hint="default"/>
      </w:rPr>
    </w:lvl>
    <w:lvl w:ilvl="3" w:tplc="976694EA">
      <w:start w:val="1"/>
      <w:numFmt w:val="bullet"/>
      <w:lvlText w:val=""/>
      <w:lvlJc w:val="left"/>
      <w:pPr>
        <w:ind w:left="3960" w:hanging="360"/>
      </w:pPr>
      <w:rPr>
        <w:rFonts w:ascii="Symbol" w:hAnsi="Symbol" w:hint="default"/>
      </w:rPr>
    </w:lvl>
    <w:lvl w:ilvl="4" w:tplc="4F3AC9B6">
      <w:start w:val="1"/>
      <w:numFmt w:val="bullet"/>
      <w:lvlText w:val="o"/>
      <w:lvlJc w:val="left"/>
      <w:pPr>
        <w:ind w:left="4680" w:hanging="360"/>
      </w:pPr>
      <w:rPr>
        <w:rFonts w:ascii="Courier New" w:hAnsi="Courier New" w:hint="default"/>
      </w:rPr>
    </w:lvl>
    <w:lvl w:ilvl="5" w:tplc="CB42608A">
      <w:start w:val="1"/>
      <w:numFmt w:val="bullet"/>
      <w:lvlText w:val=""/>
      <w:lvlJc w:val="left"/>
      <w:pPr>
        <w:ind w:left="5400" w:hanging="360"/>
      </w:pPr>
      <w:rPr>
        <w:rFonts w:ascii="Wingdings" w:hAnsi="Wingdings" w:hint="default"/>
      </w:rPr>
    </w:lvl>
    <w:lvl w:ilvl="6" w:tplc="E572CF96">
      <w:start w:val="1"/>
      <w:numFmt w:val="bullet"/>
      <w:lvlText w:val=""/>
      <w:lvlJc w:val="left"/>
      <w:pPr>
        <w:ind w:left="6120" w:hanging="360"/>
      </w:pPr>
      <w:rPr>
        <w:rFonts w:ascii="Symbol" w:hAnsi="Symbol" w:hint="default"/>
      </w:rPr>
    </w:lvl>
    <w:lvl w:ilvl="7" w:tplc="4FFE2C80">
      <w:start w:val="1"/>
      <w:numFmt w:val="bullet"/>
      <w:lvlText w:val="o"/>
      <w:lvlJc w:val="left"/>
      <w:pPr>
        <w:ind w:left="6840" w:hanging="360"/>
      </w:pPr>
      <w:rPr>
        <w:rFonts w:ascii="Courier New" w:hAnsi="Courier New" w:hint="default"/>
      </w:rPr>
    </w:lvl>
    <w:lvl w:ilvl="8" w:tplc="9C4237CE">
      <w:start w:val="1"/>
      <w:numFmt w:val="bullet"/>
      <w:lvlText w:val=""/>
      <w:lvlJc w:val="left"/>
      <w:pPr>
        <w:ind w:left="7560" w:hanging="360"/>
      </w:pPr>
      <w:rPr>
        <w:rFonts w:ascii="Wingdings" w:hAnsi="Wingdings" w:hint="default"/>
      </w:rPr>
    </w:lvl>
  </w:abstractNum>
  <w:abstractNum w:abstractNumId="90" w15:restartNumberingAfterBreak="0">
    <w:nsid w:val="4DDF7555"/>
    <w:multiLevelType w:val="hybridMultilevel"/>
    <w:tmpl w:val="78D647C8"/>
    <w:lvl w:ilvl="0" w:tplc="5A3889E8">
      <w:start w:val="2"/>
      <w:numFmt w:val="decimal"/>
      <w:lvlText w:val="%1."/>
      <w:lvlJc w:val="left"/>
      <w:pPr>
        <w:ind w:left="720" w:hanging="360"/>
      </w:pPr>
    </w:lvl>
    <w:lvl w:ilvl="1" w:tplc="0B6A2A96">
      <w:start w:val="1"/>
      <w:numFmt w:val="lowerLetter"/>
      <w:lvlText w:val="%2."/>
      <w:lvlJc w:val="left"/>
      <w:pPr>
        <w:ind w:left="1440" w:hanging="360"/>
      </w:pPr>
    </w:lvl>
    <w:lvl w:ilvl="2" w:tplc="FFFAB8F4">
      <w:start w:val="1"/>
      <w:numFmt w:val="lowerRoman"/>
      <w:lvlText w:val="%3."/>
      <w:lvlJc w:val="right"/>
      <w:pPr>
        <w:ind w:left="2160" w:hanging="180"/>
      </w:pPr>
    </w:lvl>
    <w:lvl w:ilvl="3" w:tplc="D7E62C1A">
      <w:start w:val="1"/>
      <w:numFmt w:val="decimal"/>
      <w:lvlText w:val="%4."/>
      <w:lvlJc w:val="left"/>
      <w:pPr>
        <w:ind w:left="2880" w:hanging="360"/>
      </w:pPr>
    </w:lvl>
    <w:lvl w:ilvl="4" w:tplc="50A0674E">
      <w:start w:val="1"/>
      <w:numFmt w:val="lowerLetter"/>
      <w:lvlText w:val="%5."/>
      <w:lvlJc w:val="left"/>
      <w:pPr>
        <w:ind w:left="3600" w:hanging="360"/>
      </w:pPr>
    </w:lvl>
    <w:lvl w:ilvl="5" w:tplc="A6BC1B10">
      <w:start w:val="1"/>
      <w:numFmt w:val="lowerRoman"/>
      <w:lvlText w:val="%6."/>
      <w:lvlJc w:val="right"/>
      <w:pPr>
        <w:ind w:left="4320" w:hanging="180"/>
      </w:pPr>
    </w:lvl>
    <w:lvl w:ilvl="6" w:tplc="BB30D67E">
      <w:start w:val="1"/>
      <w:numFmt w:val="decimal"/>
      <w:lvlText w:val="%7."/>
      <w:lvlJc w:val="left"/>
      <w:pPr>
        <w:ind w:left="5040" w:hanging="360"/>
      </w:pPr>
    </w:lvl>
    <w:lvl w:ilvl="7" w:tplc="2CC28C14">
      <w:start w:val="1"/>
      <w:numFmt w:val="lowerLetter"/>
      <w:lvlText w:val="%8."/>
      <w:lvlJc w:val="left"/>
      <w:pPr>
        <w:ind w:left="5760" w:hanging="360"/>
      </w:pPr>
    </w:lvl>
    <w:lvl w:ilvl="8" w:tplc="5B123C5A">
      <w:start w:val="1"/>
      <w:numFmt w:val="lowerRoman"/>
      <w:lvlText w:val="%9."/>
      <w:lvlJc w:val="right"/>
      <w:pPr>
        <w:ind w:left="6480" w:hanging="180"/>
      </w:pPr>
    </w:lvl>
  </w:abstractNum>
  <w:abstractNum w:abstractNumId="91" w15:restartNumberingAfterBreak="0">
    <w:nsid w:val="4EB989B1"/>
    <w:multiLevelType w:val="hybridMultilevel"/>
    <w:tmpl w:val="57AA6A96"/>
    <w:lvl w:ilvl="0" w:tplc="95CA0EBE">
      <w:start w:val="1"/>
      <w:numFmt w:val="bullet"/>
      <w:lvlText w:val="·"/>
      <w:lvlJc w:val="left"/>
      <w:pPr>
        <w:ind w:left="720" w:hanging="360"/>
      </w:pPr>
      <w:rPr>
        <w:rFonts w:ascii="Symbol" w:hAnsi="Symbol" w:hint="default"/>
      </w:rPr>
    </w:lvl>
    <w:lvl w:ilvl="1" w:tplc="F19EC176">
      <w:start w:val="1"/>
      <w:numFmt w:val="bullet"/>
      <w:lvlText w:val="o"/>
      <w:lvlJc w:val="left"/>
      <w:pPr>
        <w:ind w:left="1440" w:hanging="360"/>
      </w:pPr>
      <w:rPr>
        <w:rFonts w:ascii="Courier New" w:hAnsi="Courier New" w:hint="default"/>
      </w:rPr>
    </w:lvl>
    <w:lvl w:ilvl="2" w:tplc="74E63E0C">
      <w:start w:val="1"/>
      <w:numFmt w:val="bullet"/>
      <w:lvlText w:val=""/>
      <w:lvlJc w:val="left"/>
      <w:pPr>
        <w:ind w:left="2160" w:hanging="360"/>
      </w:pPr>
      <w:rPr>
        <w:rFonts w:ascii="Wingdings" w:hAnsi="Wingdings" w:hint="default"/>
      </w:rPr>
    </w:lvl>
    <w:lvl w:ilvl="3" w:tplc="D994820E">
      <w:start w:val="1"/>
      <w:numFmt w:val="bullet"/>
      <w:lvlText w:val=""/>
      <w:lvlJc w:val="left"/>
      <w:pPr>
        <w:ind w:left="2880" w:hanging="360"/>
      </w:pPr>
      <w:rPr>
        <w:rFonts w:ascii="Symbol" w:hAnsi="Symbol" w:hint="default"/>
      </w:rPr>
    </w:lvl>
    <w:lvl w:ilvl="4" w:tplc="BF6C466E">
      <w:start w:val="1"/>
      <w:numFmt w:val="bullet"/>
      <w:lvlText w:val="o"/>
      <w:lvlJc w:val="left"/>
      <w:pPr>
        <w:ind w:left="3600" w:hanging="360"/>
      </w:pPr>
      <w:rPr>
        <w:rFonts w:ascii="Courier New" w:hAnsi="Courier New" w:hint="default"/>
      </w:rPr>
    </w:lvl>
    <w:lvl w:ilvl="5" w:tplc="400A1892">
      <w:start w:val="1"/>
      <w:numFmt w:val="bullet"/>
      <w:lvlText w:val=""/>
      <w:lvlJc w:val="left"/>
      <w:pPr>
        <w:ind w:left="4320" w:hanging="360"/>
      </w:pPr>
      <w:rPr>
        <w:rFonts w:ascii="Wingdings" w:hAnsi="Wingdings" w:hint="default"/>
      </w:rPr>
    </w:lvl>
    <w:lvl w:ilvl="6" w:tplc="FBA8F3CE">
      <w:start w:val="1"/>
      <w:numFmt w:val="bullet"/>
      <w:lvlText w:val=""/>
      <w:lvlJc w:val="left"/>
      <w:pPr>
        <w:ind w:left="5040" w:hanging="360"/>
      </w:pPr>
      <w:rPr>
        <w:rFonts w:ascii="Symbol" w:hAnsi="Symbol" w:hint="default"/>
      </w:rPr>
    </w:lvl>
    <w:lvl w:ilvl="7" w:tplc="DDEAD6C4">
      <w:start w:val="1"/>
      <w:numFmt w:val="bullet"/>
      <w:lvlText w:val="o"/>
      <w:lvlJc w:val="left"/>
      <w:pPr>
        <w:ind w:left="5760" w:hanging="360"/>
      </w:pPr>
      <w:rPr>
        <w:rFonts w:ascii="Courier New" w:hAnsi="Courier New" w:hint="default"/>
      </w:rPr>
    </w:lvl>
    <w:lvl w:ilvl="8" w:tplc="AABA10D0">
      <w:start w:val="1"/>
      <w:numFmt w:val="bullet"/>
      <w:lvlText w:val=""/>
      <w:lvlJc w:val="left"/>
      <w:pPr>
        <w:ind w:left="6480" w:hanging="360"/>
      </w:pPr>
      <w:rPr>
        <w:rFonts w:ascii="Wingdings" w:hAnsi="Wingdings" w:hint="default"/>
      </w:rPr>
    </w:lvl>
  </w:abstractNum>
  <w:abstractNum w:abstractNumId="92" w15:restartNumberingAfterBreak="0">
    <w:nsid w:val="4F012380"/>
    <w:multiLevelType w:val="hybridMultilevel"/>
    <w:tmpl w:val="C4ACA320"/>
    <w:lvl w:ilvl="0" w:tplc="7DE8C272">
      <w:start w:val="1"/>
      <w:numFmt w:val="decimal"/>
      <w:lvlText w:val="%1."/>
      <w:lvlJc w:val="left"/>
      <w:pPr>
        <w:ind w:left="720" w:hanging="360"/>
      </w:pPr>
    </w:lvl>
    <w:lvl w:ilvl="1" w:tplc="31BECA28">
      <w:start w:val="1"/>
      <w:numFmt w:val="lowerLetter"/>
      <w:lvlText w:val="%2."/>
      <w:lvlJc w:val="left"/>
      <w:pPr>
        <w:ind w:left="1440" w:hanging="360"/>
      </w:pPr>
    </w:lvl>
    <w:lvl w:ilvl="2" w:tplc="E4D42478">
      <w:start w:val="1"/>
      <w:numFmt w:val="lowerRoman"/>
      <w:lvlText w:val="%3."/>
      <w:lvlJc w:val="right"/>
      <w:pPr>
        <w:ind w:left="2160" w:hanging="180"/>
      </w:pPr>
    </w:lvl>
    <w:lvl w:ilvl="3" w:tplc="5F105BCC">
      <w:start w:val="1"/>
      <w:numFmt w:val="decimal"/>
      <w:lvlText w:val="%4."/>
      <w:lvlJc w:val="left"/>
      <w:pPr>
        <w:ind w:left="2880" w:hanging="360"/>
      </w:pPr>
    </w:lvl>
    <w:lvl w:ilvl="4" w:tplc="0BE0CFCE">
      <w:start w:val="1"/>
      <w:numFmt w:val="lowerLetter"/>
      <w:lvlText w:val="%5."/>
      <w:lvlJc w:val="left"/>
      <w:pPr>
        <w:ind w:left="3600" w:hanging="360"/>
      </w:pPr>
    </w:lvl>
    <w:lvl w:ilvl="5" w:tplc="923C9C1A">
      <w:start w:val="1"/>
      <w:numFmt w:val="lowerRoman"/>
      <w:lvlText w:val="%6."/>
      <w:lvlJc w:val="right"/>
      <w:pPr>
        <w:ind w:left="4320" w:hanging="180"/>
      </w:pPr>
    </w:lvl>
    <w:lvl w:ilvl="6" w:tplc="3CC8380E">
      <w:start w:val="1"/>
      <w:numFmt w:val="decimal"/>
      <w:lvlText w:val="%7."/>
      <w:lvlJc w:val="left"/>
      <w:pPr>
        <w:ind w:left="5040" w:hanging="360"/>
      </w:pPr>
    </w:lvl>
    <w:lvl w:ilvl="7" w:tplc="EFECD57C">
      <w:start w:val="1"/>
      <w:numFmt w:val="lowerLetter"/>
      <w:lvlText w:val="%8."/>
      <w:lvlJc w:val="left"/>
      <w:pPr>
        <w:ind w:left="5760" w:hanging="360"/>
      </w:pPr>
    </w:lvl>
    <w:lvl w:ilvl="8" w:tplc="6DEA3EFC">
      <w:start w:val="1"/>
      <w:numFmt w:val="lowerRoman"/>
      <w:lvlText w:val="%9."/>
      <w:lvlJc w:val="right"/>
      <w:pPr>
        <w:ind w:left="6480" w:hanging="180"/>
      </w:pPr>
    </w:lvl>
  </w:abstractNum>
  <w:abstractNum w:abstractNumId="93" w15:restartNumberingAfterBreak="0">
    <w:nsid w:val="4FB98B84"/>
    <w:multiLevelType w:val="hybridMultilevel"/>
    <w:tmpl w:val="7C2C4ADE"/>
    <w:lvl w:ilvl="0" w:tplc="A3B000B8">
      <w:start w:val="8"/>
      <w:numFmt w:val="upperRoman"/>
      <w:lvlText w:val="%1."/>
      <w:lvlJc w:val="right"/>
      <w:pPr>
        <w:ind w:left="720" w:hanging="360"/>
      </w:pPr>
    </w:lvl>
    <w:lvl w:ilvl="1" w:tplc="FBC8EE60">
      <w:start w:val="1"/>
      <w:numFmt w:val="lowerLetter"/>
      <w:lvlText w:val="%2."/>
      <w:lvlJc w:val="left"/>
      <w:pPr>
        <w:ind w:left="1440" w:hanging="360"/>
      </w:pPr>
    </w:lvl>
    <w:lvl w:ilvl="2" w:tplc="73529E26">
      <w:start w:val="1"/>
      <w:numFmt w:val="lowerRoman"/>
      <w:lvlText w:val="%3."/>
      <w:lvlJc w:val="right"/>
      <w:pPr>
        <w:ind w:left="2160" w:hanging="180"/>
      </w:pPr>
    </w:lvl>
    <w:lvl w:ilvl="3" w:tplc="84DC6D94">
      <w:start w:val="1"/>
      <w:numFmt w:val="decimal"/>
      <w:lvlText w:val="%4."/>
      <w:lvlJc w:val="left"/>
      <w:pPr>
        <w:ind w:left="2880" w:hanging="360"/>
      </w:pPr>
    </w:lvl>
    <w:lvl w:ilvl="4" w:tplc="541AC9B8">
      <w:start w:val="1"/>
      <w:numFmt w:val="lowerLetter"/>
      <w:lvlText w:val="%5."/>
      <w:lvlJc w:val="left"/>
      <w:pPr>
        <w:ind w:left="3600" w:hanging="360"/>
      </w:pPr>
    </w:lvl>
    <w:lvl w:ilvl="5" w:tplc="0D446DB8">
      <w:start w:val="1"/>
      <w:numFmt w:val="lowerRoman"/>
      <w:lvlText w:val="%6."/>
      <w:lvlJc w:val="right"/>
      <w:pPr>
        <w:ind w:left="4320" w:hanging="180"/>
      </w:pPr>
    </w:lvl>
    <w:lvl w:ilvl="6" w:tplc="B1F6AA3A">
      <w:start w:val="1"/>
      <w:numFmt w:val="decimal"/>
      <w:lvlText w:val="%7."/>
      <w:lvlJc w:val="left"/>
      <w:pPr>
        <w:ind w:left="5040" w:hanging="360"/>
      </w:pPr>
    </w:lvl>
    <w:lvl w:ilvl="7" w:tplc="173A5686">
      <w:start w:val="1"/>
      <w:numFmt w:val="lowerLetter"/>
      <w:lvlText w:val="%8."/>
      <w:lvlJc w:val="left"/>
      <w:pPr>
        <w:ind w:left="5760" w:hanging="360"/>
      </w:pPr>
    </w:lvl>
    <w:lvl w:ilvl="8" w:tplc="D06C7E26">
      <w:start w:val="1"/>
      <w:numFmt w:val="lowerRoman"/>
      <w:lvlText w:val="%9."/>
      <w:lvlJc w:val="right"/>
      <w:pPr>
        <w:ind w:left="6480" w:hanging="180"/>
      </w:pPr>
    </w:lvl>
  </w:abstractNum>
  <w:abstractNum w:abstractNumId="94" w15:restartNumberingAfterBreak="0">
    <w:nsid w:val="5077583A"/>
    <w:multiLevelType w:val="hybridMultilevel"/>
    <w:tmpl w:val="909ACF5C"/>
    <w:lvl w:ilvl="0" w:tplc="B718CB5A">
      <w:start w:val="1"/>
      <w:numFmt w:val="bullet"/>
      <w:lvlText w:val="·"/>
      <w:lvlJc w:val="left"/>
      <w:pPr>
        <w:ind w:left="720" w:hanging="360"/>
      </w:pPr>
      <w:rPr>
        <w:rFonts w:ascii="Symbol" w:hAnsi="Symbol" w:hint="default"/>
      </w:rPr>
    </w:lvl>
    <w:lvl w:ilvl="1" w:tplc="CABC3FE4">
      <w:start w:val="1"/>
      <w:numFmt w:val="bullet"/>
      <w:lvlText w:val="o"/>
      <w:lvlJc w:val="left"/>
      <w:pPr>
        <w:ind w:left="1440" w:hanging="360"/>
      </w:pPr>
      <w:rPr>
        <w:rFonts w:ascii="Courier New" w:hAnsi="Courier New" w:hint="default"/>
      </w:rPr>
    </w:lvl>
    <w:lvl w:ilvl="2" w:tplc="7BDC4080">
      <w:start w:val="1"/>
      <w:numFmt w:val="bullet"/>
      <w:lvlText w:val=""/>
      <w:lvlJc w:val="left"/>
      <w:pPr>
        <w:ind w:left="2160" w:hanging="360"/>
      </w:pPr>
      <w:rPr>
        <w:rFonts w:ascii="Wingdings" w:hAnsi="Wingdings" w:hint="default"/>
      </w:rPr>
    </w:lvl>
    <w:lvl w:ilvl="3" w:tplc="BF6AE7DE">
      <w:start w:val="1"/>
      <w:numFmt w:val="bullet"/>
      <w:lvlText w:val=""/>
      <w:lvlJc w:val="left"/>
      <w:pPr>
        <w:ind w:left="2880" w:hanging="360"/>
      </w:pPr>
      <w:rPr>
        <w:rFonts w:ascii="Symbol" w:hAnsi="Symbol" w:hint="default"/>
      </w:rPr>
    </w:lvl>
    <w:lvl w:ilvl="4" w:tplc="E7207986">
      <w:start w:val="1"/>
      <w:numFmt w:val="bullet"/>
      <w:lvlText w:val="o"/>
      <w:lvlJc w:val="left"/>
      <w:pPr>
        <w:ind w:left="3600" w:hanging="360"/>
      </w:pPr>
      <w:rPr>
        <w:rFonts w:ascii="Courier New" w:hAnsi="Courier New" w:hint="default"/>
      </w:rPr>
    </w:lvl>
    <w:lvl w:ilvl="5" w:tplc="8012CAC6">
      <w:start w:val="1"/>
      <w:numFmt w:val="bullet"/>
      <w:lvlText w:val=""/>
      <w:lvlJc w:val="left"/>
      <w:pPr>
        <w:ind w:left="4320" w:hanging="360"/>
      </w:pPr>
      <w:rPr>
        <w:rFonts w:ascii="Wingdings" w:hAnsi="Wingdings" w:hint="default"/>
      </w:rPr>
    </w:lvl>
    <w:lvl w:ilvl="6" w:tplc="C5A86E76">
      <w:start w:val="1"/>
      <w:numFmt w:val="bullet"/>
      <w:lvlText w:val=""/>
      <w:lvlJc w:val="left"/>
      <w:pPr>
        <w:ind w:left="5040" w:hanging="360"/>
      </w:pPr>
      <w:rPr>
        <w:rFonts w:ascii="Symbol" w:hAnsi="Symbol" w:hint="default"/>
      </w:rPr>
    </w:lvl>
    <w:lvl w:ilvl="7" w:tplc="461E44F8">
      <w:start w:val="1"/>
      <w:numFmt w:val="bullet"/>
      <w:lvlText w:val="o"/>
      <w:lvlJc w:val="left"/>
      <w:pPr>
        <w:ind w:left="5760" w:hanging="360"/>
      </w:pPr>
      <w:rPr>
        <w:rFonts w:ascii="Courier New" w:hAnsi="Courier New" w:hint="default"/>
      </w:rPr>
    </w:lvl>
    <w:lvl w:ilvl="8" w:tplc="53520232">
      <w:start w:val="1"/>
      <w:numFmt w:val="bullet"/>
      <w:lvlText w:val=""/>
      <w:lvlJc w:val="left"/>
      <w:pPr>
        <w:ind w:left="6480" w:hanging="360"/>
      </w:pPr>
      <w:rPr>
        <w:rFonts w:ascii="Wingdings" w:hAnsi="Wingdings" w:hint="default"/>
      </w:rPr>
    </w:lvl>
  </w:abstractNum>
  <w:abstractNum w:abstractNumId="95" w15:restartNumberingAfterBreak="0">
    <w:nsid w:val="50973B08"/>
    <w:multiLevelType w:val="hybridMultilevel"/>
    <w:tmpl w:val="D5666B14"/>
    <w:lvl w:ilvl="0" w:tplc="6D747AE4">
      <w:start w:val="1"/>
      <w:numFmt w:val="bullet"/>
      <w:lvlText w:val="·"/>
      <w:lvlJc w:val="left"/>
      <w:pPr>
        <w:ind w:left="720" w:hanging="360"/>
      </w:pPr>
      <w:rPr>
        <w:rFonts w:ascii="Symbol" w:hAnsi="Symbol" w:hint="default"/>
      </w:rPr>
    </w:lvl>
    <w:lvl w:ilvl="1" w:tplc="03FAF08C">
      <w:start w:val="1"/>
      <w:numFmt w:val="bullet"/>
      <w:lvlText w:val="o"/>
      <w:lvlJc w:val="left"/>
      <w:pPr>
        <w:ind w:left="1440" w:hanging="360"/>
      </w:pPr>
      <w:rPr>
        <w:rFonts w:ascii="Courier New" w:hAnsi="Courier New" w:hint="default"/>
      </w:rPr>
    </w:lvl>
    <w:lvl w:ilvl="2" w:tplc="D4AEC9EC">
      <w:start w:val="1"/>
      <w:numFmt w:val="bullet"/>
      <w:lvlText w:val=""/>
      <w:lvlJc w:val="left"/>
      <w:pPr>
        <w:ind w:left="2160" w:hanging="360"/>
      </w:pPr>
      <w:rPr>
        <w:rFonts w:ascii="Wingdings" w:hAnsi="Wingdings" w:hint="default"/>
      </w:rPr>
    </w:lvl>
    <w:lvl w:ilvl="3" w:tplc="123624FC">
      <w:start w:val="1"/>
      <w:numFmt w:val="bullet"/>
      <w:lvlText w:val=""/>
      <w:lvlJc w:val="left"/>
      <w:pPr>
        <w:ind w:left="2880" w:hanging="360"/>
      </w:pPr>
      <w:rPr>
        <w:rFonts w:ascii="Symbol" w:hAnsi="Symbol" w:hint="default"/>
      </w:rPr>
    </w:lvl>
    <w:lvl w:ilvl="4" w:tplc="1BF4CB3C">
      <w:start w:val="1"/>
      <w:numFmt w:val="bullet"/>
      <w:lvlText w:val="o"/>
      <w:lvlJc w:val="left"/>
      <w:pPr>
        <w:ind w:left="3600" w:hanging="360"/>
      </w:pPr>
      <w:rPr>
        <w:rFonts w:ascii="Courier New" w:hAnsi="Courier New" w:hint="default"/>
      </w:rPr>
    </w:lvl>
    <w:lvl w:ilvl="5" w:tplc="51CC7580">
      <w:start w:val="1"/>
      <w:numFmt w:val="bullet"/>
      <w:lvlText w:val=""/>
      <w:lvlJc w:val="left"/>
      <w:pPr>
        <w:ind w:left="4320" w:hanging="360"/>
      </w:pPr>
      <w:rPr>
        <w:rFonts w:ascii="Wingdings" w:hAnsi="Wingdings" w:hint="default"/>
      </w:rPr>
    </w:lvl>
    <w:lvl w:ilvl="6" w:tplc="4F32B5AA">
      <w:start w:val="1"/>
      <w:numFmt w:val="bullet"/>
      <w:lvlText w:val=""/>
      <w:lvlJc w:val="left"/>
      <w:pPr>
        <w:ind w:left="5040" w:hanging="360"/>
      </w:pPr>
      <w:rPr>
        <w:rFonts w:ascii="Symbol" w:hAnsi="Symbol" w:hint="default"/>
      </w:rPr>
    </w:lvl>
    <w:lvl w:ilvl="7" w:tplc="B78C181A">
      <w:start w:val="1"/>
      <w:numFmt w:val="bullet"/>
      <w:lvlText w:val="o"/>
      <w:lvlJc w:val="left"/>
      <w:pPr>
        <w:ind w:left="5760" w:hanging="360"/>
      </w:pPr>
      <w:rPr>
        <w:rFonts w:ascii="Courier New" w:hAnsi="Courier New" w:hint="default"/>
      </w:rPr>
    </w:lvl>
    <w:lvl w:ilvl="8" w:tplc="0D0CE8E2">
      <w:start w:val="1"/>
      <w:numFmt w:val="bullet"/>
      <w:lvlText w:val=""/>
      <w:lvlJc w:val="left"/>
      <w:pPr>
        <w:ind w:left="6480" w:hanging="360"/>
      </w:pPr>
      <w:rPr>
        <w:rFonts w:ascii="Wingdings" w:hAnsi="Wingdings" w:hint="default"/>
      </w:rPr>
    </w:lvl>
  </w:abstractNum>
  <w:abstractNum w:abstractNumId="96" w15:restartNumberingAfterBreak="0">
    <w:nsid w:val="53898200"/>
    <w:multiLevelType w:val="hybridMultilevel"/>
    <w:tmpl w:val="0D8E7718"/>
    <w:lvl w:ilvl="0" w:tplc="3B9090C0">
      <w:start w:val="1"/>
      <w:numFmt w:val="decimal"/>
      <w:lvlText w:val="%1."/>
      <w:lvlJc w:val="left"/>
      <w:pPr>
        <w:ind w:left="720" w:hanging="360"/>
      </w:pPr>
    </w:lvl>
    <w:lvl w:ilvl="1" w:tplc="7AB873B2">
      <w:start w:val="1"/>
      <w:numFmt w:val="lowerLetter"/>
      <w:lvlText w:val="%2."/>
      <w:lvlJc w:val="left"/>
      <w:pPr>
        <w:ind w:left="1440" w:hanging="360"/>
      </w:pPr>
    </w:lvl>
    <w:lvl w:ilvl="2" w:tplc="CFC44AD0">
      <w:start w:val="1"/>
      <w:numFmt w:val="lowerRoman"/>
      <w:lvlText w:val="%3."/>
      <w:lvlJc w:val="right"/>
      <w:pPr>
        <w:ind w:left="2160" w:hanging="180"/>
      </w:pPr>
    </w:lvl>
    <w:lvl w:ilvl="3" w:tplc="5B80D93C">
      <w:start w:val="1"/>
      <w:numFmt w:val="decimal"/>
      <w:lvlText w:val="%4."/>
      <w:lvlJc w:val="left"/>
      <w:pPr>
        <w:ind w:left="2880" w:hanging="360"/>
      </w:pPr>
    </w:lvl>
    <w:lvl w:ilvl="4" w:tplc="50FEB7A4">
      <w:start w:val="1"/>
      <w:numFmt w:val="lowerLetter"/>
      <w:lvlText w:val="%5."/>
      <w:lvlJc w:val="left"/>
      <w:pPr>
        <w:ind w:left="3600" w:hanging="360"/>
      </w:pPr>
    </w:lvl>
    <w:lvl w:ilvl="5" w:tplc="A98E3EE4">
      <w:start w:val="1"/>
      <w:numFmt w:val="lowerRoman"/>
      <w:lvlText w:val="%6."/>
      <w:lvlJc w:val="right"/>
      <w:pPr>
        <w:ind w:left="4320" w:hanging="180"/>
      </w:pPr>
    </w:lvl>
    <w:lvl w:ilvl="6" w:tplc="15E430B4">
      <w:start w:val="1"/>
      <w:numFmt w:val="decimal"/>
      <w:lvlText w:val="%7."/>
      <w:lvlJc w:val="left"/>
      <w:pPr>
        <w:ind w:left="5040" w:hanging="360"/>
      </w:pPr>
    </w:lvl>
    <w:lvl w:ilvl="7" w:tplc="C4242F6A">
      <w:start w:val="1"/>
      <w:numFmt w:val="lowerLetter"/>
      <w:lvlText w:val="%8."/>
      <w:lvlJc w:val="left"/>
      <w:pPr>
        <w:ind w:left="5760" w:hanging="360"/>
      </w:pPr>
    </w:lvl>
    <w:lvl w:ilvl="8" w:tplc="4C84D85C">
      <w:start w:val="1"/>
      <w:numFmt w:val="lowerRoman"/>
      <w:lvlText w:val="%9."/>
      <w:lvlJc w:val="right"/>
      <w:pPr>
        <w:ind w:left="6480" w:hanging="180"/>
      </w:pPr>
    </w:lvl>
  </w:abstractNum>
  <w:abstractNum w:abstractNumId="97" w15:restartNumberingAfterBreak="0">
    <w:nsid w:val="53EE4CF3"/>
    <w:multiLevelType w:val="hybridMultilevel"/>
    <w:tmpl w:val="E86AB61C"/>
    <w:lvl w:ilvl="0" w:tplc="006C9ADE">
      <w:start w:val="1"/>
      <w:numFmt w:val="decimal"/>
      <w:lvlText w:val="%1."/>
      <w:lvlJc w:val="left"/>
      <w:pPr>
        <w:ind w:left="720" w:hanging="360"/>
      </w:pPr>
    </w:lvl>
    <w:lvl w:ilvl="1" w:tplc="DDA80682">
      <w:start w:val="1"/>
      <w:numFmt w:val="lowerLetter"/>
      <w:lvlText w:val="%2."/>
      <w:lvlJc w:val="left"/>
      <w:pPr>
        <w:ind w:left="1440" w:hanging="360"/>
      </w:pPr>
    </w:lvl>
    <w:lvl w:ilvl="2" w:tplc="F678E82C">
      <w:start w:val="1"/>
      <w:numFmt w:val="lowerRoman"/>
      <w:lvlText w:val="%3."/>
      <w:lvlJc w:val="right"/>
      <w:pPr>
        <w:ind w:left="2160" w:hanging="180"/>
      </w:pPr>
    </w:lvl>
    <w:lvl w:ilvl="3" w:tplc="9A5E8788">
      <w:start w:val="1"/>
      <w:numFmt w:val="decimal"/>
      <w:lvlText w:val="%4."/>
      <w:lvlJc w:val="left"/>
      <w:pPr>
        <w:ind w:left="2880" w:hanging="360"/>
      </w:pPr>
    </w:lvl>
    <w:lvl w:ilvl="4" w:tplc="FBA4470E">
      <w:start w:val="1"/>
      <w:numFmt w:val="lowerLetter"/>
      <w:lvlText w:val="%5."/>
      <w:lvlJc w:val="left"/>
      <w:pPr>
        <w:ind w:left="3600" w:hanging="360"/>
      </w:pPr>
    </w:lvl>
    <w:lvl w:ilvl="5" w:tplc="5AF27688">
      <w:start w:val="1"/>
      <w:numFmt w:val="lowerRoman"/>
      <w:lvlText w:val="%6."/>
      <w:lvlJc w:val="right"/>
      <w:pPr>
        <w:ind w:left="4320" w:hanging="180"/>
      </w:pPr>
    </w:lvl>
    <w:lvl w:ilvl="6" w:tplc="A83ED96A">
      <w:start w:val="1"/>
      <w:numFmt w:val="decimal"/>
      <w:lvlText w:val="%7."/>
      <w:lvlJc w:val="left"/>
      <w:pPr>
        <w:ind w:left="5040" w:hanging="360"/>
      </w:pPr>
    </w:lvl>
    <w:lvl w:ilvl="7" w:tplc="5B74CD8A">
      <w:start w:val="1"/>
      <w:numFmt w:val="lowerLetter"/>
      <w:lvlText w:val="%8."/>
      <w:lvlJc w:val="left"/>
      <w:pPr>
        <w:ind w:left="5760" w:hanging="360"/>
      </w:pPr>
    </w:lvl>
    <w:lvl w:ilvl="8" w:tplc="BDB2E136">
      <w:start w:val="1"/>
      <w:numFmt w:val="lowerRoman"/>
      <w:lvlText w:val="%9."/>
      <w:lvlJc w:val="right"/>
      <w:pPr>
        <w:ind w:left="6480" w:hanging="180"/>
      </w:pPr>
    </w:lvl>
  </w:abstractNum>
  <w:abstractNum w:abstractNumId="98" w15:restartNumberingAfterBreak="0">
    <w:nsid w:val="57462DFB"/>
    <w:multiLevelType w:val="hybridMultilevel"/>
    <w:tmpl w:val="7DA0EE90"/>
    <w:lvl w:ilvl="0" w:tplc="89144B68">
      <w:start w:val="1"/>
      <w:numFmt w:val="upperRoman"/>
      <w:lvlText w:val="%1."/>
      <w:lvlJc w:val="right"/>
      <w:pPr>
        <w:ind w:left="720" w:hanging="360"/>
      </w:pPr>
    </w:lvl>
    <w:lvl w:ilvl="1" w:tplc="35AA22CE">
      <w:start w:val="1"/>
      <w:numFmt w:val="lowerLetter"/>
      <w:lvlText w:val="%2."/>
      <w:lvlJc w:val="left"/>
      <w:pPr>
        <w:ind w:left="1440" w:hanging="360"/>
      </w:pPr>
    </w:lvl>
    <w:lvl w:ilvl="2" w:tplc="87043CFC">
      <w:start w:val="1"/>
      <w:numFmt w:val="lowerRoman"/>
      <w:lvlText w:val="%3."/>
      <w:lvlJc w:val="right"/>
      <w:pPr>
        <w:ind w:left="2160" w:hanging="180"/>
      </w:pPr>
    </w:lvl>
    <w:lvl w:ilvl="3" w:tplc="12D49D06">
      <w:start w:val="1"/>
      <w:numFmt w:val="decimal"/>
      <w:lvlText w:val="%4."/>
      <w:lvlJc w:val="left"/>
      <w:pPr>
        <w:ind w:left="2880" w:hanging="360"/>
      </w:pPr>
    </w:lvl>
    <w:lvl w:ilvl="4" w:tplc="65E68DB8">
      <w:start w:val="1"/>
      <w:numFmt w:val="lowerLetter"/>
      <w:lvlText w:val="%5."/>
      <w:lvlJc w:val="left"/>
      <w:pPr>
        <w:ind w:left="3600" w:hanging="360"/>
      </w:pPr>
    </w:lvl>
    <w:lvl w:ilvl="5" w:tplc="72DAB8C6">
      <w:start w:val="1"/>
      <w:numFmt w:val="lowerRoman"/>
      <w:lvlText w:val="%6."/>
      <w:lvlJc w:val="right"/>
      <w:pPr>
        <w:ind w:left="4320" w:hanging="180"/>
      </w:pPr>
    </w:lvl>
    <w:lvl w:ilvl="6" w:tplc="289065E6">
      <w:start w:val="1"/>
      <w:numFmt w:val="decimal"/>
      <w:lvlText w:val="%7."/>
      <w:lvlJc w:val="left"/>
      <w:pPr>
        <w:ind w:left="5040" w:hanging="360"/>
      </w:pPr>
    </w:lvl>
    <w:lvl w:ilvl="7" w:tplc="A510BE84">
      <w:start w:val="1"/>
      <w:numFmt w:val="lowerLetter"/>
      <w:lvlText w:val="%8."/>
      <w:lvlJc w:val="left"/>
      <w:pPr>
        <w:ind w:left="5760" w:hanging="360"/>
      </w:pPr>
    </w:lvl>
    <w:lvl w:ilvl="8" w:tplc="86A29112">
      <w:start w:val="1"/>
      <w:numFmt w:val="lowerRoman"/>
      <w:lvlText w:val="%9."/>
      <w:lvlJc w:val="right"/>
      <w:pPr>
        <w:ind w:left="6480" w:hanging="180"/>
      </w:pPr>
    </w:lvl>
  </w:abstractNum>
  <w:abstractNum w:abstractNumId="99" w15:restartNumberingAfterBreak="0">
    <w:nsid w:val="57C6423B"/>
    <w:multiLevelType w:val="hybridMultilevel"/>
    <w:tmpl w:val="9A3A1BA8"/>
    <w:lvl w:ilvl="0" w:tplc="3A960214">
      <w:start w:val="1"/>
      <w:numFmt w:val="bullet"/>
      <w:lvlText w:val="·"/>
      <w:lvlJc w:val="left"/>
      <w:pPr>
        <w:ind w:left="720" w:hanging="360"/>
      </w:pPr>
      <w:rPr>
        <w:rFonts w:ascii="Symbol" w:hAnsi="Symbol" w:hint="default"/>
      </w:rPr>
    </w:lvl>
    <w:lvl w:ilvl="1" w:tplc="0EA66D52">
      <w:start w:val="1"/>
      <w:numFmt w:val="bullet"/>
      <w:lvlText w:val="o"/>
      <w:lvlJc w:val="left"/>
      <w:pPr>
        <w:ind w:left="1440" w:hanging="360"/>
      </w:pPr>
      <w:rPr>
        <w:rFonts w:ascii="Courier New" w:hAnsi="Courier New" w:hint="default"/>
      </w:rPr>
    </w:lvl>
    <w:lvl w:ilvl="2" w:tplc="53C07C1E">
      <w:start w:val="1"/>
      <w:numFmt w:val="bullet"/>
      <w:lvlText w:val=""/>
      <w:lvlJc w:val="left"/>
      <w:pPr>
        <w:ind w:left="2160" w:hanging="360"/>
      </w:pPr>
      <w:rPr>
        <w:rFonts w:ascii="Wingdings" w:hAnsi="Wingdings" w:hint="default"/>
      </w:rPr>
    </w:lvl>
    <w:lvl w:ilvl="3" w:tplc="E8C80640">
      <w:start w:val="1"/>
      <w:numFmt w:val="bullet"/>
      <w:lvlText w:val=""/>
      <w:lvlJc w:val="left"/>
      <w:pPr>
        <w:ind w:left="2880" w:hanging="360"/>
      </w:pPr>
      <w:rPr>
        <w:rFonts w:ascii="Symbol" w:hAnsi="Symbol" w:hint="default"/>
      </w:rPr>
    </w:lvl>
    <w:lvl w:ilvl="4" w:tplc="0450B508">
      <w:start w:val="1"/>
      <w:numFmt w:val="bullet"/>
      <w:lvlText w:val="o"/>
      <w:lvlJc w:val="left"/>
      <w:pPr>
        <w:ind w:left="3600" w:hanging="360"/>
      </w:pPr>
      <w:rPr>
        <w:rFonts w:ascii="Courier New" w:hAnsi="Courier New" w:hint="default"/>
      </w:rPr>
    </w:lvl>
    <w:lvl w:ilvl="5" w:tplc="A38A6446">
      <w:start w:val="1"/>
      <w:numFmt w:val="bullet"/>
      <w:lvlText w:val=""/>
      <w:lvlJc w:val="left"/>
      <w:pPr>
        <w:ind w:left="4320" w:hanging="360"/>
      </w:pPr>
      <w:rPr>
        <w:rFonts w:ascii="Wingdings" w:hAnsi="Wingdings" w:hint="default"/>
      </w:rPr>
    </w:lvl>
    <w:lvl w:ilvl="6" w:tplc="342CDA9E">
      <w:start w:val="1"/>
      <w:numFmt w:val="bullet"/>
      <w:lvlText w:val=""/>
      <w:lvlJc w:val="left"/>
      <w:pPr>
        <w:ind w:left="5040" w:hanging="360"/>
      </w:pPr>
      <w:rPr>
        <w:rFonts w:ascii="Symbol" w:hAnsi="Symbol" w:hint="default"/>
      </w:rPr>
    </w:lvl>
    <w:lvl w:ilvl="7" w:tplc="74880918">
      <w:start w:val="1"/>
      <w:numFmt w:val="bullet"/>
      <w:lvlText w:val="o"/>
      <w:lvlJc w:val="left"/>
      <w:pPr>
        <w:ind w:left="5760" w:hanging="360"/>
      </w:pPr>
      <w:rPr>
        <w:rFonts w:ascii="Courier New" w:hAnsi="Courier New" w:hint="default"/>
      </w:rPr>
    </w:lvl>
    <w:lvl w:ilvl="8" w:tplc="391C3D12">
      <w:start w:val="1"/>
      <w:numFmt w:val="bullet"/>
      <w:lvlText w:val=""/>
      <w:lvlJc w:val="left"/>
      <w:pPr>
        <w:ind w:left="6480" w:hanging="360"/>
      </w:pPr>
      <w:rPr>
        <w:rFonts w:ascii="Wingdings" w:hAnsi="Wingdings" w:hint="default"/>
      </w:rPr>
    </w:lvl>
  </w:abstractNum>
  <w:abstractNum w:abstractNumId="100" w15:restartNumberingAfterBreak="0">
    <w:nsid w:val="593CC6CC"/>
    <w:multiLevelType w:val="hybridMultilevel"/>
    <w:tmpl w:val="D2780048"/>
    <w:lvl w:ilvl="0" w:tplc="0FBAD72C">
      <w:start w:val="1"/>
      <w:numFmt w:val="bullet"/>
      <w:lvlText w:val=""/>
      <w:lvlJc w:val="left"/>
      <w:pPr>
        <w:ind w:left="1800" w:hanging="360"/>
      </w:pPr>
      <w:rPr>
        <w:rFonts w:ascii="Symbol" w:hAnsi="Symbol" w:hint="default"/>
      </w:rPr>
    </w:lvl>
    <w:lvl w:ilvl="1" w:tplc="3F7CC51E">
      <w:start w:val="1"/>
      <w:numFmt w:val="bullet"/>
      <w:lvlText w:val="o"/>
      <w:lvlJc w:val="left"/>
      <w:pPr>
        <w:ind w:left="2520" w:hanging="360"/>
      </w:pPr>
      <w:rPr>
        <w:rFonts w:ascii="Courier New" w:hAnsi="Courier New" w:hint="default"/>
      </w:rPr>
    </w:lvl>
    <w:lvl w:ilvl="2" w:tplc="B598188E">
      <w:start w:val="1"/>
      <w:numFmt w:val="bullet"/>
      <w:lvlText w:val=""/>
      <w:lvlJc w:val="left"/>
      <w:pPr>
        <w:ind w:left="3240" w:hanging="360"/>
      </w:pPr>
      <w:rPr>
        <w:rFonts w:ascii="Wingdings" w:hAnsi="Wingdings" w:hint="default"/>
      </w:rPr>
    </w:lvl>
    <w:lvl w:ilvl="3" w:tplc="6304F45E">
      <w:start w:val="1"/>
      <w:numFmt w:val="bullet"/>
      <w:lvlText w:val=""/>
      <w:lvlJc w:val="left"/>
      <w:pPr>
        <w:ind w:left="3960" w:hanging="360"/>
      </w:pPr>
      <w:rPr>
        <w:rFonts w:ascii="Symbol" w:hAnsi="Symbol" w:hint="default"/>
      </w:rPr>
    </w:lvl>
    <w:lvl w:ilvl="4" w:tplc="4ECA3158">
      <w:start w:val="1"/>
      <w:numFmt w:val="bullet"/>
      <w:lvlText w:val="o"/>
      <w:lvlJc w:val="left"/>
      <w:pPr>
        <w:ind w:left="4680" w:hanging="360"/>
      </w:pPr>
      <w:rPr>
        <w:rFonts w:ascii="Courier New" w:hAnsi="Courier New" w:hint="default"/>
      </w:rPr>
    </w:lvl>
    <w:lvl w:ilvl="5" w:tplc="716A5EFA">
      <w:start w:val="1"/>
      <w:numFmt w:val="bullet"/>
      <w:lvlText w:val=""/>
      <w:lvlJc w:val="left"/>
      <w:pPr>
        <w:ind w:left="5400" w:hanging="360"/>
      </w:pPr>
      <w:rPr>
        <w:rFonts w:ascii="Wingdings" w:hAnsi="Wingdings" w:hint="default"/>
      </w:rPr>
    </w:lvl>
    <w:lvl w:ilvl="6" w:tplc="2000E13E">
      <w:start w:val="1"/>
      <w:numFmt w:val="bullet"/>
      <w:lvlText w:val=""/>
      <w:lvlJc w:val="left"/>
      <w:pPr>
        <w:ind w:left="6120" w:hanging="360"/>
      </w:pPr>
      <w:rPr>
        <w:rFonts w:ascii="Symbol" w:hAnsi="Symbol" w:hint="default"/>
      </w:rPr>
    </w:lvl>
    <w:lvl w:ilvl="7" w:tplc="B5DC6CBC">
      <w:start w:val="1"/>
      <w:numFmt w:val="bullet"/>
      <w:lvlText w:val="o"/>
      <w:lvlJc w:val="left"/>
      <w:pPr>
        <w:ind w:left="6840" w:hanging="360"/>
      </w:pPr>
      <w:rPr>
        <w:rFonts w:ascii="Courier New" w:hAnsi="Courier New" w:hint="default"/>
      </w:rPr>
    </w:lvl>
    <w:lvl w:ilvl="8" w:tplc="05644136">
      <w:start w:val="1"/>
      <w:numFmt w:val="bullet"/>
      <w:lvlText w:val=""/>
      <w:lvlJc w:val="left"/>
      <w:pPr>
        <w:ind w:left="7560" w:hanging="360"/>
      </w:pPr>
      <w:rPr>
        <w:rFonts w:ascii="Wingdings" w:hAnsi="Wingdings" w:hint="default"/>
      </w:rPr>
    </w:lvl>
  </w:abstractNum>
  <w:abstractNum w:abstractNumId="101" w15:restartNumberingAfterBreak="0">
    <w:nsid w:val="5AA293F3"/>
    <w:multiLevelType w:val="hybridMultilevel"/>
    <w:tmpl w:val="D43A74AE"/>
    <w:lvl w:ilvl="0" w:tplc="95C6396E">
      <w:start w:val="2"/>
      <w:numFmt w:val="decimal"/>
      <w:lvlText w:val="%1."/>
      <w:lvlJc w:val="left"/>
      <w:pPr>
        <w:ind w:left="720" w:hanging="360"/>
      </w:pPr>
    </w:lvl>
    <w:lvl w:ilvl="1" w:tplc="80B64398">
      <w:start w:val="2"/>
      <w:numFmt w:val="lowerLetter"/>
      <w:lvlText w:val="%2."/>
      <w:lvlJc w:val="left"/>
      <w:pPr>
        <w:ind w:left="1440" w:hanging="360"/>
      </w:pPr>
    </w:lvl>
    <w:lvl w:ilvl="2" w:tplc="AF92262E">
      <w:start w:val="2"/>
      <w:numFmt w:val="lowerRoman"/>
      <w:lvlText w:val="%3."/>
      <w:lvlJc w:val="left"/>
      <w:pPr>
        <w:ind w:left="2160" w:hanging="360"/>
      </w:pPr>
    </w:lvl>
    <w:lvl w:ilvl="3" w:tplc="14B6E664">
      <w:start w:val="2"/>
      <w:numFmt w:val="decimal"/>
      <w:lvlText w:val="%4."/>
      <w:lvlJc w:val="left"/>
      <w:pPr>
        <w:ind w:left="2880" w:hanging="360"/>
      </w:pPr>
    </w:lvl>
    <w:lvl w:ilvl="4" w:tplc="3460CCDE">
      <w:start w:val="2"/>
      <w:numFmt w:val="lowerLetter"/>
      <w:lvlText w:val="%5."/>
      <w:lvlJc w:val="left"/>
      <w:pPr>
        <w:ind w:left="3600" w:hanging="360"/>
      </w:pPr>
    </w:lvl>
    <w:lvl w:ilvl="5" w:tplc="F25A11B8">
      <w:start w:val="2"/>
      <w:numFmt w:val="lowerRoman"/>
      <w:lvlText w:val="%6."/>
      <w:lvlJc w:val="left"/>
      <w:pPr>
        <w:ind w:left="4320" w:hanging="360"/>
      </w:pPr>
    </w:lvl>
    <w:lvl w:ilvl="6" w:tplc="0DEC792A">
      <w:start w:val="2"/>
      <w:numFmt w:val="decimal"/>
      <w:lvlText w:val="%7."/>
      <w:lvlJc w:val="left"/>
      <w:pPr>
        <w:ind w:left="5040" w:hanging="360"/>
      </w:pPr>
    </w:lvl>
    <w:lvl w:ilvl="7" w:tplc="B2A84D1C">
      <w:start w:val="2"/>
      <w:numFmt w:val="lowerLetter"/>
      <w:lvlText w:val="%8."/>
      <w:lvlJc w:val="left"/>
      <w:pPr>
        <w:ind w:left="5760" w:hanging="360"/>
      </w:pPr>
    </w:lvl>
    <w:lvl w:ilvl="8" w:tplc="A984D14A">
      <w:start w:val="2"/>
      <w:numFmt w:val="lowerRoman"/>
      <w:lvlText w:val="%9."/>
      <w:lvlJc w:val="left"/>
      <w:pPr>
        <w:ind w:left="6480" w:hanging="360"/>
      </w:pPr>
    </w:lvl>
  </w:abstractNum>
  <w:abstractNum w:abstractNumId="102" w15:restartNumberingAfterBreak="0">
    <w:nsid w:val="5BAFBF1B"/>
    <w:multiLevelType w:val="hybridMultilevel"/>
    <w:tmpl w:val="0A0A8016"/>
    <w:lvl w:ilvl="0" w:tplc="523C313C">
      <w:start w:val="1"/>
      <w:numFmt w:val="decimal"/>
      <w:lvlText w:val="%1."/>
      <w:lvlJc w:val="left"/>
      <w:pPr>
        <w:ind w:left="720" w:hanging="360"/>
      </w:pPr>
    </w:lvl>
    <w:lvl w:ilvl="1" w:tplc="49A0F566">
      <w:start w:val="1"/>
      <w:numFmt w:val="lowerLetter"/>
      <w:lvlText w:val="%2."/>
      <w:lvlJc w:val="left"/>
      <w:pPr>
        <w:ind w:left="1440" w:hanging="360"/>
      </w:pPr>
    </w:lvl>
    <w:lvl w:ilvl="2" w:tplc="E9EED4CA">
      <w:start w:val="1"/>
      <w:numFmt w:val="lowerRoman"/>
      <w:lvlText w:val="%3."/>
      <w:lvlJc w:val="right"/>
      <w:pPr>
        <w:ind w:left="2160" w:hanging="180"/>
      </w:pPr>
    </w:lvl>
    <w:lvl w:ilvl="3" w:tplc="0BE4A3E8">
      <w:start w:val="1"/>
      <w:numFmt w:val="decimal"/>
      <w:lvlText w:val="%4."/>
      <w:lvlJc w:val="left"/>
      <w:pPr>
        <w:ind w:left="2880" w:hanging="360"/>
      </w:pPr>
    </w:lvl>
    <w:lvl w:ilvl="4" w:tplc="6A98E43C">
      <w:start w:val="1"/>
      <w:numFmt w:val="lowerLetter"/>
      <w:lvlText w:val="%5."/>
      <w:lvlJc w:val="left"/>
      <w:pPr>
        <w:ind w:left="3600" w:hanging="360"/>
      </w:pPr>
    </w:lvl>
    <w:lvl w:ilvl="5" w:tplc="980A5286">
      <w:start w:val="1"/>
      <w:numFmt w:val="lowerRoman"/>
      <w:lvlText w:val="%6."/>
      <w:lvlJc w:val="right"/>
      <w:pPr>
        <w:ind w:left="4320" w:hanging="180"/>
      </w:pPr>
    </w:lvl>
    <w:lvl w:ilvl="6" w:tplc="39C6E110">
      <w:start w:val="1"/>
      <w:numFmt w:val="decimal"/>
      <w:lvlText w:val="%7."/>
      <w:lvlJc w:val="left"/>
      <w:pPr>
        <w:ind w:left="5040" w:hanging="360"/>
      </w:pPr>
    </w:lvl>
    <w:lvl w:ilvl="7" w:tplc="B7A0F426">
      <w:start w:val="1"/>
      <w:numFmt w:val="lowerLetter"/>
      <w:lvlText w:val="%8."/>
      <w:lvlJc w:val="left"/>
      <w:pPr>
        <w:ind w:left="5760" w:hanging="360"/>
      </w:pPr>
    </w:lvl>
    <w:lvl w:ilvl="8" w:tplc="F3FCA6C6">
      <w:start w:val="1"/>
      <w:numFmt w:val="lowerRoman"/>
      <w:lvlText w:val="%9."/>
      <w:lvlJc w:val="right"/>
      <w:pPr>
        <w:ind w:left="6480" w:hanging="180"/>
      </w:pPr>
    </w:lvl>
  </w:abstractNum>
  <w:abstractNum w:abstractNumId="103" w15:restartNumberingAfterBreak="0">
    <w:nsid w:val="5D90C994"/>
    <w:multiLevelType w:val="hybridMultilevel"/>
    <w:tmpl w:val="EEFCBC22"/>
    <w:lvl w:ilvl="0" w:tplc="1D56B95A">
      <w:start w:val="1"/>
      <w:numFmt w:val="bullet"/>
      <w:lvlText w:val="·"/>
      <w:lvlJc w:val="left"/>
      <w:pPr>
        <w:ind w:left="720" w:hanging="360"/>
      </w:pPr>
      <w:rPr>
        <w:rFonts w:ascii="Symbol" w:hAnsi="Symbol" w:hint="default"/>
      </w:rPr>
    </w:lvl>
    <w:lvl w:ilvl="1" w:tplc="5A8AC44A">
      <w:start w:val="1"/>
      <w:numFmt w:val="bullet"/>
      <w:lvlText w:val="o"/>
      <w:lvlJc w:val="left"/>
      <w:pPr>
        <w:ind w:left="1440" w:hanging="360"/>
      </w:pPr>
      <w:rPr>
        <w:rFonts w:ascii="Courier New" w:hAnsi="Courier New" w:hint="default"/>
      </w:rPr>
    </w:lvl>
    <w:lvl w:ilvl="2" w:tplc="FE4C4D24">
      <w:start w:val="1"/>
      <w:numFmt w:val="bullet"/>
      <w:lvlText w:val=""/>
      <w:lvlJc w:val="left"/>
      <w:pPr>
        <w:ind w:left="2160" w:hanging="360"/>
      </w:pPr>
      <w:rPr>
        <w:rFonts w:ascii="Wingdings" w:hAnsi="Wingdings" w:hint="default"/>
      </w:rPr>
    </w:lvl>
    <w:lvl w:ilvl="3" w:tplc="C8D2CC5C">
      <w:start w:val="1"/>
      <w:numFmt w:val="bullet"/>
      <w:lvlText w:val=""/>
      <w:lvlJc w:val="left"/>
      <w:pPr>
        <w:ind w:left="2880" w:hanging="360"/>
      </w:pPr>
      <w:rPr>
        <w:rFonts w:ascii="Symbol" w:hAnsi="Symbol" w:hint="default"/>
      </w:rPr>
    </w:lvl>
    <w:lvl w:ilvl="4" w:tplc="77C89A54">
      <w:start w:val="1"/>
      <w:numFmt w:val="bullet"/>
      <w:lvlText w:val="o"/>
      <w:lvlJc w:val="left"/>
      <w:pPr>
        <w:ind w:left="3600" w:hanging="360"/>
      </w:pPr>
      <w:rPr>
        <w:rFonts w:ascii="Courier New" w:hAnsi="Courier New" w:hint="default"/>
      </w:rPr>
    </w:lvl>
    <w:lvl w:ilvl="5" w:tplc="0AAE25EA">
      <w:start w:val="1"/>
      <w:numFmt w:val="bullet"/>
      <w:lvlText w:val=""/>
      <w:lvlJc w:val="left"/>
      <w:pPr>
        <w:ind w:left="4320" w:hanging="360"/>
      </w:pPr>
      <w:rPr>
        <w:rFonts w:ascii="Wingdings" w:hAnsi="Wingdings" w:hint="default"/>
      </w:rPr>
    </w:lvl>
    <w:lvl w:ilvl="6" w:tplc="DEC82F0C">
      <w:start w:val="1"/>
      <w:numFmt w:val="bullet"/>
      <w:lvlText w:val=""/>
      <w:lvlJc w:val="left"/>
      <w:pPr>
        <w:ind w:left="5040" w:hanging="360"/>
      </w:pPr>
      <w:rPr>
        <w:rFonts w:ascii="Symbol" w:hAnsi="Symbol" w:hint="default"/>
      </w:rPr>
    </w:lvl>
    <w:lvl w:ilvl="7" w:tplc="6E0E9EB6">
      <w:start w:val="1"/>
      <w:numFmt w:val="bullet"/>
      <w:lvlText w:val="o"/>
      <w:lvlJc w:val="left"/>
      <w:pPr>
        <w:ind w:left="5760" w:hanging="360"/>
      </w:pPr>
      <w:rPr>
        <w:rFonts w:ascii="Courier New" w:hAnsi="Courier New" w:hint="default"/>
      </w:rPr>
    </w:lvl>
    <w:lvl w:ilvl="8" w:tplc="2084D062">
      <w:start w:val="1"/>
      <w:numFmt w:val="bullet"/>
      <w:lvlText w:val=""/>
      <w:lvlJc w:val="left"/>
      <w:pPr>
        <w:ind w:left="6480" w:hanging="360"/>
      </w:pPr>
      <w:rPr>
        <w:rFonts w:ascii="Wingdings" w:hAnsi="Wingdings" w:hint="default"/>
      </w:rPr>
    </w:lvl>
  </w:abstractNum>
  <w:abstractNum w:abstractNumId="104" w15:restartNumberingAfterBreak="0">
    <w:nsid w:val="5E992ABB"/>
    <w:multiLevelType w:val="hybridMultilevel"/>
    <w:tmpl w:val="5802C5C2"/>
    <w:lvl w:ilvl="0" w:tplc="17D221AE">
      <w:start w:val="1"/>
      <w:numFmt w:val="bullet"/>
      <w:lvlText w:val="·"/>
      <w:lvlJc w:val="left"/>
      <w:pPr>
        <w:ind w:left="720" w:hanging="360"/>
      </w:pPr>
      <w:rPr>
        <w:rFonts w:ascii="Symbol" w:hAnsi="Symbol" w:hint="default"/>
      </w:rPr>
    </w:lvl>
    <w:lvl w:ilvl="1" w:tplc="5E3A4CE0">
      <w:start w:val="1"/>
      <w:numFmt w:val="bullet"/>
      <w:lvlText w:val="o"/>
      <w:lvlJc w:val="left"/>
      <w:pPr>
        <w:ind w:left="1440" w:hanging="360"/>
      </w:pPr>
      <w:rPr>
        <w:rFonts w:ascii="Courier New" w:hAnsi="Courier New" w:hint="default"/>
      </w:rPr>
    </w:lvl>
    <w:lvl w:ilvl="2" w:tplc="A9244598">
      <w:start w:val="1"/>
      <w:numFmt w:val="bullet"/>
      <w:lvlText w:val=""/>
      <w:lvlJc w:val="left"/>
      <w:pPr>
        <w:ind w:left="2160" w:hanging="360"/>
      </w:pPr>
      <w:rPr>
        <w:rFonts w:ascii="Wingdings" w:hAnsi="Wingdings" w:hint="default"/>
      </w:rPr>
    </w:lvl>
    <w:lvl w:ilvl="3" w:tplc="62CA44FE">
      <w:start w:val="1"/>
      <w:numFmt w:val="bullet"/>
      <w:lvlText w:val=""/>
      <w:lvlJc w:val="left"/>
      <w:pPr>
        <w:ind w:left="2880" w:hanging="360"/>
      </w:pPr>
      <w:rPr>
        <w:rFonts w:ascii="Symbol" w:hAnsi="Symbol" w:hint="default"/>
      </w:rPr>
    </w:lvl>
    <w:lvl w:ilvl="4" w:tplc="2714A99A">
      <w:start w:val="1"/>
      <w:numFmt w:val="bullet"/>
      <w:lvlText w:val="o"/>
      <w:lvlJc w:val="left"/>
      <w:pPr>
        <w:ind w:left="3600" w:hanging="360"/>
      </w:pPr>
      <w:rPr>
        <w:rFonts w:ascii="Courier New" w:hAnsi="Courier New" w:hint="default"/>
      </w:rPr>
    </w:lvl>
    <w:lvl w:ilvl="5" w:tplc="0126513E">
      <w:start w:val="1"/>
      <w:numFmt w:val="bullet"/>
      <w:lvlText w:val=""/>
      <w:lvlJc w:val="left"/>
      <w:pPr>
        <w:ind w:left="4320" w:hanging="360"/>
      </w:pPr>
      <w:rPr>
        <w:rFonts w:ascii="Wingdings" w:hAnsi="Wingdings" w:hint="default"/>
      </w:rPr>
    </w:lvl>
    <w:lvl w:ilvl="6" w:tplc="2EE09DF4">
      <w:start w:val="1"/>
      <w:numFmt w:val="bullet"/>
      <w:lvlText w:val=""/>
      <w:lvlJc w:val="left"/>
      <w:pPr>
        <w:ind w:left="5040" w:hanging="360"/>
      </w:pPr>
      <w:rPr>
        <w:rFonts w:ascii="Symbol" w:hAnsi="Symbol" w:hint="default"/>
      </w:rPr>
    </w:lvl>
    <w:lvl w:ilvl="7" w:tplc="29109A1C">
      <w:start w:val="1"/>
      <w:numFmt w:val="bullet"/>
      <w:lvlText w:val="o"/>
      <w:lvlJc w:val="left"/>
      <w:pPr>
        <w:ind w:left="5760" w:hanging="360"/>
      </w:pPr>
      <w:rPr>
        <w:rFonts w:ascii="Courier New" w:hAnsi="Courier New" w:hint="default"/>
      </w:rPr>
    </w:lvl>
    <w:lvl w:ilvl="8" w:tplc="BE52F176">
      <w:start w:val="1"/>
      <w:numFmt w:val="bullet"/>
      <w:lvlText w:val=""/>
      <w:lvlJc w:val="left"/>
      <w:pPr>
        <w:ind w:left="6480" w:hanging="360"/>
      </w:pPr>
      <w:rPr>
        <w:rFonts w:ascii="Wingdings" w:hAnsi="Wingdings" w:hint="default"/>
      </w:rPr>
    </w:lvl>
  </w:abstractNum>
  <w:abstractNum w:abstractNumId="105" w15:restartNumberingAfterBreak="0">
    <w:nsid w:val="5EFF54B6"/>
    <w:multiLevelType w:val="hybridMultilevel"/>
    <w:tmpl w:val="4F7EEFFE"/>
    <w:lvl w:ilvl="0" w:tplc="8592D94E">
      <w:start w:val="1"/>
      <w:numFmt w:val="decimal"/>
      <w:lvlText w:val="%1."/>
      <w:lvlJc w:val="left"/>
      <w:pPr>
        <w:ind w:left="720" w:hanging="360"/>
      </w:pPr>
    </w:lvl>
    <w:lvl w:ilvl="1" w:tplc="FF388DAE">
      <w:start w:val="1"/>
      <w:numFmt w:val="lowerLetter"/>
      <w:lvlText w:val="%2."/>
      <w:lvlJc w:val="left"/>
      <w:pPr>
        <w:ind w:left="1440" w:hanging="360"/>
      </w:pPr>
    </w:lvl>
    <w:lvl w:ilvl="2" w:tplc="B7DE3D98">
      <w:start w:val="1"/>
      <w:numFmt w:val="lowerRoman"/>
      <w:lvlText w:val="%3."/>
      <w:lvlJc w:val="right"/>
      <w:pPr>
        <w:ind w:left="2160" w:hanging="180"/>
      </w:pPr>
    </w:lvl>
    <w:lvl w:ilvl="3" w:tplc="3D3ECD9E">
      <w:start w:val="1"/>
      <w:numFmt w:val="decimal"/>
      <w:lvlText w:val="%4."/>
      <w:lvlJc w:val="left"/>
      <w:pPr>
        <w:ind w:left="2880" w:hanging="360"/>
      </w:pPr>
    </w:lvl>
    <w:lvl w:ilvl="4" w:tplc="CE402B06">
      <w:start w:val="1"/>
      <w:numFmt w:val="lowerLetter"/>
      <w:lvlText w:val="%5."/>
      <w:lvlJc w:val="left"/>
      <w:pPr>
        <w:ind w:left="3600" w:hanging="360"/>
      </w:pPr>
    </w:lvl>
    <w:lvl w:ilvl="5" w:tplc="E6EEC494">
      <w:start w:val="1"/>
      <w:numFmt w:val="lowerRoman"/>
      <w:lvlText w:val="%6."/>
      <w:lvlJc w:val="right"/>
      <w:pPr>
        <w:ind w:left="4320" w:hanging="180"/>
      </w:pPr>
    </w:lvl>
    <w:lvl w:ilvl="6" w:tplc="D4A07A3C">
      <w:start w:val="1"/>
      <w:numFmt w:val="decimal"/>
      <w:lvlText w:val="%7."/>
      <w:lvlJc w:val="left"/>
      <w:pPr>
        <w:ind w:left="5040" w:hanging="360"/>
      </w:pPr>
    </w:lvl>
    <w:lvl w:ilvl="7" w:tplc="D07EEE20">
      <w:start w:val="1"/>
      <w:numFmt w:val="lowerLetter"/>
      <w:lvlText w:val="%8."/>
      <w:lvlJc w:val="left"/>
      <w:pPr>
        <w:ind w:left="5760" w:hanging="360"/>
      </w:pPr>
    </w:lvl>
    <w:lvl w:ilvl="8" w:tplc="C2D866A6">
      <w:start w:val="1"/>
      <w:numFmt w:val="lowerRoman"/>
      <w:lvlText w:val="%9."/>
      <w:lvlJc w:val="right"/>
      <w:pPr>
        <w:ind w:left="6480" w:hanging="180"/>
      </w:pPr>
    </w:lvl>
  </w:abstractNum>
  <w:abstractNum w:abstractNumId="106" w15:restartNumberingAfterBreak="0">
    <w:nsid w:val="5FF7BA89"/>
    <w:multiLevelType w:val="hybridMultilevel"/>
    <w:tmpl w:val="1E82B404"/>
    <w:lvl w:ilvl="0" w:tplc="94C4B512">
      <w:start w:val="4"/>
      <w:numFmt w:val="decimal"/>
      <w:lvlText w:val="%1."/>
      <w:lvlJc w:val="left"/>
      <w:pPr>
        <w:ind w:left="720" w:hanging="360"/>
      </w:pPr>
    </w:lvl>
    <w:lvl w:ilvl="1" w:tplc="E250A712">
      <w:start w:val="4"/>
      <w:numFmt w:val="lowerLetter"/>
      <w:lvlText w:val="%2."/>
      <w:lvlJc w:val="left"/>
      <w:pPr>
        <w:ind w:left="1440" w:hanging="360"/>
      </w:pPr>
    </w:lvl>
    <w:lvl w:ilvl="2" w:tplc="CAE44886">
      <w:start w:val="4"/>
      <w:numFmt w:val="lowerRoman"/>
      <w:lvlText w:val="%3."/>
      <w:lvlJc w:val="left"/>
      <w:pPr>
        <w:ind w:left="2160" w:hanging="360"/>
      </w:pPr>
    </w:lvl>
    <w:lvl w:ilvl="3" w:tplc="8F10E1E4">
      <w:start w:val="4"/>
      <w:numFmt w:val="decimal"/>
      <w:lvlText w:val="%4."/>
      <w:lvlJc w:val="left"/>
      <w:pPr>
        <w:ind w:left="2880" w:hanging="360"/>
      </w:pPr>
    </w:lvl>
    <w:lvl w:ilvl="4" w:tplc="88CEB956">
      <w:start w:val="4"/>
      <w:numFmt w:val="lowerLetter"/>
      <w:lvlText w:val="%5."/>
      <w:lvlJc w:val="left"/>
      <w:pPr>
        <w:ind w:left="3600" w:hanging="360"/>
      </w:pPr>
    </w:lvl>
    <w:lvl w:ilvl="5" w:tplc="A5AE855E">
      <w:start w:val="4"/>
      <w:numFmt w:val="lowerRoman"/>
      <w:lvlText w:val="%6."/>
      <w:lvlJc w:val="left"/>
      <w:pPr>
        <w:ind w:left="4320" w:hanging="360"/>
      </w:pPr>
    </w:lvl>
    <w:lvl w:ilvl="6" w:tplc="CEF07EA6">
      <w:start w:val="4"/>
      <w:numFmt w:val="decimal"/>
      <w:lvlText w:val="%7."/>
      <w:lvlJc w:val="left"/>
      <w:pPr>
        <w:ind w:left="5040" w:hanging="360"/>
      </w:pPr>
    </w:lvl>
    <w:lvl w:ilvl="7" w:tplc="201C5E7A">
      <w:start w:val="4"/>
      <w:numFmt w:val="lowerLetter"/>
      <w:lvlText w:val="%8."/>
      <w:lvlJc w:val="left"/>
      <w:pPr>
        <w:ind w:left="5760" w:hanging="360"/>
      </w:pPr>
    </w:lvl>
    <w:lvl w:ilvl="8" w:tplc="09EE6E36">
      <w:start w:val="4"/>
      <w:numFmt w:val="lowerRoman"/>
      <w:lvlText w:val="%9."/>
      <w:lvlJc w:val="left"/>
      <w:pPr>
        <w:ind w:left="6480" w:hanging="360"/>
      </w:pPr>
    </w:lvl>
  </w:abstractNum>
  <w:abstractNum w:abstractNumId="107" w15:restartNumberingAfterBreak="0">
    <w:nsid w:val="60780F93"/>
    <w:multiLevelType w:val="hybridMultilevel"/>
    <w:tmpl w:val="7E74A310"/>
    <w:lvl w:ilvl="0" w:tplc="4FE21E30">
      <w:start w:val="1"/>
      <w:numFmt w:val="decimal"/>
      <w:lvlText w:val="%1."/>
      <w:lvlJc w:val="left"/>
      <w:pPr>
        <w:ind w:left="720" w:hanging="360"/>
      </w:pPr>
    </w:lvl>
    <w:lvl w:ilvl="1" w:tplc="6B121B62">
      <w:start w:val="1"/>
      <w:numFmt w:val="lowerLetter"/>
      <w:lvlText w:val="%2."/>
      <w:lvlJc w:val="left"/>
      <w:pPr>
        <w:ind w:left="1440" w:hanging="360"/>
      </w:pPr>
    </w:lvl>
    <w:lvl w:ilvl="2" w:tplc="FEDCCA62">
      <w:start w:val="1"/>
      <w:numFmt w:val="lowerRoman"/>
      <w:lvlText w:val="%3."/>
      <w:lvlJc w:val="right"/>
      <w:pPr>
        <w:ind w:left="2160" w:hanging="180"/>
      </w:pPr>
    </w:lvl>
    <w:lvl w:ilvl="3" w:tplc="CFAEDE40">
      <w:start w:val="1"/>
      <w:numFmt w:val="decimal"/>
      <w:lvlText w:val="%4."/>
      <w:lvlJc w:val="left"/>
      <w:pPr>
        <w:ind w:left="2880" w:hanging="360"/>
      </w:pPr>
    </w:lvl>
    <w:lvl w:ilvl="4" w:tplc="E370F386">
      <w:start w:val="1"/>
      <w:numFmt w:val="lowerLetter"/>
      <w:lvlText w:val="%5."/>
      <w:lvlJc w:val="left"/>
      <w:pPr>
        <w:ind w:left="3600" w:hanging="360"/>
      </w:pPr>
    </w:lvl>
    <w:lvl w:ilvl="5" w:tplc="12A6DD6E">
      <w:start w:val="1"/>
      <w:numFmt w:val="lowerRoman"/>
      <w:lvlText w:val="%6."/>
      <w:lvlJc w:val="right"/>
      <w:pPr>
        <w:ind w:left="4320" w:hanging="180"/>
      </w:pPr>
    </w:lvl>
    <w:lvl w:ilvl="6" w:tplc="7D4A10CE">
      <w:start w:val="1"/>
      <w:numFmt w:val="decimal"/>
      <w:lvlText w:val="%7."/>
      <w:lvlJc w:val="left"/>
      <w:pPr>
        <w:ind w:left="5040" w:hanging="360"/>
      </w:pPr>
    </w:lvl>
    <w:lvl w:ilvl="7" w:tplc="24868422">
      <w:start w:val="1"/>
      <w:numFmt w:val="lowerLetter"/>
      <w:lvlText w:val="%8."/>
      <w:lvlJc w:val="left"/>
      <w:pPr>
        <w:ind w:left="5760" w:hanging="360"/>
      </w:pPr>
    </w:lvl>
    <w:lvl w:ilvl="8" w:tplc="6A7A2528">
      <w:start w:val="1"/>
      <w:numFmt w:val="lowerRoman"/>
      <w:lvlText w:val="%9."/>
      <w:lvlJc w:val="right"/>
      <w:pPr>
        <w:ind w:left="6480" w:hanging="180"/>
      </w:pPr>
    </w:lvl>
  </w:abstractNum>
  <w:abstractNum w:abstractNumId="108" w15:restartNumberingAfterBreak="0">
    <w:nsid w:val="61A14372"/>
    <w:multiLevelType w:val="hybridMultilevel"/>
    <w:tmpl w:val="AA62E534"/>
    <w:lvl w:ilvl="0" w:tplc="B4CA3694">
      <w:start w:val="1"/>
      <w:numFmt w:val="bullet"/>
      <w:lvlText w:val="·"/>
      <w:lvlJc w:val="left"/>
      <w:pPr>
        <w:ind w:left="720" w:hanging="360"/>
      </w:pPr>
      <w:rPr>
        <w:rFonts w:ascii="Symbol" w:hAnsi="Symbol" w:hint="default"/>
      </w:rPr>
    </w:lvl>
    <w:lvl w:ilvl="1" w:tplc="5B486BBE">
      <w:start w:val="1"/>
      <w:numFmt w:val="bullet"/>
      <w:lvlText w:val="o"/>
      <w:lvlJc w:val="left"/>
      <w:pPr>
        <w:ind w:left="1440" w:hanging="360"/>
      </w:pPr>
      <w:rPr>
        <w:rFonts w:ascii="Courier New" w:hAnsi="Courier New" w:hint="default"/>
      </w:rPr>
    </w:lvl>
    <w:lvl w:ilvl="2" w:tplc="E5A698D4">
      <w:start w:val="1"/>
      <w:numFmt w:val="bullet"/>
      <w:lvlText w:val=""/>
      <w:lvlJc w:val="left"/>
      <w:pPr>
        <w:ind w:left="2160" w:hanging="360"/>
      </w:pPr>
      <w:rPr>
        <w:rFonts w:ascii="Wingdings" w:hAnsi="Wingdings" w:hint="default"/>
      </w:rPr>
    </w:lvl>
    <w:lvl w:ilvl="3" w:tplc="72D619E8">
      <w:start w:val="1"/>
      <w:numFmt w:val="bullet"/>
      <w:lvlText w:val=""/>
      <w:lvlJc w:val="left"/>
      <w:pPr>
        <w:ind w:left="2880" w:hanging="360"/>
      </w:pPr>
      <w:rPr>
        <w:rFonts w:ascii="Symbol" w:hAnsi="Symbol" w:hint="default"/>
      </w:rPr>
    </w:lvl>
    <w:lvl w:ilvl="4" w:tplc="603EB9B4">
      <w:start w:val="1"/>
      <w:numFmt w:val="bullet"/>
      <w:lvlText w:val="o"/>
      <w:lvlJc w:val="left"/>
      <w:pPr>
        <w:ind w:left="3600" w:hanging="360"/>
      </w:pPr>
      <w:rPr>
        <w:rFonts w:ascii="Courier New" w:hAnsi="Courier New" w:hint="default"/>
      </w:rPr>
    </w:lvl>
    <w:lvl w:ilvl="5" w:tplc="C8CA6B0E">
      <w:start w:val="1"/>
      <w:numFmt w:val="bullet"/>
      <w:lvlText w:val=""/>
      <w:lvlJc w:val="left"/>
      <w:pPr>
        <w:ind w:left="4320" w:hanging="360"/>
      </w:pPr>
      <w:rPr>
        <w:rFonts w:ascii="Wingdings" w:hAnsi="Wingdings" w:hint="default"/>
      </w:rPr>
    </w:lvl>
    <w:lvl w:ilvl="6" w:tplc="88522A6A">
      <w:start w:val="1"/>
      <w:numFmt w:val="bullet"/>
      <w:lvlText w:val=""/>
      <w:lvlJc w:val="left"/>
      <w:pPr>
        <w:ind w:left="5040" w:hanging="360"/>
      </w:pPr>
      <w:rPr>
        <w:rFonts w:ascii="Symbol" w:hAnsi="Symbol" w:hint="default"/>
      </w:rPr>
    </w:lvl>
    <w:lvl w:ilvl="7" w:tplc="8572D03A">
      <w:start w:val="1"/>
      <w:numFmt w:val="bullet"/>
      <w:lvlText w:val="o"/>
      <w:lvlJc w:val="left"/>
      <w:pPr>
        <w:ind w:left="5760" w:hanging="360"/>
      </w:pPr>
      <w:rPr>
        <w:rFonts w:ascii="Courier New" w:hAnsi="Courier New" w:hint="default"/>
      </w:rPr>
    </w:lvl>
    <w:lvl w:ilvl="8" w:tplc="B5DC5F62">
      <w:start w:val="1"/>
      <w:numFmt w:val="bullet"/>
      <w:lvlText w:val=""/>
      <w:lvlJc w:val="left"/>
      <w:pPr>
        <w:ind w:left="6480" w:hanging="360"/>
      </w:pPr>
      <w:rPr>
        <w:rFonts w:ascii="Wingdings" w:hAnsi="Wingdings" w:hint="default"/>
      </w:rPr>
    </w:lvl>
  </w:abstractNum>
  <w:abstractNum w:abstractNumId="109" w15:restartNumberingAfterBreak="0">
    <w:nsid w:val="625E544A"/>
    <w:multiLevelType w:val="hybridMultilevel"/>
    <w:tmpl w:val="C0984060"/>
    <w:lvl w:ilvl="0" w:tplc="3476DADE">
      <w:start w:val="1"/>
      <w:numFmt w:val="bullet"/>
      <w:lvlText w:val="·"/>
      <w:lvlJc w:val="left"/>
      <w:pPr>
        <w:ind w:left="720" w:hanging="360"/>
      </w:pPr>
      <w:rPr>
        <w:rFonts w:ascii="Symbol" w:hAnsi="Symbol" w:hint="default"/>
      </w:rPr>
    </w:lvl>
    <w:lvl w:ilvl="1" w:tplc="2DA2F91A">
      <w:start w:val="1"/>
      <w:numFmt w:val="bullet"/>
      <w:lvlText w:val="o"/>
      <w:lvlJc w:val="left"/>
      <w:pPr>
        <w:ind w:left="1440" w:hanging="360"/>
      </w:pPr>
      <w:rPr>
        <w:rFonts w:ascii="Courier New" w:hAnsi="Courier New" w:hint="default"/>
      </w:rPr>
    </w:lvl>
    <w:lvl w:ilvl="2" w:tplc="13309532">
      <w:start w:val="1"/>
      <w:numFmt w:val="bullet"/>
      <w:lvlText w:val=""/>
      <w:lvlJc w:val="left"/>
      <w:pPr>
        <w:ind w:left="2160" w:hanging="360"/>
      </w:pPr>
      <w:rPr>
        <w:rFonts w:ascii="Wingdings" w:hAnsi="Wingdings" w:hint="default"/>
      </w:rPr>
    </w:lvl>
    <w:lvl w:ilvl="3" w:tplc="2638ACBA">
      <w:start w:val="1"/>
      <w:numFmt w:val="bullet"/>
      <w:lvlText w:val=""/>
      <w:lvlJc w:val="left"/>
      <w:pPr>
        <w:ind w:left="2880" w:hanging="360"/>
      </w:pPr>
      <w:rPr>
        <w:rFonts w:ascii="Symbol" w:hAnsi="Symbol" w:hint="default"/>
      </w:rPr>
    </w:lvl>
    <w:lvl w:ilvl="4" w:tplc="D9A661E6">
      <w:start w:val="1"/>
      <w:numFmt w:val="bullet"/>
      <w:lvlText w:val="o"/>
      <w:lvlJc w:val="left"/>
      <w:pPr>
        <w:ind w:left="3600" w:hanging="360"/>
      </w:pPr>
      <w:rPr>
        <w:rFonts w:ascii="Courier New" w:hAnsi="Courier New" w:hint="default"/>
      </w:rPr>
    </w:lvl>
    <w:lvl w:ilvl="5" w:tplc="227673A8">
      <w:start w:val="1"/>
      <w:numFmt w:val="bullet"/>
      <w:lvlText w:val=""/>
      <w:lvlJc w:val="left"/>
      <w:pPr>
        <w:ind w:left="4320" w:hanging="360"/>
      </w:pPr>
      <w:rPr>
        <w:rFonts w:ascii="Wingdings" w:hAnsi="Wingdings" w:hint="default"/>
      </w:rPr>
    </w:lvl>
    <w:lvl w:ilvl="6" w:tplc="5B7641E4">
      <w:start w:val="1"/>
      <w:numFmt w:val="bullet"/>
      <w:lvlText w:val=""/>
      <w:lvlJc w:val="left"/>
      <w:pPr>
        <w:ind w:left="5040" w:hanging="360"/>
      </w:pPr>
      <w:rPr>
        <w:rFonts w:ascii="Symbol" w:hAnsi="Symbol" w:hint="default"/>
      </w:rPr>
    </w:lvl>
    <w:lvl w:ilvl="7" w:tplc="31C001FE">
      <w:start w:val="1"/>
      <w:numFmt w:val="bullet"/>
      <w:lvlText w:val="o"/>
      <w:lvlJc w:val="left"/>
      <w:pPr>
        <w:ind w:left="5760" w:hanging="360"/>
      </w:pPr>
      <w:rPr>
        <w:rFonts w:ascii="Courier New" w:hAnsi="Courier New" w:hint="default"/>
      </w:rPr>
    </w:lvl>
    <w:lvl w:ilvl="8" w:tplc="BA6C5A44">
      <w:start w:val="1"/>
      <w:numFmt w:val="bullet"/>
      <w:lvlText w:val=""/>
      <w:lvlJc w:val="left"/>
      <w:pPr>
        <w:ind w:left="6480" w:hanging="360"/>
      </w:pPr>
      <w:rPr>
        <w:rFonts w:ascii="Wingdings" w:hAnsi="Wingdings" w:hint="default"/>
      </w:rPr>
    </w:lvl>
  </w:abstractNum>
  <w:abstractNum w:abstractNumId="110" w15:restartNumberingAfterBreak="0">
    <w:nsid w:val="62D6EF5D"/>
    <w:multiLevelType w:val="hybridMultilevel"/>
    <w:tmpl w:val="50F8B508"/>
    <w:lvl w:ilvl="0" w:tplc="8CDA31DE">
      <w:start w:val="1"/>
      <w:numFmt w:val="decimal"/>
      <w:lvlText w:val="%1."/>
      <w:lvlJc w:val="left"/>
      <w:pPr>
        <w:ind w:left="720" w:hanging="360"/>
      </w:pPr>
    </w:lvl>
    <w:lvl w:ilvl="1" w:tplc="7D468C5A">
      <w:start w:val="1"/>
      <w:numFmt w:val="lowerLetter"/>
      <w:lvlText w:val="%2."/>
      <w:lvlJc w:val="left"/>
      <w:pPr>
        <w:ind w:left="1440" w:hanging="360"/>
      </w:pPr>
    </w:lvl>
    <w:lvl w:ilvl="2" w:tplc="DF9CE666">
      <w:start w:val="1"/>
      <w:numFmt w:val="lowerRoman"/>
      <w:lvlText w:val="%3."/>
      <w:lvlJc w:val="left"/>
      <w:pPr>
        <w:ind w:left="2160" w:hanging="360"/>
      </w:pPr>
    </w:lvl>
    <w:lvl w:ilvl="3" w:tplc="8F123BD4">
      <w:start w:val="1"/>
      <w:numFmt w:val="decimal"/>
      <w:lvlText w:val="%4."/>
      <w:lvlJc w:val="left"/>
      <w:pPr>
        <w:ind w:left="2880" w:hanging="360"/>
      </w:pPr>
    </w:lvl>
    <w:lvl w:ilvl="4" w:tplc="AD1A4CE4">
      <w:start w:val="1"/>
      <w:numFmt w:val="lowerLetter"/>
      <w:lvlText w:val="%5."/>
      <w:lvlJc w:val="left"/>
      <w:pPr>
        <w:ind w:left="3600" w:hanging="360"/>
      </w:pPr>
    </w:lvl>
    <w:lvl w:ilvl="5" w:tplc="4EC2C266">
      <w:start w:val="1"/>
      <w:numFmt w:val="lowerRoman"/>
      <w:lvlText w:val="%6."/>
      <w:lvlJc w:val="left"/>
      <w:pPr>
        <w:ind w:left="4320" w:hanging="360"/>
      </w:pPr>
    </w:lvl>
    <w:lvl w:ilvl="6" w:tplc="74707B16">
      <w:start w:val="1"/>
      <w:numFmt w:val="decimal"/>
      <w:lvlText w:val="%7."/>
      <w:lvlJc w:val="left"/>
      <w:pPr>
        <w:ind w:left="5040" w:hanging="360"/>
      </w:pPr>
    </w:lvl>
    <w:lvl w:ilvl="7" w:tplc="814A924A">
      <w:start w:val="1"/>
      <w:numFmt w:val="lowerLetter"/>
      <w:lvlText w:val="%8."/>
      <w:lvlJc w:val="left"/>
      <w:pPr>
        <w:ind w:left="5760" w:hanging="360"/>
      </w:pPr>
    </w:lvl>
    <w:lvl w:ilvl="8" w:tplc="BAACE37E">
      <w:start w:val="1"/>
      <w:numFmt w:val="lowerRoman"/>
      <w:lvlText w:val="%9."/>
      <w:lvlJc w:val="left"/>
      <w:pPr>
        <w:ind w:left="6480" w:hanging="360"/>
      </w:pPr>
    </w:lvl>
  </w:abstractNum>
  <w:abstractNum w:abstractNumId="111" w15:restartNumberingAfterBreak="0">
    <w:nsid w:val="6348E8D4"/>
    <w:multiLevelType w:val="hybridMultilevel"/>
    <w:tmpl w:val="D4488216"/>
    <w:lvl w:ilvl="0" w:tplc="0FE8B7EE">
      <w:start w:val="2"/>
      <w:numFmt w:val="decimal"/>
      <w:lvlText w:val="%1."/>
      <w:lvlJc w:val="left"/>
      <w:pPr>
        <w:ind w:left="720" w:hanging="360"/>
      </w:pPr>
    </w:lvl>
    <w:lvl w:ilvl="1" w:tplc="DE98F728">
      <w:start w:val="1"/>
      <w:numFmt w:val="lowerLetter"/>
      <w:lvlText w:val="%2."/>
      <w:lvlJc w:val="left"/>
      <w:pPr>
        <w:ind w:left="1440" w:hanging="360"/>
      </w:pPr>
    </w:lvl>
    <w:lvl w:ilvl="2" w:tplc="55ECD726">
      <w:start w:val="1"/>
      <w:numFmt w:val="lowerRoman"/>
      <w:lvlText w:val="%3."/>
      <w:lvlJc w:val="right"/>
      <w:pPr>
        <w:ind w:left="2160" w:hanging="180"/>
      </w:pPr>
    </w:lvl>
    <w:lvl w:ilvl="3" w:tplc="71BE17C2">
      <w:start w:val="1"/>
      <w:numFmt w:val="decimal"/>
      <w:lvlText w:val="%4."/>
      <w:lvlJc w:val="left"/>
      <w:pPr>
        <w:ind w:left="2880" w:hanging="360"/>
      </w:pPr>
    </w:lvl>
    <w:lvl w:ilvl="4" w:tplc="C884F91E">
      <w:start w:val="1"/>
      <w:numFmt w:val="lowerLetter"/>
      <w:lvlText w:val="%5."/>
      <w:lvlJc w:val="left"/>
      <w:pPr>
        <w:ind w:left="3600" w:hanging="360"/>
      </w:pPr>
    </w:lvl>
    <w:lvl w:ilvl="5" w:tplc="92983F26">
      <w:start w:val="1"/>
      <w:numFmt w:val="lowerRoman"/>
      <w:lvlText w:val="%6."/>
      <w:lvlJc w:val="right"/>
      <w:pPr>
        <w:ind w:left="4320" w:hanging="180"/>
      </w:pPr>
    </w:lvl>
    <w:lvl w:ilvl="6" w:tplc="F970EECC">
      <w:start w:val="1"/>
      <w:numFmt w:val="decimal"/>
      <w:lvlText w:val="%7."/>
      <w:lvlJc w:val="left"/>
      <w:pPr>
        <w:ind w:left="5040" w:hanging="360"/>
      </w:pPr>
    </w:lvl>
    <w:lvl w:ilvl="7" w:tplc="ACE09620">
      <w:start w:val="1"/>
      <w:numFmt w:val="lowerLetter"/>
      <w:lvlText w:val="%8."/>
      <w:lvlJc w:val="left"/>
      <w:pPr>
        <w:ind w:left="5760" w:hanging="360"/>
      </w:pPr>
    </w:lvl>
    <w:lvl w:ilvl="8" w:tplc="E1EE2B6C">
      <w:start w:val="1"/>
      <w:numFmt w:val="lowerRoman"/>
      <w:lvlText w:val="%9."/>
      <w:lvlJc w:val="right"/>
      <w:pPr>
        <w:ind w:left="6480" w:hanging="180"/>
      </w:pPr>
    </w:lvl>
  </w:abstractNum>
  <w:abstractNum w:abstractNumId="112" w15:restartNumberingAfterBreak="0">
    <w:nsid w:val="63FA034F"/>
    <w:multiLevelType w:val="hybridMultilevel"/>
    <w:tmpl w:val="52C02686"/>
    <w:lvl w:ilvl="0" w:tplc="31120A0E">
      <w:start w:val="2"/>
      <w:numFmt w:val="decimal"/>
      <w:lvlText w:val="%1."/>
      <w:lvlJc w:val="left"/>
      <w:pPr>
        <w:ind w:left="720" w:hanging="360"/>
      </w:pPr>
    </w:lvl>
    <w:lvl w:ilvl="1" w:tplc="28628040">
      <w:start w:val="1"/>
      <w:numFmt w:val="lowerLetter"/>
      <w:lvlText w:val="%2."/>
      <w:lvlJc w:val="left"/>
      <w:pPr>
        <w:ind w:left="1440" w:hanging="360"/>
      </w:pPr>
    </w:lvl>
    <w:lvl w:ilvl="2" w:tplc="9370DAA4">
      <w:start w:val="1"/>
      <w:numFmt w:val="lowerRoman"/>
      <w:lvlText w:val="%3."/>
      <w:lvlJc w:val="right"/>
      <w:pPr>
        <w:ind w:left="2160" w:hanging="180"/>
      </w:pPr>
    </w:lvl>
    <w:lvl w:ilvl="3" w:tplc="7E7E1434">
      <w:start w:val="1"/>
      <w:numFmt w:val="decimal"/>
      <w:lvlText w:val="%4."/>
      <w:lvlJc w:val="left"/>
      <w:pPr>
        <w:ind w:left="2880" w:hanging="360"/>
      </w:pPr>
    </w:lvl>
    <w:lvl w:ilvl="4" w:tplc="7AB29B0C">
      <w:start w:val="1"/>
      <w:numFmt w:val="lowerLetter"/>
      <w:lvlText w:val="%5."/>
      <w:lvlJc w:val="left"/>
      <w:pPr>
        <w:ind w:left="3600" w:hanging="360"/>
      </w:pPr>
    </w:lvl>
    <w:lvl w:ilvl="5" w:tplc="99F61BA2">
      <w:start w:val="1"/>
      <w:numFmt w:val="lowerRoman"/>
      <w:lvlText w:val="%6."/>
      <w:lvlJc w:val="right"/>
      <w:pPr>
        <w:ind w:left="4320" w:hanging="180"/>
      </w:pPr>
    </w:lvl>
    <w:lvl w:ilvl="6" w:tplc="7EA26F20">
      <w:start w:val="1"/>
      <w:numFmt w:val="decimal"/>
      <w:lvlText w:val="%7."/>
      <w:lvlJc w:val="left"/>
      <w:pPr>
        <w:ind w:left="5040" w:hanging="360"/>
      </w:pPr>
    </w:lvl>
    <w:lvl w:ilvl="7" w:tplc="8B62CCB4">
      <w:start w:val="1"/>
      <w:numFmt w:val="lowerLetter"/>
      <w:lvlText w:val="%8."/>
      <w:lvlJc w:val="left"/>
      <w:pPr>
        <w:ind w:left="5760" w:hanging="360"/>
      </w:pPr>
    </w:lvl>
    <w:lvl w:ilvl="8" w:tplc="C5165A46">
      <w:start w:val="1"/>
      <w:numFmt w:val="lowerRoman"/>
      <w:lvlText w:val="%9."/>
      <w:lvlJc w:val="right"/>
      <w:pPr>
        <w:ind w:left="6480" w:hanging="180"/>
      </w:pPr>
    </w:lvl>
  </w:abstractNum>
  <w:abstractNum w:abstractNumId="113" w15:restartNumberingAfterBreak="0">
    <w:nsid w:val="642E31F5"/>
    <w:multiLevelType w:val="hybridMultilevel"/>
    <w:tmpl w:val="26DE7F96"/>
    <w:lvl w:ilvl="0" w:tplc="3C0E4B46">
      <w:start w:val="4"/>
      <w:numFmt w:val="decimal"/>
      <w:lvlText w:val="%1."/>
      <w:lvlJc w:val="left"/>
      <w:pPr>
        <w:ind w:left="720" w:hanging="360"/>
      </w:pPr>
    </w:lvl>
    <w:lvl w:ilvl="1" w:tplc="18B88ABC">
      <w:start w:val="4"/>
      <w:numFmt w:val="lowerLetter"/>
      <w:lvlText w:val="%2."/>
      <w:lvlJc w:val="left"/>
      <w:pPr>
        <w:ind w:left="1440" w:hanging="360"/>
      </w:pPr>
    </w:lvl>
    <w:lvl w:ilvl="2" w:tplc="BC34B182">
      <w:start w:val="4"/>
      <w:numFmt w:val="lowerRoman"/>
      <w:lvlText w:val="%3."/>
      <w:lvlJc w:val="left"/>
      <w:pPr>
        <w:ind w:left="2160" w:hanging="360"/>
      </w:pPr>
    </w:lvl>
    <w:lvl w:ilvl="3" w:tplc="635E9480">
      <w:start w:val="4"/>
      <w:numFmt w:val="decimal"/>
      <w:lvlText w:val="%4."/>
      <w:lvlJc w:val="left"/>
      <w:pPr>
        <w:ind w:left="2880" w:hanging="360"/>
      </w:pPr>
    </w:lvl>
    <w:lvl w:ilvl="4" w:tplc="745EA494">
      <w:start w:val="4"/>
      <w:numFmt w:val="lowerLetter"/>
      <w:lvlText w:val="%5."/>
      <w:lvlJc w:val="left"/>
      <w:pPr>
        <w:ind w:left="3600" w:hanging="360"/>
      </w:pPr>
    </w:lvl>
    <w:lvl w:ilvl="5" w:tplc="4348A9B4">
      <w:start w:val="4"/>
      <w:numFmt w:val="lowerRoman"/>
      <w:lvlText w:val="%6."/>
      <w:lvlJc w:val="left"/>
      <w:pPr>
        <w:ind w:left="4320" w:hanging="360"/>
      </w:pPr>
    </w:lvl>
    <w:lvl w:ilvl="6" w:tplc="CC22E1F0">
      <w:start w:val="4"/>
      <w:numFmt w:val="decimal"/>
      <w:lvlText w:val="%7."/>
      <w:lvlJc w:val="left"/>
      <w:pPr>
        <w:ind w:left="5040" w:hanging="360"/>
      </w:pPr>
    </w:lvl>
    <w:lvl w:ilvl="7" w:tplc="4176B42C">
      <w:start w:val="4"/>
      <w:numFmt w:val="lowerLetter"/>
      <w:lvlText w:val="%8."/>
      <w:lvlJc w:val="left"/>
      <w:pPr>
        <w:ind w:left="5760" w:hanging="360"/>
      </w:pPr>
    </w:lvl>
    <w:lvl w:ilvl="8" w:tplc="97F640F4">
      <w:start w:val="4"/>
      <w:numFmt w:val="lowerRoman"/>
      <w:lvlText w:val="%9."/>
      <w:lvlJc w:val="left"/>
      <w:pPr>
        <w:ind w:left="6480" w:hanging="360"/>
      </w:pPr>
    </w:lvl>
  </w:abstractNum>
  <w:abstractNum w:abstractNumId="114" w15:restartNumberingAfterBreak="0">
    <w:nsid w:val="656F3478"/>
    <w:multiLevelType w:val="hybridMultilevel"/>
    <w:tmpl w:val="A0C42E3C"/>
    <w:lvl w:ilvl="0" w:tplc="FED02AE8">
      <w:start w:val="1"/>
      <w:numFmt w:val="bullet"/>
      <w:lvlText w:val=""/>
      <w:lvlJc w:val="left"/>
      <w:pPr>
        <w:ind w:left="720" w:hanging="360"/>
      </w:pPr>
      <w:rPr>
        <w:rFonts w:ascii="Symbol" w:hAnsi="Symbol" w:hint="default"/>
      </w:rPr>
    </w:lvl>
    <w:lvl w:ilvl="1" w:tplc="8CA04A92">
      <w:start w:val="1"/>
      <w:numFmt w:val="bullet"/>
      <w:lvlText w:val="o"/>
      <w:lvlJc w:val="left"/>
      <w:pPr>
        <w:ind w:left="1440" w:hanging="360"/>
      </w:pPr>
      <w:rPr>
        <w:rFonts w:ascii="Courier New" w:hAnsi="Courier New" w:hint="default"/>
      </w:rPr>
    </w:lvl>
    <w:lvl w:ilvl="2" w:tplc="46D0F9B2">
      <w:start w:val="1"/>
      <w:numFmt w:val="bullet"/>
      <w:lvlText w:val=""/>
      <w:lvlJc w:val="left"/>
      <w:pPr>
        <w:ind w:left="2160" w:hanging="360"/>
      </w:pPr>
      <w:rPr>
        <w:rFonts w:ascii="Wingdings" w:hAnsi="Wingdings" w:hint="default"/>
      </w:rPr>
    </w:lvl>
    <w:lvl w:ilvl="3" w:tplc="A9FEE776">
      <w:start w:val="1"/>
      <w:numFmt w:val="bullet"/>
      <w:lvlText w:val=""/>
      <w:lvlJc w:val="left"/>
      <w:pPr>
        <w:ind w:left="2880" w:hanging="360"/>
      </w:pPr>
      <w:rPr>
        <w:rFonts w:ascii="Symbol" w:hAnsi="Symbol" w:hint="default"/>
      </w:rPr>
    </w:lvl>
    <w:lvl w:ilvl="4" w:tplc="2904D95A">
      <w:start w:val="1"/>
      <w:numFmt w:val="bullet"/>
      <w:lvlText w:val="o"/>
      <w:lvlJc w:val="left"/>
      <w:pPr>
        <w:ind w:left="3600" w:hanging="360"/>
      </w:pPr>
      <w:rPr>
        <w:rFonts w:ascii="Courier New" w:hAnsi="Courier New" w:hint="default"/>
      </w:rPr>
    </w:lvl>
    <w:lvl w:ilvl="5" w:tplc="D5BC3076">
      <w:start w:val="1"/>
      <w:numFmt w:val="bullet"/>
      <w:lvlText w:val=""/>
      <w:lvlJc w:val="left"/>
      <w:pPr>
        <w:ind w:left="4320" w:hanging="360"/>
      </w:pPr>
      <w:rPr>
        <w:rFonts w:ascii="Wingdings" w:hAnsi="Wingdings" w:hint="default"/>
      </w:rPr>
    </w:lvl>
    <w:lvl w:ilvl="6" w:tplc="6896B436">
      <w:start w:val="1"/>
      <w:numFmt w:val="bullet"/>
      <w:lvlText w:val=""/>
      <w:lvlJc w:val="left"/>
      <w:pPr>
        <w:ind w:left="5040" w:hanging="360"/>
      </w:pPr>
      <w:rPr>
        <w:rFonts w:ascii="Symbol" w:hAnsi="Symbol" w:hint="default"/>
      </w:rPr>
    </w:lvl>
    <w:lvl w:ilvl="7" w:tplc="1540B594">
      <w:start w:val="1"/>
      <w:numFmt w:val="bullet"/>
      <w:lvlText w:val="o"/>
      <w:lvlJc w:val="left"/>
      <w:pPr>
        <w:ind w:left="5760" w:hanging="360"/>
      </w:pPr>
      <w:rPr>
        <w:rFonts w:ascii="Courier New" w:hAnsi="Courier New" w:hint="default"/>
      </w:rPr>
    </w:lvl>
    <w:lvl w:ilvl="8" w:tplc="9E16508C">
      <w:start w:val="1"/>
      <w:numFmt w:val="bullet"/>
      <w:lvlText w:val=""/>
      <w:lvlJc w:val="left"/>
      <w:pPr>
        <w:ind w:left="6480" w:hanging="360"/>
      </w:pPr>
      <w:rPr>
        <w:rFonts w:ascii="Wingdings" w:hAnsi="Wingdings" w:hint="default"/>
      </w:rPr>
    </w:lvl>
  </w:abstractNum>
  <w:abstractNum w:abstractNumId="115" w15:restartNumberingAfterBreak="0">
    <w:nsid w:val="6759590C"/>
    <w:multiLevelType w:val="hybridMultilevel"/>
    <w:tmpl w:val="120A5E4E"/>
    <w:lvl w:ilvl="0" w:tplc="2C10CE20">
      <w:start w:val="8"/>
      <w:numFmt w:val="upperRoman"/>
      <w:lvlText w:val="%1."/>
      <w:lvlJc w:val="right"/>
      <w:pPr>
        <w:ind w:left="720" w:hanging="360"/>
      </w:pPr>
    </w:lvl>
    <w:lvl w:ilvl="1" w:tplc="3C8C4C9E">
      <w:start w:val="1"/>
      <w:numFmt w:val="lowerLetter"/>
      <w:lvlText w:val="%2."/>
      <w:lvlJc w:val="left"/>
      <w:pPr>
        <w:ind w:left="1440" w:hanging="360"/>
      </w:pPr>
    </w:lvl>
    <w:lvl w:ilvl="2" w:tplc="9A74CDFE">
      <w:start w:val="1"/>
      <w:numFmt w:val="lowerRoman"/>
      <w:lvlText w:val="%3."/>
      <w:lvlJc w:val="right"/>
      <w:pPr>
        <w:ind w:left="2160" w:hanging="180"/>
      </w:pPr>
    </w:lvl>
    <w:lvl w:ilvl="3" w:tplc="3E549008">
      <w:start w:val="1"/>
      <w:numFmt w:val="decimal"/>
      <w:lvlText w:val="%4."/>
      <w:lvlJc w:val="left"/>
      <w:pPr>
        <w:ind w:left="2880" w:hanging="360"/>
      </w:pPr>
    </w:lvl>
    <w:lvl w:ilvl="4" w:tplc="F6F01508">
      <w:start w:val="1"/>
      <w:numFmt w:val="lowerLetter"/>
      <w:lvlText w:val="%5."/>
      <w:lvlJc w:val="left"/>
      <w:pPr>
        <w:ind w:left="3600" w:hanging="360"/>
      </w:pPr>
    </w:lvl>
    <w:lvl w:ilvl="5" w:tplc="20FA6F44">
      <w:start w:val="1"/>
      <w:numFmt w:val="lowerRoman"/>
      <w:lvlText w:val="%6."/>
      <w:lvlJc w:val="right"/>
      <w:pPr>
        <w:ind w:left="4320" w:hanging="180"/>
      </w:pPr>
    </w:lvl>
    <w:lvl w:ilvl="6" w:tplc="FFEA6B64">
      <w:start w:val="1"/>
      <w:numFmt w:val="decimal"/>
      <w:lvlText w:val="%7."/>
      <w:lvlJc w:val="left"/>
      <w:pPr>
        <w:ind w:left="5040" w:hanging="360"/>
      </w:pPr>
    </w:lvl>
    <w:lvl w:ilvl="7" w:tplc="545E2D32">
      <w:start w:val="1"/>
      <w:numFmt w:val="lowerLetter"/>
      <w:lvlText w:val="%8."/>
      <w:lvlJc w:val="left"/>
      <w:pPr>
        <w:ind w:left="5760" w:hanging="360"/>
      </w:pPr>
    </w:lvl>
    <w:lvl w:ilvl="8" w:tplc="1C289922">
      <w:start w:val="1"/>
      <w:numFmt w:val="lowerRoman"/>
      <w:lvlText w:val="%9."/>
      <w:lvlJc w:val="right"/>
      <w:pPr>
        <w:ind w:left="6480" w:hanging="180"/>
      </w:pPr>
    </w:lvl>
  </w:abstractNum>
  <w:abstractNum w:abstractNumId="116" w15:restartNumberingAfterBreak="0">
    <w:nsid w:val="68669B1F"/>
    <w:multiLevelType w:val="hybridMultilevel"/>
    <w:tmpl w:val="DA6A8C12"/>
    <w:lvl w:ilvl="0" w:tplc="3510141A">
      <w:start w:val="1"/>
      <w:numFmt w:val="decimal"/>
      <w:lvlText w:val="%1."/>
      <w:lvlJc w:val="left"/>
      <w:pPr>
        <w:ind w:left="720" w:hanging="360"/>
      </w:pPr>
    </w:lvl>
    <w:lvl w:ilvl="1" w:tplc="89A4E3D4">
      <w:start w:val="1"/>
      <w:numFmt w:val="lowerLetter"/>
      <w:lvlText w:val="%2."/>
      <w:lvlJc w:val="left"/>
      <w:pPr>
        <w:ind w:left="1440" w:hanging="360"/>
      </w:pPr>
    </w:lvl>
    <w:lvl w:ilvl="2" w:tplc="C17C27C8">
      <w:start w:val="1"/>
      <w:numFmt w:val="lowerRoman"/>
      <w:lvlText w:val="%3."/>
      <w:lvlJc w:val="right"/>
      <w:pPr>
        <w:ind w:left="2160" w:hanging="180"/>
      </w:pPr>
    </w:lvl>
    <w:lvl w:ilvl="3" w:tplc="83967C86">
      <w:start w:val="1"/>
      <w:numFmt w:val="decimal"/>
      <w:lvlText w:val="%4."/>
      <w:lvlJc w:val="left"/>
      <w:pPr>
        <w:ind w:left="2880" w:hanging="360"/>
      </w:pPr>
    </w:lvl>
    <w:lvl w:ilvl="4" w:tplc="BBE62098">
      <w:start w:val="1"/>
      <w:numFmt w:val="lowerLetter"/>
      <w:lvlText w:val="%5."/>
      <w:lvlJc w:val="left"/>
      <w:pPr>
        <w:ind w:left="3600" w:hanging="360"/>
      </w:pPr>
    </w:lvl>
    <w:lvl w:ilvl="5" w:tplc="D3F87C26">
      <w:start w:val="1"/>
      <w:numFmt w:val="lowerRoman"/>
      <w:lvlText w:val="%6."/>
      <w:lvlJc w:val="right"/>
      <w:pPr>
        <w:ind w:left="4320" w:hanging="180"/>
      </w:pPr>
    </w:lvl>
    <w:lvl w:ilvl="6" w:tplc="4220580A">
      <w:start w:val="1"/>
      <w:numFmt w:val="decimal"/>
      <w:lvlText w:val="%7."/>
      <w:lvlJc w:val="left"/>
      <w:pPr>
        <w:ind w:left="5040" w:hanging="360"/>
      </w:pPr>
    </w:lvl>
    <w:lvl w:ilvl="7" w:tplc="FA24F5FC">
      <w:start w:val="1"/>
      <w:numFmt w:val="lowerLetter"/>
      <w:lvlText w:val="%8."/>
      <w:lvlJc w:val="left"/>
      <w:pPr>
        <w:ind w:left="5760" w:hanging="360"/>
      </w:pPr>
    </w:lvl>
    <w:lvl w:ilvl="8" w:tplc="54E07F98">
      <w:start w:val="1"/>
      <w:numFmt w:val="lowerRoman"/>
      <w:lvlText w:val="%9."/>
      <w:lvlJc w:val="right"/>
      <w:pPr>
        <w:ind w:left="6480" w:hanging="180"/>
      </w:pPr>
    </w:lvl>
  </w:abstractNum>
  <w:abstractNum w:abstractNumId="117" w15:restartNumberingAfterBreak="0">
    <w:nsid w:val="695A47D4"/>
    <w:multiLevelType w:val="hybridMultilevel"/>
    <w:tmpl w:val="F83EFFE2"/>
    <w:lvl w:ilvl="0" w:tplc="047EBD4E">
      <w:start w:val="1"/>
      <w:numFmt w:val="bullet"/>
      <w:lvlText w:val="·"/>
      <w:lvlJc w:val="left"/>
      <w:pPr>
        <w:ind w:left="720" w:hanging="360"/>
      </w:pPr>
      <w:rPr>
        <w:rFonts w:ascii="Symbol" w:hAnsi="Symbol" w:hint="default"/>
      </w:rPr>
    </w:lvl>
    <w:lvl w:ilvl="1" w:tplc="DA92D33E">
      <w:start w:val="1"/>
      <w:numFmt w:val="bullet"/>
      <w:lvlText w:val="o"/>
      <w:lvlJc w:val="left"/>
      <w:pPr>
        <w:ind w:left="1440" w:hanging="360"/>
      </w:pPr>
      <w:rPr>
        <w:rFonts w:ascii="Courier New" w:hAnsi="Courier New" w:hint="default"/>
      </w:rPr>
    </w:lvl>
    <w:lvl w:ilvl="2" w:tplc="A0600D96">
      <w:start w:val="1"/>
      <w:numFmt w:val="bullet"/>
      <w:lvlText w:val=""/>
      <w:lvlJc w:val="left"/>
      <w:pPr>
        <w:ind w:left="2160" w:hanging="360"/>
      </w:pPr>
      <w:rPr>
        <w:rFonts w:ascii="Wingdings" w:hAnsi="Wingdings" w:hint="default"/>
      </w:rPr>
    </w:lvl>
    <w:lvl w:ilvl="3" w:tplc="7AEC24A6">
      <w:start w:val="1"/>
      <w:numFmt w:val="bullet"/>
      <w:lvlText w:val=""/>
      <w:lvlJc w:val="left"/>
      <w:pPr>
        <w:ind w:left="2880" w:hanging="360"/>
      </w:pPr>
      <w:rPr>
        <w:rFonts w:ascii="Symbol" w:hAnsi="Symbol" w:hint="default"/>
      </w:rPr>
    </w:lvl>
    <w:lvl w:ilvl="4" w:tplc="3926F56A">
      <w:start w:val="1"/>
      <w:numFmt w:val="bullet"/>
      <w:lvlText w:val="o"/>
      <w:lvlJc w:val="left"/>
      <w:pPr>
        <w:ind w:left="3600" w:hanging="360"/>
      </w:pPr>
      <w:rPr>
        <w:rFonts w:ascii="Courier New" w:hAnsi="Courier New" w:hint="default"/>
      </w:rPr>
    </w:lvl>
    <w:lvl w:ilvl="5" w:tplc="999CA340">
      <w:start w:val="1"/>
      <w:numFmt w:val="bullet"/>
      <w:lvlText w:val=""/>
      <w:lvlJc w:val="left"/>
      <w:pPr>
        <w:ind w:left="4320" w:hanging="360"/>
      </w:pPr>
      <w:rPr>
        <w:rFonts w:ascii="Wingdings" w:hAnsi="Wingdings" w:hint="default"/>
      </w:rPr>
    </w:lvl>
    <w:lvl w:ilvl="6" w:tplc="4EA0B014">
      <w:start w:val="1"/>
      <w:numFmt w:val="bullet"/>
      <w:lvlText w:val=""/>
      <w:lvlJc w:val="left"/>
      <w:pPr>
        <w:ind w:left="5040" w:hanging="360"/>
      </w:pPr>
      <w:rPr>
        <w:rFonts w:ascii="Symbol" w:hAnsi="Symbol" w:hint="default"/>
      </w:rPr>
    </w:lvl>
    <w:lvl w:ilvl="7" w:tplc="991E8B5C">
      <w:start w:val="1"/>
      <w:numFmt w:val="bullet"/>
      <w:lvlText w:val="o"/>
      <w:lvlJc w:val="left"/>
      <w:pPr>
        <w:ind w:left="5760" w:hanging="360"/>
      </w:pPr>
      <w:rPr>
        <w:rFonts w:ascii="Courier New" w:hAnsi="Courier New" w:hint="default"/>
      </w:rPr>
    </w:lvl>
    <w:lvl w:ilvl="8" w:tplc="EB860872">
      <w:start w:val="1"/>
      <w:numFmt w:val="bullet"/>
      <w:lvlText w:val=""/>
      <w:lvlJc w:val="left"/>
      <w:pPr>
        <w:ind w:left="6480" w:hanging="360"/>
      </w:pPr>
      <w:rPr>
        <w:rFonts w:ascii="Wingdings" w:hAnsi="Wingdings" w:hint="default"/>
      </w:rPr>
    </w:lvl>
  </w:abstractNum>
  <w:abstractNum w:abstractNumId="118" w15:restartNumberingAfterBreak="0">
    <w:nsid w:val="69B32E5E"/>
    <w:multiLevelType w:val="hybridMultilevel"/>
    <w:tmpl w:val="FFFFFFFF"/>
    <w:lvl w:ilvl="0" w:tplc="9D6A9B54">
      <w:start w:val="1"/>
      <w:numFmt w:val="decimal"/>
      <w:lvlText w:val="•"/>
      <w:lvlJc w:val="left"/>
      <w:pPr>
        <w:ind w:left="720" w:hanging="360"/>
      </w:pPr>
    </w:lvl>
    <w:lvl w:ilvl="1" w:tplc="813096B0">
      <w:start w:val="1"/>
      <w:numFmt w:val="lowerLetter"/>
      <w:lvlText w:val="%2."/>
      <w:lvlJc w:val="left"/>
      <w:pPr>
        <w:ind w:left="1440" w:hanging="360"/>
      </w:pPr>
    </w:lvl>
    <w:lvl w:ilvl="2" w:tplc="852C56DE">
      <w:start w:val="1"/>
      <w:numFmt w:val="lowerRoman"/>
      <w:lvlText w:val="%3."/>
      <w:lvlJc w:val="right"/>
      <w:pPr>
        <w:ind w:left="2160" w:hanging="180"/>
      </w:pPr>
    </w:lvl>
    <w:lvl w:ilvl="3" w:tplc="D332DAB6">
      <w:start w:val="1"/>
      <w:numFmt w:val="decimal"/>
      <w:lvlText w:val="%4."/>
      <w:lvlJc w:val="left"/>
      <w:pPr>
        <w:ind w:left="2880" w:hanging="360"/>
      </w:pPr>
    </w:lvl>
    <w:lvl w:ilvl="4" w:tplc="04A8FE00">
      <w:start w:val="1"/>
      <w:numFmt w:val="lowerLetter"/>
      <w:lvlText w:val="%5."/>
      <w:lvlJc w:val="left"/>
      <w:pPr>
        <w:ind w:left="3600" w:hanging="360"/>
      </w:pPr>
    </w:lvl>
    <w:lvl w:ilvl="5" w:tplc="11D6BB40">
      <w:start w:val="1"/>
      <w:numFmt w:val="lowerRoman"/>
      <w:lvlText w:val="%6."/>
      <w:lvlJc w:val="right"/>
      <w:pPr>
        <w:ind w:left="4320" w:hanging="180"/>
      </w:pPr>
    </w:lvl>
    <w:lvl w:ilvl="6" w:tplc="FB186022">
      <w:start w:val="1"/>
      <w:numFmt w:val="decimal"/>
      <w:lvlText w:val="%7."/>
      <w:lvlJc w:val="left"/>
      <w:pPr>
        <w:ind w:left="5040" w:hanging="360"/>
      </w:pPr>
    </w:lvl>
    <w:lvl w:ilvl="7" w:tplc="92C88030">
      <w:start w:val="1"/>
      <w:numFmt w:val="lowerLetter"/>
      <w:lvlText w:val="%8."/>
      <w:lvlJc w:val="left"/>
      <w:pPr>
        <w:ind w:left="5760" w:hanging="360"/>
      </w:pPr>
    </w:lvl>
    <w:lvl w:ilvl="8" w:tplc="22EC4446">
      <w:start w:val="1"/>
      <w:numFmt w:val="lowerRoman"/>
      <w:lvlText w:val="%9."/>
      <w:lvlJc w:val="right"/>
      <w:pPr>
        <w:ind w:left="6480" w:hanging="180"/>
      </w:pPr>
    </w:lvl>
  </w:abstractNum>
  <w:abstractNum w:abstractNumId="119" w15:restartNumberingAfterBreak="0">
    <w:nsid w:val="69C26A03"/>
    <w:multiLevelType w:val="hybridMultilevel"/>
    <w:tmpl w:val="DD78C45C"/>
    <w:lvl w:ilvl="0" w:tplc="842E662E">
      <w:start w:val="1"/>
      <w:numFmt w:val="decimal"/>
      <w:lvlText w:val="%1."/>
      <w:lvlJc w:val="left"/>
      <w:pPr>
        <w:ind w:left="720" w:hanging="360"/>
      </w:pPr>
    </w:lvl>
    <w:lvl w:ilvl="1" w:tplc="60306906">
      <w:start w:val="1"/>
      <w:numFmt w:val="lowerLetter"/>
      <w:lvlText w:val="%2."/>
      <w:lvlJc w:val="left"/>
      <w:pPr>
        <w:ind w:left="1440" w:hanging="360"/>
      </w:pPr>
    </w:lvl>
    <w:lvl w:ilvl="2" w:tplc="8E5CD9A4">
      <w:start w:val="1"/>
      <w:numFmt w:val="lowerRoman"/>
      <w:lvlText w:val="%3."/>
      <w:lvlJc w:val="right"/>
      <w:pPr>
        <w:ind w:left="2160" w:hanging="180"/>
      </w:pPr>
    </w:lvl>
    <w:lvl w:ilvl="3" w:tplc="F7B8D316">
      <w:start w:val="1"/>
      <w:numFmt w:val="decimal"/>
      <w:lvlText w:val="%4."/>
      <w:lvlJc w:val="left"/>
      <w:pPr>
        <w:ind w:left="2880" w:hanging="360"/>
      </w:pPr>
    </w:lvl>
    <w:lvl w:ilvl="4" w:tplc="82661AB4">
      <w:start w:val="1"/>
      <w:numFmt w:val="lowerLetter"/>
      <w:lvlText w:val="%5."/>
      <w:lvlJc w:val="left"/>
      <w:pPr>
        <w:ind w:left="3600" w:hanging="360"/>
      </w:pPr>
    </w:lvl>
    <w:lvl w:ilvl="5" w:tplc="F34403C8">
      <w:start w:val="1"/>
      <w:numFmt w:val="lowerRoman"/>
      <w:lvlText w:val="%6."/>
      <w:lvlJc w:val="right"/>
      <w:pPr>
        <w:ind w:left="4320" w:hanging="180"/>
      </w:pPr>
    </w:lvl>
    <w:lvl w:ilvl="6" w:tplc="8D8A808C">
      <w:start w:val="1"/>
      <w:numFmt w:val="decimal"/>
      <w:lvlText w:val="%7."/>
      <w:lvlJc w:val="left"/>
      <w:pPr>
        <w:ind w:left="5040" w:hanging="360"/>
      </w:pPr>
    </w:lvl>
    <w:lvl w:ilvl="7" w:tplc="F8965796">
      <w:start w:val="1"/>
      <w:numFmt w:val="lowerLetter"/>
      <w:lvlText w:val="%8."/>
      <w:lvlJc w:val="left"/>
      <w:pPr>
        <w:ind w:left="5760" w:hanging="360"/>
      </w:pPr>
    </w:lvl>
    <w:lvl w:ilvl="8" w:tplc="8C807AF6">
      <w:start w:val="1"/>
      <w:numFmt w:val="lowerRoman"/>
      <w:lvlText w:val="%9."/>
      <w:lvlJc w:val="right"/>
      <w:pPr>
        <w:ind w:left="6480" w:hanging="180"/>
      </w:pPr>
    </w:lvl>
  </w:abstractNum>
  <w:abstractNum w:abstractNumId="120" w15:restartNumberingAfterBreak="0">
    <w:nsid w:val="6BFF0D2F"/>
    <w:multiLevelType w:val="hybridMultilevel"/>
    <w:tmpl w:val="9A6E0EE8"/>
    <w:lvl w:ilvl="0" w:tplc="5650C3D6">
      <w:start w:val="1"/>
      <w:numFmt w:val="bullet"/>
      <w:lvlText w:val="·"/>
      <w:lvlJc w:val="left"/>
      <w:pPr>
        <w:ind w:left="720" w:hanging="360"/>
      </w:pPr>
      <w:rPr>
        <w:rFonts w:ascii="Symbol" w:hAnsi="Symbol" w:hint="default"/>
      </w:rPr>
    </w:lvl>
    <w:lvl w:ilvl="1" w:tplc="A4A04092">
      <w:start w:val="1"/>
      <w:numFmt w:val="bullet"/>
      <w:lvlText w:val="o"/>
      <w:lvlJc w:val="left"/>
      <w:pPr>
        <w:ind w:left="1440" w:hanging="360"/>
      </w:pPr>
      <w:rPr>
        <w:rFonts w:ascii="Courier New" w:hAnsi="Courier New" w:hint="default"/>
      </w:rPr>
    </w:lvl>
    <w:lvl w:ilvl="2" w:tplc="A39C29EC">
      <w:start w:val="1"/>
      <w:numFmt w:val="bullet"/>
      <w:lvlText w:val=""/>
      <w:lvlJc w:val="left"/>
      <w:pPr>
        <w:ind w:left="2160" w:hanging="360"/>
      </w:pPr>
      <w:rPr>
        <w:rFonts w:ascii="Wingdings" w:hAnsi="Wingdings" w:hint="default"/>
      </w:rPr>
    </w:lvl>
    <w:lvl w:ilvl="3" w:tplc="956E14A4">
      <w:start w:val="1"/>
      <w:numFmt w:val="bullet"/>
      <w:lvlText w:val=""/>
      <w:lvlJc w:val="left"/>
      <w:pPr>
        <w:ind w:left="2880" w:hanging="360"/>
      </w:pPr>
      <w:rPr>
        <w:rFonts w:ascii="Symbol" w:hAnsi="Symbol" w:hint="default"/>
      </w:rPr>
    </w:lvl>
    <w:lvl w:ilvl="4" w:tplc="3D3A264E">
      <w:start w:val="1"/>
      <w:numFmt w:val="bullet"/>
      <w:lvlText w:val="o"/>
      <w:lvlJc w:val="left"/>
      <w:pPr>
        <w:ind w:left="3600" w:hanging="360"/>
      </w:pPr>
      <w:rPr>
        <w:rFonts w:ascii="Courier New" w:hAnsi="Courier New" w:hint="default"/>
      </w:rPr>
    </w:lvl>
    <w:lvl w:ilvl="5" w:tplc="077A2FCA">
      <w:start w:val="1"/>
      <w:numFmt w:val="bullet"/>
      <w:lvlText w:val=""/>
      <w:lvlJc w:val="left"/>
      <w:pPr>
        <w:ind w:left="4320" w:hanging="360"/>
      </w:pPr>
      <w:rPr>
        <w:rFonts w:ascii="Wingdings" w:hAnsi="Wingdings" w:hint="default"/>
      </w:rPr>
    </w:lvl>
    <w:lvl w:ilvl="6" w:tplc="A33CBA24">
      <w:start w:val="1"/>
      <w:numFmt w:val="bullet"/>
      <w:lvlText w:val=""/>
      <w:lvlJc w:val="left"/>
      <w:pPr>
        <w:ind w:left="5040" w:hanging="360"/>
      </w:pPr>
      <w:rPr>
        <w:rFonts w:ascii="Symbol" w:hAnsi="Symbol" w:hint="default"/>
      </w:rPr>
    </w:lvl>
    <w:lvl w:ilvl="7" w:tplc="9D4E54B4">
      <w:start w:val="1"/>
      <w:numFmt w:val="bullet"/>
      <w:lvlText w:val="o"/>
      <w:lvlJc w:val="left"/>
      <w:pPr>
        <w:ind w:left="5760" w:hanging="360"/>
      </w:pPr>
      <w:rPr>
        <w:rFonts w:ascii="Courier New" w:hAnsi="Courier New" w:hint="default"/>
      </w:rPr>
    </w:lvl>
    <w:lvl w:ilvl="8" w:tplc="D7EE56FE">
      <w:start w:val="1"/>
      <w:numFmt w:val="bullet"/>
      <w:lvlText w:val=""/>
      <w:lvlJc w:val="left"/>
      <w:pPr>
        <w:ind w:left="6480" w:hanging="360"/>
      </w:pPr>
      <w:rPr>
        <w:rFonts w:ascii="Wingdings" w:hAnsi="Wingdings" w:hint="default"/>
      </w:rPr>
    </w:lvl>
  </w:abstractNum>
  <w:abstractNum w:abstractNumId="121" w15:restartNumberingAfterBreak="0">
    <w:nsid w:val="6EF18F0C"/>
    <w:multiLevelType w:val="hybridMultilevel"/>
    <w:tmpl w:val="7522074E"/>
    <w:lvl w:ilvl="0" w:tplc="92C636A0">
      <w:start w:val="1"/>
      <w:numFmt w:val="bullet"/>
      <w:lvlText w:val=""/>
      <w:lvlJc w:val="left"/>
      <w:pPr>
        <w:ind w:left="720" w:hanging="360"/>
      </w:pPr>
      <w:rPr>
        <w:rFonts w:ascii="Symbol" w:hAnsi="Symbol" w:hint="default"/>
      </w:rPr>
    </w:lvl>
    <w:lvl w:ilvl="1" w:tplc="1A02FCDC">
      <w:start w:val="1"/>
      <w:numFmt w:val="bullet"/>
      <w:lvlText w:val="·"/>
      <w:lvlJc w:val="left"/>
      <w:pPr>
        <w:ind w:left="1440" w:hanging="360"/>
      </w:pPr>
      <w:rPr>
        <w:rFonts w:ascii="Symbol" w:hAnsi="Symbol" w:hint="default"/>
      </w:rPr>
    </w:lvl>
    <w:lvl w:ilvl="2" w:tplc="4BFA25F2">
      <w:start w:val="1"/>
      <w:numFmt w:val="bullet"/>
      <w:lvlText w:val="§"/>
      <w:lvlJc w:val="left"/>
      <w:pPr>
        <w:ind w:left="2160" w:hanging="360"/>
      </w:pPr>
      <w:rPr>
        <w:rFonts w:ascii="Symbol" w:hAnsi="Symbol" w:hint="default"/>
      </w:rPr>
    </w:lvl>
    <w:lvl w:ilvl="3" w:tplc="1BF6329A">
      <w:start w:val="1"/>
      <w:numFmt w:val="bullet"/>
      <w:lvlText w:val=""/>
      <w:lvlJc w:val="left"/>
      <w:pPr>
        <w:ind w:left="2880" w:hanging="360"/>
      </w:pPr>
      <w:rPr>
        <w:rFonts w:ascii="Symbol" w:hAnsi="Symbol" w:hint="default"/>
      </w:rPr>
    </w:lvl>
    <w:lvl w:ilvl="4" w:tplc="A01E3B9A">
      <w:start w:val="1"/>
      <w:numFmt w:val="bullet"/>
      <w:lvlText w:val="o"/>
      <w:lvlJc w:val="left"/>
      <w:pPr>
        <w:ind w:left="3600" w:hanging="360"/>
      </w:pPr>
      <w:rPr>
        <w:rFonts w:ascii="Courier New" w:hAnsi="Courier New" w:hint="default"/>
      </w:rPr>
    </w:lvl>
    <w:lvl w:ilvl="5" w:tplc="F97E0CBA">
      <w:start w:val="1"/>
      <w:numFmt w:val="bullet"/>
      <w:lvlText w:val=""/>
      <w:lvlJc w:val="left"/>
      <w:pPr>
        <w:ind w:left="4320" w:hanging="360"/>
      </w:pPr>
      <w:rPr>
        <w:rFonts w:ascii="Wingdings" w:hAnsi="Wingdings" w:hint="default"/>
      </w:rPr>
    </w:lvl>
    <w:lvl w:ilvl="6" w:tplc="A1B8AEF4">
      <w:start w:val="1"/>
      <w:numFmt w:val="bullet"/>
      <w:lvlText w:val=""/>
      <w:lvlJc w:val="left"/>
      <w:pPr>
        <w:ind w:left="5040" w:hanging="360"/>
      </w:pPr>
      <w:rPr>
        <w:rFonts w:ascii="Symbol" w:hAnsi="Symbol" w:hint="default"/>
      </w:rPr>
    </w:lvl>
    <w:lvl w:ilvl="7" w:tplc="79BED010">
      <w:start w:val="1"/>
      <w:numFmt w:val="bullet"/>
      <w:lvlText w:val="o"/>
      <w:lvlJc w:val="left"/>
      <w:pPr>
        <w:ind w:left="5760" w:hanging="360"/>
      </w:pPr>
      <w:rPr>
        <w:rFonts w:ascii="Courier New" w:hAnsi="Courier New" w:hint="default"/>
      </w:rPr>
    </w:lvl>
    <w:lvl w:ilvl="8" w:tplc="AE464DD8">
      <w:start w:val="1"/>
      <w:numFmt w:val="bullet"/>
      <w:lvlText w:val=""/>
      <w:lvlJc w:val="left"/>
      <w:pPr>
        <w:ind w:left="6480" w:hanging="360"/>
      </w:pPr>
      <w:rPr>
        <w:rFonts w:ascii="Wingdings" w:hAnsi="Wingdings" w:hint="default"/>
      </w:rPr>
    </w:lvl>
  </w:abstractNum>
  <w:abstractNum w:abstractNumId="122" w15:restartNumberingAfterBreak="0">
    <w:nsid w:val="70568E09"/>
    <w:multiLevelType w:val="hybridMultilevel"/>
    <w:tmpl w:val="0A6AC8AA"/>
    <w:lvl w:ilvl="0" w:tplc="D07A9184">
      <w:start w:val="1"/>
      <w:numFmt w:val="bullet"/>
      <w:lvlText w:val=""/>
      <w:lvlJc w:val="left"/>
      <w:pPr>
        <w:ind w:left="1440" w:hanging="360"/>
      </w:pPr>
      <w:rPr>
        <w:rFonts w:ascii="Symbol" w:hAnsi="Symbol" w:hint="default"/>
      </w:rPr>
    </w:lvl>
    <w:lvl w:ilvl="1" w:tplc="F976BB98">
      <w:start w:val="1"/>
      <w:numFmt w:val="bullet"/>
      <w:lvlText w:val="o"/>
      <w:lvlJc w:val="left"/>
      <w:pPr>
        <w:ind w:left="2160" w:hanging="360"/>
      </w:pPr>
      <w:rPr>
        <w:rFonts w:ascii="Courier New" w:hAnsi="Courier New" w:hint="default"/>
      </w:rPr>
    </w:lvl>
    <w:lvl w:ilvl="2" w:tplc="3EFE200A">
      <w:start w:val="1"/>
      <w:numFmt w:val="bullet"/>
      <w:lvlText w:val=""/>
      <w:lvlJc w:val="left"/>
      <w:pPr>
        <w:ind w:left="2880" w:hanging="360"/>
      </w:pPr>
      <w:rPr>
        <w:rFonts w:ascii="Wingdings" w:hAnsi="Wingdings" w:hint="default"/>
      </w:rPr>
    </w:lvl>
    <w:lvl w:ilvl="3" w:tplc="8F24C8AE">
      <w:start w:val="1"/>
      <w:numFmt w:val="bullet"/>
      <w:lvlText w:val=""/>
      <w:lvlJc w:val="left"/>
      <w:pPr>
        <w:ind w:left="3600" w:hanging="360"/>
      </w:pPr>
      <w:rPr>
        <w:rFonts w:ascii="Symbol" w:hAnsi="Symbol" w:hint="default"/>
      </w:rPr>
    </w:lvl>
    <w:lvl w:ilvl="4" w:tplc="38E88248">
      <w:start w:val="1"/>
      <w:numFmt w:val="bullet"/>
      <w:lvlText w:val="o"/>
      <w:lvlJc w:val="left"/>
      <w:pPr>
        <w:ind w:left="4320" w:hanging="360"/>
      </w:pPr>
      <w:rPr>
        <w:rFonts w:ascii="Courier New" w:hAnsi="Courier New" w:hint="default"/>
      </w:rPr>
    </w:lvl>
    <w:lvl w:ilvl="5" w:tplc="61B4CE28">
      <w:start w:val="1"/>
      <w:numFmt w:val="bullet"/>
      <w:lvlText w:val=""/>
      <w:lvlJc w:val="left"/>
      <w:pPr>
        <w:ind w:left="5040" w:hanging="360"/>
      </w:pPr>
      <w:rPr>
        <w:rFonts w:ascii="Wingdings" w:hAnsi="Wingdings" w:hint="default"/>
      </w:rPr>
    </w:lvl>
    <w:lvl w:ilvl="6" w:tplc="8690A144">
      <w:start w:val="1"/>
      <w:numFmt w:val="bullet"/>
      <w:lvlText w:val=""/>
      <w:lvlJc w:val="left"/>
      <w:pPr>
        <w:ind w:left="5760" w:hanging="360"/>
      </w:pPr>
      <w:rPr>
        <w:rFonts w:ascii="Symbol" w:hAnsi="Symbol" w:hint="default"/>
      </w:rPr>
    </w:lvl>
    <w:lvl w:ilvl="7" w:tplc="1BD2906E">
      <w:start w:val="1"/>
      <w:numFmt w:val="bullet"/>
      <w:lvlText w:val="o"/>
      <w:lvlJc w:val="left"/>
      <w:pPr>
        <w:ind w:left="6480" w:hanging="360"/>
      </w:pPr>
      <w:rPr>
        <w:rFonts w:ascii="Courier New" w:hAnsi="Courier New" w:hint="default"/>
      </w:rPr>
    </w:lvl>
    <w:lvl w:ilvl="8" w:tplc="52781C90">
      <w:start w:val="1"/>
      <w:numFmt w:val="bullet"/>
      <w:lvlText w:val=""/>
      <w:lvlJc w:val="left"/>
      <w:pPr>
        <w:ind w:left="7200" w:hanging="360"/>
      </w:pPr>
      <w:rPr>
        <w:rFonts w:ascii="Wingdings" w:hAnsi="Wingdings" w:hint="default"/>
      </w:rPr>
    </w:lvl>
  </w:abstractNum>
  <w:abstractNum w:abstractNumId="123" w15:restartNumberingAfterBreak="0">
    <w:nsid w:val="71DB564B"/>
    <w:multiLevelType w:val="hybridMultilevel"/>
    <w:tmpl w:val="E864C6C8"/>
    <w:lvl w:ilvl="0" w:tplc="91EC6CF6">
      <w:start w:val="1"/>
      <w:numFmt w:val="decimal"/>
      <w:lvlText w:val="%1."/>
      <w:lvlJc w:val="left"/>
      <w:pPr>
        <w:ind w:left="720" w:hanging="360"/>
      </w:pPr>
    </w:lvl>
    <w:lvl w:ilvl="1" w:tplc="A544AEF8">
      <w:start w:val="1"/>
      <w:numFmt w:val="lowerLetter"/>
      <w:lvlText w:val="%2."/>
      <w:lvlJc w:val="left"/>
      <w:pPr>
        <w:ind w:left="1440" w:hanging="360"/>
      </w:pPr>
    </w:lvl>
    <w:lvl w:ilvl="2" w:tplc="D160D0E8">
      <w:start w:val="1"/>
      <w:numFmt w:val="lowerRoman"/>
      <w:lvlText w:val="%3."/>
      <w:lvlJc w:val="right"/>
      <w:pPr>
        <w:ind w:left="2160" w:hanging="180"/>
      </w:pPr>
    </w:lvl>
    <w:lvl w:ilvl="3" w:tplc="EB3E68C6">
      <w:start w:val="1"/>
      <w:numFmt w:val="decimal"/>
      <w:lvlText w:val="%4."/>
      <w:lvlJc w:val="left"/>
      <w:pPr>
        <w:ind w:left="2880" w:hanging="360"/>
      </w:pPr>
    </w:lvl>
    <w:lvl w:ilvl="4" w:tplc="014E8A94">
      <w:start w:val="1"/>
      <w:numFmt w:val="lowerLetter"/>
      <w:lvlText w:val="%5."/>
      <w:lvlJc w:val="left"/>
      <w:pPr>
        <w:ind w:left="3600" w:hanging="360"/>
      </w:pPr>
    </w:lvl>
    <w:lvl w:ilvl="5" w:tplc="CC58077C">
      <w:start w:val="1"/>
      <w:numFmt w:val="lowerRoman"/>
      <w:lvlText w:val="%6."/>
      <w:lvlJc w:val="right"/>
      <w:pPr>
        <w:ind w:left="4320" w:hanging="180"/>
      </w:pPr>
    </w:lvl>
    <w:lvl w:ilvl="6" w:tplc="65B2C8C6">
      <w:start w:val="1"/>
      <w:numFmt w:val="decimal"/>
      <w:lvlText w:val="%7."/>
      <w:lvlJc w:val="left"/>
      <w:pPr>
        <w:ind w:left="5040" w:hanging="360"/>
      </w:pPr>
    </w:lvl>
    <w:lvl w:ilvl="7" w:tplc="0212A544">
      <w:start w:val="1"/>
      <w:numFmt w:val="lowerLetter"/>
      <w:lvlText w:val="%8."/>
      <w:lvlJc w:val="left"/>
      <w:pPr>
        <w:ind w:left="5760" w:hanging="360"/>
      </w:pPr>
    </w:lvl>
    <w:lvl w:ilvl="8" w:tplc="B884362A">
      <w:start w:val="1"/>
      <w:numFmt w:val="lowerRoman"/>
      <w:lvlText w:val="%9."/>
      <w:lvlJc w:val="right"/>
      <w:pPr>
        <w:ind w:left="6480" w:hanging="180"/>
      </w:pPr>
    </w:lvl>
  </w:abstractNum>
  <w:abstractNum w:abstractNumId="124" w15:restartNumberingAfterBreak="0">
    <w:nsid w:val="71E04EAE"/>
    <w:multiLevelType w:val="hybridMultilevel"/>
    <w:tmpl w:val="F7062B50"/>
    <w:lvl w:ilvl="0" w:tplc="133AE88C">
      <w:start w:val="1"/>
      <w:numFmt w:val="bullet"/>
      <w:lvlText w:val="·"/>
      <w:lvlJc w:val="left"/>
      <w:pPr>
        <w:ind w:left="720" w:hanging="360"/>
      </w:pPr>
      <w:rPr>
        <w:rFonts w:ascii="Symbol" w:hAnsi="Symbol" w:hint="default"/>
      </w:rPr>
    </w:lvl>
    <w:lvl w:ilvl="1" w:tplc="E6B2D530">
      <w:start w:val="1"/>
      <w:numFmt w:val="bullet"/>
      <w:lvlText w:val="o"/>
      <w:lvlJc w:val="left"/>
      <w:pPr>
        <w:ind w:left="1440" w:hanging="360"/>
      </w:pPr>
      <w:rPr>
        <w:rFonts w:ascii="Courier New" w:hAnsi="Courier New" w:hint="default"/>
      </w:rPr>
    </w:lvl>
    <w:lvl w:ilvl="2" w:tplc="2A44B9C0">
      <w:start w:val="1"/>
      <w:numFmt w:val="bullet"/>
      <w:lvlText w:val=""/>
      <w:lvlJc w:val="left"/>
      <w:pPr>
        <w:ind w:left="2160" w:hanging="360"/>
      </w:pPr>
      <w:rPr>
        <w:rFonts w:ascii="Wingdings" w:hAnsi="Wingdings" w:hint="default"/>
      </w:rPr>
    </w:lvl>
    <w:lvl w:ilvl="3" w:tplc="7E0ACDA2">
      <w:start w:val="1"/>
      <w:numFmt w:val="bullet"/>
      <w:lvlText w:val=""/>
      <w:lvlJc w:val="left"/>
      <w:pPr>
        <w:ind w:left="2880" w:hanging="360"/>
      </w:pPr>
      <w:rPr>
        <w:rFonts w:ascii="Symbol" w:hAnsi="Symbol" w:hint="default"/>
      </w:rPr>
    </w:lvl>
    <w:lvl w:ilvl="4" w:tplc="3DD0D854">
      <w:start w:val="1"/>
      <w:numFmt w:val="bullet"/>
      <w:lvlText w:val="o"/>
      <w:lvlJc w:val="left"/>
      <w:pPr>
        <w:ind w:left="3600" w:hanging="360"/>
      </w:pPr>
      <w:rPr>
        <w:rFonts w:ascii="Courier New" w:hAnsi="Courier New" w:hint="default"/>
      </w:rPr>
    </w:lvl>
    <w:lvl w:ilvl="5" w:tplc="8A7C509E">
      <w:start w:val="1"/>
      <w:numFmt w:val="bullet"/>
      <w:lvlText w:val=""/>
      <w:lvlJc w:val="left"/>
      <w:pPr>
        <w:ind w:left="4320" w:hanging="360"/>
      </w:pPr>
      <w:rPr>
        <w:rFonts w:ascii="Wingdings" w:hAnsi="Wingdings" w:hint="default"/>
      </w:rPr>
    </w:lvl>
    <w:lvl w:ilvl="6" w:tplc="572E0262">
      <w:start w:val="1"/>
      <w:numFmt w:val="bullet"/>
      <w:lvlText w:val=""/>
      <w:lvlJc w:val="left"/>
      <w:pPr>
        <w:ind w:left="5040" w:hanging="360"/>
      </w:pPr>
      <w:rPr>
        <w:rFonts w:ascii="Symbol" w:hAnsi="Symbol" w:hint="default"/>
      </w:rPr>
    </w:lvl>
    <w:lvl w:ilvl="7" w:tplc="C9369B84">
      <w:start w:val="1"/>
      <w:numFmt w:val="bullet"/>
      <w:lvlText w:val="o"/>
      <w:lvlJc w:val="left"/>
      <w:pPr>
        <w:ind w:left="5760" w:hanging="360"/>
      </w:pPr>
      <w:rPr>
        <w:rFonts w:ascii="Courier New" w:hAnsi="Courier New" w:hint="default"/>
      </w:rPr>
    </w:lvl>
    <w:lvl w:ilvl="8" w:tplc="A448FD6E">
      <w:start w:val="1"/>
      <w:numFmt w:val="bullet"/>
      <w:lvlText w:val=""/>
      <w:lvlJc w:val="left"/>
      <w:pPr>
        <w:ind w:left="6480" w:hanging="360"/>
      </w:pPr>
      <w:rPr>
        <w:rFonts w:ascii="Wingdings" w:hAnsi="Wingdings" w:hint="default"/>
      </w:rPr>
    </w:lvl>
  </w:abstractNum>
  <w:abstractNum w:abstractNumId="125" w15:restartNumberingAfterBreak="0">
    <w:nsid w:val="74F579AE"/>
    <w:multiLevelType w:val="hybridMultilevel"/>
    <w:tmpl w:val="F64665E8"/>
    <w:lvl w:ilvl="0" w:tplc="D0281DC2">
      <w:start w:val="1"/>
      <w:numFmt w:val="bullet"/>
      <w:lvlText w:val="·"/>
      <w:lvlJc w:val="left"/>
      <w:pPr>
        <w:ind w:left="720" w:hanging="360"/>
      </w:pPr>
      <w:rPr>
        <w:rFonts w:ascii="Symbol" w:hAnsi="Symbol" w:hint="default"/>
      </w:rPr>
    </w:lvl>
    <w:lvl w:ilvl="1" w:tplc="EC449490">
      <w:start w:val="1"/>
      <w:numFmt w:val="bullet"/>
      <w:lvlText w:val="o"/>
      <w:lvlJc w:val="left"/>
      <w:pPr>
        <w:ind w:left="1440" w:hanging="360"/>
      </w:pPr>
      <w:rPr>
        <w:rFonts w:ascii="Courier New" w:hAnsi="Courier New" w:hint="default"/>
      </w:rPr>
    </w:lvl>
    <w:lvl w:ilvl="2" w:tplc="CC126EBC">
      <w:start w:val="1"/>
      <w:numFmt w:val="bullet"/>
      <w:lvlText w:val=""/>
      <w:lvlJc w:val="left"/>
      <w:pPr>
        <w:ind w:left="2160" w:hanging="360"/>
      </w:pPr>
      <w:rPr>
        <w:rFonts w:ascii="Wingdings" w:hAnsi="Wingdings" w:hint="default"/>
      </w:rPr>
    </w:lvl>
    <w:lvl w:ilvl="3" w:tplc="B23E605A">
      <w:start w:val="1"/>
      <w:numFmt w:val="bullet"/>
      <w:lvlText w:val=""/>
      <w:lvlJc w:val="left"/>
      <w:pPr>
        <w:ind w:left="2880" w:hanging="360"/>
      </w:pPr>
      <w:rPr>
        <w:rFonts w:ascii="Symbol" w:hAnsi="Symbol" w:hint="default"/>
      </w:rPr>
    </w:lvl>
    <w:lvl w:ilvl="4" w:tplc="C91CE7B8">
      <w:start w:val="1"/>
      <w:numFmt w:val="bullet"/>
      <w:lvlText w:val="o"/>
      <w:lvlJc w:val="left"/>
      <w:pPr>
        <w:ind w:left="3600" w:hanging="360"/>
      </w:pPr>
      <w:rPr>
        <w:rFonts w:ascii="Courier New" w:hAnsi="Courier New" w:hint="default"/>
      </w:rPr>
    </w:lvl>
    <w:lvl w:ilvl="5" w:tplc="395851B8">
      <w:start w:val="1"/>
      <w:numFmt w:val="bullet"/>
      <w:lvlText w:val=""/>
      <w:lvlJc w:val="left"/>
      <w:pPr>
        <w:ind w:left="4320" w:hanging="360"/>
      </w:pPr>
      <w:rPr>
        <w:rFonts w:ascii="Wingdings" w:hAnsi="Wingdings" w:hint="default"/>
      </w:rPr>
    </w:lvl>
    <w:lvl w:ilvl="6" w:tplc="7088A426">
      <w:start w:val="1"/>
      <w:numFmt w:val="bullet"/>
      <w:lvlText w:val=""/>
      <w:lvlJc w:val="left"/>
      <w:pPr>
        <w:ind w:left="5040" w:hanging="360"/>
      </w:pPr>
      <w:rPr>
        <w:rFonts w:ascii="Symbol" w:hAnsi="Symbol" w:hint="default"/>
      </w:rPr>
    </w:lvl>
    <w:lvl w:ilvl="7" w:tplc="D5444E10">
      <w:start w:val="1"/>
      <w:numFmt w:val="bullet"/>
      <w:lvlText w:val="o"/>
      <w:lvlJc w:val="left"/>
      <w:pPr>
        <w:ind w:left="5760" w:hanging="360"/>
      </w:pPr>
      <w:rPr>
        <w:rFonts w:ascii="Courier New" w:hAnsi="Courier New" w:hint="default"/>
      </w:rPr>
    </w:lvl>
    <w:lvl w:ilvl="8" w:tplc="545A7D4A">
      <w:start w:val="1"/>
      <w:numFmt w:val="bullet"/>
      <w:lvlText w:val=""/>
      <w:lvlJc w:val="left"/>
      <w:pPr>
        <w:ind w:left="6480" w:hanging="360"/>
      </w:pPr>
      <w:rPr>
        <w:rFonts w:ascii="Wingdings" w:hAnsi="Wingdings" w:hint="default"/>
      </w:rPr>
    </w:lvl>
  </w:abstractNum>
  <w:abstractNum w:abstractNumId="126" w15:restartNumberingAfterBreak="0">
    <w:nsid w:val="75565D5C"/>
    <w:multiLevelType w:val="hybridMultilevel"/>
    <w:tmpl w:val="990874F2"/>
    <w:lvl w:ilvl="0" w:tplc="06984E6C">
      <w:start w:val="1"/>
      <w:numFmt w:val="upperRoman"/>
      <w:lvlText w:val="%1."/>
      <w:lvlJc w:val="right"/>
      <w:pPr>
        <w:ind w:left="720" w:hanging="360"/>
      </w:pPr>
    </w:lvl>
    <w:lvl w:ilvl="1" w:tplc="09F67AC6">
      <w:start w:val="1"/>
      <w:numFmt w:val="lowerLetter"/>
      <w:lvlText w:val="%2."/>
      <w:lvlJc w:val="left"/>
      <w:pPr>
        <w:ind w:left="1440" w:hanging="360"/>
      </w:pPr>
    </w:lvl>
    <w:lvl w:ilvl="2" w:tplc="6510764A">
      <w:start w:val="1"/>
      <w:numFmt w:val="lowerRoman"/>
      <w:lvlText w:val="%3."/>
      <w:lvlJc w:val="right"/>
      <w:pPr>
        <w:ind w:left="2160" w:hanging="180"/>
      </w:pPr>
    </w:lvl>
    <w:lvl w:ilvl="3" w:tplc="916EB088">
      <w:start w:val="1"/>
      <w:numFmt w:val="decimal"/>
      <w:lvlText w:val="%4."/>
      <w:lvlJc w:val="left"/>
      <w:pPr>
        <w:ind w:left="2880" w:hanging="360"/>
      </w:pPr>
    </w:lvl>
    <w:lvl w:ilvl="4" w:tplc="FEAE0C30">
      <w:start w:val="1"/>
      <w:numFmt w:val="lowerLetter"/>
      <w:lvlText w:val="%5."/>
      <w:lvlJc w:val="left"/>
      <w:pPr>
        <w:ind w:left="3600" w:hanging="360"/>
      </w:pPr>
    </w:lvl>
    <w:lvl w:ilvl="5" w:tplc="0E0A0588">
      <w:start w:val="1"/>
      <w:numFmt w:val="lowerRoman"/>
      <w:lvlText w:val="%6."/>
      <w:lvlJc w:val="right"/>
      <w:pPr>
        <w:ind w:left="4320" w:hanging="180"/>
      </w:pPr>
    </w:lvl>
    <w:lvl w:ilvl="6" w:tplc="797C0876">
      <w:start w:val="1"/>
      <w:numFmt w:val="decimal"/>
      <w:lvlText w:val="%7."/>
      <w:lvlJc w:val="left"/>
      <w:pPr>
        <w:ind w:left="5040" w:hanging="360"/>
      </w:pPr>
    </w:lvl>
    <w:lvl w:ilvl="7" w:tplc="D8582B7C">
      <w:start w:val="1"/>
      <w:numFmt w:val="lowerLetter"/>
      <w:lvlText w:val="%8."/>
      <w:lvlJc w:val="left"/>
      <w:pPr>
        <w:ind w:left="5760" w:hanging="360"/>
      </w:pPr>
    </w:lvl>
    <w:lvl w:ilvl="8" w:tplc="B2CE25D2">
      <w:start w:val="1"/>
      <w:numFmt w:val="lowerRoman"/>
      <w:lvlText w:val="%9."/>
      <w:lvlJc w:val="right"/>
      <w:pPr>
        <w:ind w:left="6480" w:hanging="180"/>
      </w:pPr>
    </w:lvl>
  </w:abstractNum>
  <w:abstractNum w:abstractNumId="127" w15:restartNumberingAfterBreak="0">
    <w:nsid w:val="7579D68D"/>
    <w:multiLevelType w:val="hybridMultilevel"/>
    <w:tmpl w:val="DA3A853E"/>
    <w:lvl w:ilvl="0" w:tplc="07DCBEBE">
      <w:start w:val="1"/>
      <w:numFmt w:val="bullet"/>
      <w:lvlText w:val="·"/>
      <w:lvlJc w:val="left"/>
      <w:pPr>
        <w:ind w:left="720" w:hanging="360"/>
      </w:pPr>
      <w:rPr>
        <w:rFonts w:ascii="Symbol" w:hAnsi="Symbol" w:hint="default"/>
      </w:rPr>
    </w:lvl>
    <w:lvl w:ilvl="1" w:tplc="0B68E722">
      <w:start w:val="1"/>
      <w:numFmt w:val="bullet"/>
      <w:lvlText w:val="o"/>
      <w:lvlJc w:val="left"/>
      <w:pPr>
        <w:ind w:left="1440" w:hanging="360"/>
      </w:pPr>
      <w:rPr>
        <w:rFonts w:ascii="Courier New" w:hAnsi="Courier New" w:hint="default"/>
      </w:rPr>
    </w:lvl>
    <w:lvl w:ilvl="2" w:tplc="9FDE894E">
      <w:start w:val="1"/>
      <w:numFmt w:val="bullet"/>
      <w:lvlText w:val=""/>
      <w:lvlJc w:val="left"/>
      <w:pPr>
        <w:ind w:left="2160" w:hanging="360"/>
      </w:pPr>
      <w:rPr>
        <w:rFonts w:ascii="Wingdings" w:hAnsi="Wingdings" w:hint="default"/>
      </w:rPr>
    </w:lvl>
    <w:lvl w:ilvl="3" w:tplc="EBF0040E">
      <w:start w:val="1"/>
      <w:numFmt w:val="bullet"/>
      <w:lvlText w:val=""/>
      <w:lvlJc w:val="left"/>
      <w:pPr>
        <w:ind w:left="2880" w:hanging="360"/>
      </w:pPr>
      <w:rPr>
        <w:rFonts w:ascii="Symbol" w:hAnsi="Symbol" w:hint="default"/>
      </w:rPr>
    </w:lvl>
    <w:lvl w:ilvl="4" w:tplc="D48C7EF2">
      <w:start w:val="1"/>
      <w:numFmt w:val="bullet"/>
      <w:lvlText w:val="o"/>
      <w:lvlJc w:val="left"/>
      <w:pPr>
        <w:ind w:left="3600" w:hanging="360"/>
      </w:pPr>
      <w:rPr>
        <w:rFonts w:ascii="Courier New" w:hAnsi="Courier New" w:hint="default"/>
      </w:rPr>
    </w:lvl>
    <w:lvl w:ilvl="5" w:tplc="693470D4">
      <w:start w:val="1"/>
      <w:numFmt w:val="bullet"/>
      <w:lvlText w:val=""/>
      <w:lvlJc w:val="left"/>
      <w:pPr>
        <w:ind w:left="4320" w:hanging="360"/>
      </w:pPr>
      <w:rPr>
        <w:rFonts w:ascii="Wingdings" w:hAnsi="Wingdings" w:hint="default"/>
      </w:rPr>
    </w:lvl>
    <w:lvl w:ilvl="6" w:tplc="D9AE91DC">
      <w:start w:val="1"/>
      <w:numFmt w:val="bullet"/>
      <w:lvlText w:val=""/>
      <w:lvlJc w:val="left"/>
      <w:pPr>
        <w:ind w:left="5040" w:hanging="360"/>
      </w:pPr>
      <w:rPr>
        <w:rFonts w:ascii="Symbol" w:hAnsi="Symbol" w:hint="default"/>
      </w:rPr>
    </w:lvl>
    <w:lvl w:ilvl="7" w:tplc="2466B8E0">
      <w:start w:val="1"/>
      <w:numFmt w:val="bullet"/>
      <w:lvlText w:val="o"/>
      <w:lvlJc w:val="left"/>
      <w:pPr>
        <w:ind w:left="5760" w:hanging="360"/>
      </w:pPr>
      <w:rPr>
        <w:rFonts w:ascii="Courier New" w:hAnsi="Courier New" w:hint="default"/>
      </w:rPr>
    </w:lvl>
    <w:lvl w:ilvl="8" w:tplc="2324859E">
      <w:start w:val="1"/>
      <w:numFmt w:val="bullet"/>
      <w:lvlText w:val=""/>
      <w:lvlJc w:val="left"/>
      <w:pPr>
        <w:ind w:left="6480" w:hanging="360"/>
      </w:pPr>
      <w:rPr>
        <w:rFonts w:ascii="Wingdings" w:hAnsi="Wingdings" w:hint="default"/>
      </w:rPr>
    </w:lvl>
  </w:abstractNum>
  <w:abstractNum w:abstractNumId="128" w15:restartNumberingAfterBreak="0">
    <w:nsid w:val="75D7BF43"/>
    <w:multiLevelType w:val="hybridMultilevel"/>
    <w:tmpl w:val="E5D6DAD4"/>
    <w:lvl w:ilvl="0" w:tplc="893A1DE6">
      <w:start w:val="1"/>
      <w:numFmt w:val="bullet"/>
      <w:lvlText w:val="·"/>
      <w:lvlJc w:val="left"/>
      <w:pPr>
        <w:ind w:left="720" w:hanging="360"/>
      </w:pPr>
      <w:rPr>
        <w:rFonts w:ascii="Symbol" w:hAnsi="Symbol" w:hint="default"/>
      </w:rPr>
    </w:lvl>
    <w:lvl w:ilvl="1" w:tplc="88BC39D6">
      <w:start w:val="1"/>
      <w:numFmt w:val="bullet"/>
      <w:lvlText w:val="o"/>
      <w:lvlJc w:val="left"/>
      <w:pPr>
        <w:ind w:left="1440" w:hanging="360"/>
      </w:pPr>
      <w:rPr>
        <w:rFonts w:ascii="Courier New" w:hAnsi="Courier New" w:hint="default"/>
      </w:rPr>
    </w:lvl>
    <w:lvl w:ilvl="2" w:tplc="1D62BDFE">
      <w:start w:val="1"/>
      <w:numFmt w:val="bullet"/>
      <w:lvlText w:val=""/>
      <w:lvlJc w:val="left"/>
      <w:pPr>
        <w:ind w:left="2160" w:hanging="360"/>
      </w:pPr>
      <w:rPr>
        <w:rFonts w:ascii="Wingdings" w:hAnsi="Wingdings" w:hint="default"/>
      </w:rPr>
    </w:lvl>
    <w:lvl w:ilvl="3" w:tplc="5D5CEFD0">
      <w:start w:val="1"/>
      <w:numFmt w:val="bullet"/>
      <w:lvlText w:val=""/>
      <w:lvlJc w:val="left"/>
      <w:pPr>
        <w:ind w:left="2880" w:hanging="360"/>
      </w:pPr>
      <w:rPr>
        <w:rFonts w:ascii="Symbol" w:hAnsi="Symbol" w:hint="default"/>
      </w:rPr>
    </w:lvl>
    <w:lvl w:ilvl="4" w:tplc="97C6EB46">
      <w:start w:val="1"/>
      <w:numFmt w:val="bullet"/>
      <w:lvlText w:val="o"/>
      <w:lvlJc w:val="left"/>
      <w:pPr>
        <w:ind w:left="3600" w:hanging="360"/>
      </w:pPr>
      <w:rPr>
        <w:rFonts w:ascii="Courier New" w:hAnsi="Courier New" w:hint="default"/>
      </w:rPr>
    </w:lvl>
    <w:lvl w:ilvl="5" w:tplc="836075A2">
      <w:start w:val="1"/>
      <w:numFmt w:val="bullet"/>
      <w:lvlText w:val=""/>
      <w:lvlJc w:val="left"/>
      <w:pPr>
        <w:ind w:left="4320" w:hanging="360"/>
      </w:pPr>
      <w:rPr>
        <w:rFonts w:ascii="Wingdings" w:hAnsi="Wingdings" w:hint="default"/>
      </w:rPr>
    </w:lvl>
    <w:lvl w:ilvl="6" w:tplc="68FAAD00">
      <w:start w:val="1"/>
      <w:numFmt w:val="bullet"/>
      <w:lvlText w:val=""/>
      <w:lvlJc w:val="left"/>
      <w:pPr>
        <w:ind w:left="5040" w:hanging="360"/>
      </w:pPr>
      <w:rPr>
        <w:rFonts w:ascii="Symbol" w:hAnsi="Symbol" w:hint="default"/>
      </w:rPr>
    </w:lvl>
    <w:lvl w:ilvl="7" w:tplc="60EA66A2">
      <w:start w:val="1"/>
      <w:numFmt w:val="bullet"/>
      <w:lvlText w:val="o"/>
      <w:lvlJc w:val="left"/>
      <w:pPr>
        <w:ind w:left="5760" w:hanging="360"/>
      </w:pPr>
      <w:rPr>
        <w:rFonts w:ascii="Courier New" w:hAnsi="Courier New" w:hint="default"/>
      </w:rPr>
    </w:lvl>
    <w:lvl w:ilvl="8" w:tplc="AC64EB3C">
      <w:start w:val="1"/>
      <w:numFmt w:val="bullet"/>
      <w:lvlText w:val=""/>
      <w:lvlJc w:val="left"/>
      <w:pPr>
        <w:ind w:left="6480" w:hanging="360"/>
      </w:pPr>
      <w:rPr>
        <w:rFonts w:ascii="Wingdings" w:hAnsi="Wingdings" w:hint="default"/>
      </w:rPr>
    </w:lvl>
  </w:abstractNum>
  <w:abstractNum w:abstractNumId="129" w15:restartNumberingAfterBreak="0">
    <w:nsid w:val="7787C715"/>
    <w:multiLevelType w:val="hybridMultilevel"/>
    <w:tmpl w:val="1AD26064"/>
    <w:lvl w:ilvl="0" w:tplc="4FC4955A">
      <w:start w:val="2"/>
      <w:numFmt w:val="decimal"/>
      <w:lvlText w:val="%1."/>
      <w:lvlJc w:val="left"/>
      <w:pPr>
        <w:ind w:left="720" w:hanging="360"/>
      </w:pPr>
    </w:lvl>
    <w:lvl w:ilvl="1" w:tplc="3AA06196">
      <w:start w:val="2"/>
      <w:numFmt w:val="lowerLetter"/>
      <w:lvlText w:val="%2."/>
      <w:lvlJc w:val="left"/>
      <w:pPr>
        <w:ind w:left="1440" w:hanging="360"/>
      </w:pPr>
    </w:lvl>
    <w:lvl w:ilvl="2" w:tplc="55B2FD5C">
      <w:start w:val="2"/>
      <w:numFmt w:val="lowerRoman"/>
      <w:lvlText w:val="%3."/>
      <w:lvlJc w:val="left"/>
      <w:pPr>
        <w:ind w:left="2160" w:hanging="360"/>
      </w:pPr>
    </w:lvl>
    <w:lvl w:ilvl="3" w:tplc="43046CB8">
      <w:start w:val="2"/>
      <w:numFmt w:val="decimal"/>
      <w:lvlText w:val="%4."/>
      <w:lvlJc w:val="left"/>
      <w:pPr>
        <w:ind w:left="2880" w:hanging="360"/>
      </w:pPr>
    </w:lvl>
    <w:lvl w:ilvl="4" w:tplc="6B0C39D6">
      <w:start w:val="2"/>
      <w:numFmt w:val="lowerLetter"/>
      <w:lvlText w:val="%5."/>
      <w:lvlJc w:val="left"/>
      <w:pPr>
        <w:ind w:left="3600" w:hanging="360"/>
      </w:pPr>
    </w:lvl>
    <w:lvl w:ilvl="5" w:tplc="5A34F0A4">
      <w:start w:val="2"/>
      <w:numFmt w:val="lowerRoman"/>
      <w:lvlText w:val="%6."/>
      <w:lvlJc w:val="left"/>
      <w:pPr>
        <w:ind w:left="4320" w:hanging="360"/>
      </w:pPr>
    </w:lvl>
    <w:lvl w:ilvl="6" w:tplc="43185654">
      <w:start w:val="2"/>
      <w:numFmt w:val="decimal"/>
      <w:lvlText w:val="%7."/>
      <w:lvlJc w:val="left"/>
      <w:pPr>
        <w:ind w:left="5040" w:hanging="360"/>
      </w:pPr>
    </w:lvl>
    <w:lvl w:ilvl="7" w:tplc="2E9CA106">
      <w:start w:val="2"/>
      <w:numFmt w:val="lowerLetter"/>
      <w:lvlText w:val="%8."/>
      <w:lvlJc w:val="left"/>
      <w:pPr>
        <w:ind w:left="5760" w:hanging="360"/>
      </w:pPr>
    </w:lvl>
    <w:lvl w:ilvl="8" w:tplc="CD9C607E">
      <w:start w:val="2"/>
      <w:numFmt w:val="lowerRoman"/>
      <w:lvlText w:val="%9."/>
      <w:lvlJc w:val="left"/>
      <w:pPr>
        <w:ind w:left="6480" w:hanging="360"/>
      </w:pPr>
    </w:lvl>
  </w:abstractNum>
  <w:abstractNum w:abstractNumId="130" w15:restartNumberingAfterBreak="0">
    <w:nsid w:val="78213C02"/>
    <w:multiLevelType w:val="hybridMultilevel"/>
    <w:tmpl w:val="06705478"/>
    <w:lvl w:ilvl="0" w:tplc="178CB890">
      <w:start w:val="1"/>
      <w:numFmt w:val="decimal"/>
      <w:lvlText w:val="•"/>
      <w:lvlJc w:val="left"/>
      <w:pPr>
        <w:ind w:left="720" w:hanging="360"/>
      </w:pPr>
    </w:lvl>
    <w:lvl w:ilvl="1" w:tplc="DAA46FF4">
      <w:start w:val="1"/>
      <w:numFmt w:val="lowerLetter"/>
      <w:lvlText w:val="%2."/>
      <w:lvlJc w:val="left"/>
      <w:pPr>
        <w:ind w:left="1440" w:hanging="360"/>
      </w:pPr>
    </w:lvl>
    <w:lvl w:ilvl="2" w:tplc="67242D3A">
      <w:start w:val="1"/>
      <w:numFmt w:val="lowerRoman"/>
      <w:lvlText w:val="%3."/>
      <w:lvlJc w:val="right"/>
      <w:pPr>
        <w:ind w:left="2160" w:hanging="180"/>
      </w:pPr>
    </w:lvl>
    <w:lvl w:ilvl="3" w:tplc="7D744146">
      <w:start w:val="1"/>
      <w:numFmt w:val="decimal"/>
      <w:lvlText w:val="%4."/>
      <w:lvlJc w:val="left"/>
      <w:pPr>
        <w:ind w:left="2880" w:hanging="360"/>
      </w:pPr>
    </w:lvl>
    <w:lvl w:ilvl="4" w:tplc="876489D8">
      <w:start w:val="1"/>
      <w:numFmt w:val="lowerLetter"/>
      <w:lvlText w:val="%5."/>
      <w:lvlJc w:val="left"/>
      <w:pPr>
        <w:ind w:left="3600" w:hanging="360"/>
      </w:pPr>
    </w:lvl>
    <w:lvl w:ilvl="5" w:tplc="A2CE6BFE">
      <w:start w:val="1"/>
      <w:numFmt w:val="lowerRoman"/>
      <w:lvlText w:val="%6."/>
      <w:lvlJc w:val="right"/>
      <w:pPr>
        <w:ind w:left="4320" w:hanging="180"/>
      </w:pPr>
    </w:lvl>
    <w:lvl w:ilvl="6" w:tplc="776CF768">
      <w:start w:val="1"/>
      <w:numFmt w:val="decimal"/>
      <w:lvlText w:val="%7."/>
      <w:lvlJc w:val="left"/>
      <w:pPr>
        <w:ind w:left="5040" w:hanging="360"/>
      </w:pPr>
    </w:lvl>
    <w:lvl w:ilvl="7" w:tplc="0D3C1314">
      <w:start w:val="1"/>
      <w:numFmt w:val="lowerLetter"/>
      <w:lvlText w:val="%8."/>
      <w:lvlJc w:val="left"/>
      <w:pPr>
        <w:ind w:left="5760" w:hanging="360"/>
      </w:pPr>
    </w:lvl>
    <w:lvl w:ilvl="8" w:tplc="6DE673E4">
      <w:start w:val="1"/>
      <w:numFmt w:val="lowerRoman"/>
      <w:lvlText w:val="%9."/>
      <w:lvlJc w:val="right"/>
      <w:pPr>
        <w:ind w:left="6480" w:hanging="180"/>
      </w:pPr>
    </w:lvl>
  </w:abstractNum>
  <w:abstractNum w:abstractNumId="131" w15:restartNumberingAfterBreak="0">
    <w:nsid w:val="78587050"/>
    <w:multiLevelType w:val="hybridMultilevel"/>
    <w:tmpl w:val="036E0736"/>
    <w:lvl w:ilvl="0" w:tplc="110200AC">
      <w:start w:val="3"/>
      <w:numFmt w:val="decimal"/>
      <w:lvlText w:val="%1."/>
      <w:lvlJc w:val="left"/>
      <w:pPr>
        <w:ind w:left="720" w:hanging="360"/>
      </w:pPr>
    </w:lvl>
    <w:lvl w:ilvl="1" w:tplc="33442B16">
      <w:start w:val="1"/>
      <w:numFmt w:val="lowerLetter"/>
      <w:lvlText w:val="%2."/>
      <w:lvlJc w:val="left"/>
      <w:pPr>
        <w:ind w:left="1440" w:hanging="360"/>
      </w:pPr>
    </w:lvl>
    <w:lvl w:ilvl="2" w:tplc="73447AD0">
      <w:start w:val="1"/>
      <w:numFmt w:val="lowerRoman"/>
      <w:lvlText w:val="%3."/>
      <w:lvlJc w:val="right"/>
      <w:pPr>
        <w:ind w:left="2160" w:hanging="180"/>
      </w:pPr>
    </w:lvl>
    <w:lvl w:ilvl="3" w:tplc="FCF6F95C">
      <w:start w:val="1"/>
      <w:numFmt w:val="decimal"/>
      <w:lvlText w:val="%4."/>
      <w:lvlJc w:val="left"/>
      <w:pPr>
        <w:ind w:left="2880" w:hanging="360"/>
      </w:pPr>
    </w:lvl>
    <w:lvl w:ilvl="4" w:tplc="CEDC6620">
      <w:start w:val="1"/>
      <w:numFmt w:val="lowerLetter"/>
      <w:lvlText w:val="%5."/>
      <w:lvlJc w:val="left"/>
      <w:pPr>
        <w:ind w:left="3600" w:hanging="360"/>
      </w:pPr>
    </w:lvl>
    <w:lvl w:ilvl="5" w:tplc="6D805822">
      <w:start w:val="1"/>
      <w:numFmt w:val="lowerRoman"/>
      <w:lvlText w:val="%6."/>
      <w:lvlJc w:val="right"/>
      <w:pPr>
        <w:ind w:left="4320" w:hanging="180"/>
      </w:pPr>
    </w:lvl>
    <w:lvl w:ilvl="6" w:tplc="99442EEA">
      <w:start w:val="1"/>
      <w:numFmt w:val="decimal"/>
      <w:lvlText w:val="%7."/>
      <w:lvlJc w:val="left"/>
      <w:pPr>
        <w:ind w:left="5040" w:hanging="360"/>
      </w:pPr>
    </w:lvl>
    <w:lvl w:ilvl="7" w:tplc="13305A6A">
      <w:start w:val="1"/>
      <w:numFmt w:val="lowerLetter"/>
      <w:lvlText w:val="%8."/>
      <w:lvlJc w:val="left"/>
      <w:pPr>
        <w:ind w:left="5760" w:hanging="360"/>
      </w:pPr>
    </w:lvl>
    <w:lvl w:ilvl="8" w:tplc="0896E1E8">
      <w:start w:val="1"/>
      <w:numFmt w:val="lowerRoman"/>
      <w:lvlText w:val="%9."/>
      <w:lvlJc w:val="right"/>
      <w:pPr>
        <w:ind w:left="6480" w:hanging="180"/>
      </w:pPr>
    </w:lvl>
  </w:abstractNum>
  <w:abstractNum w:abstractNumId="132" w15:restartNumberingAfterBreak="0">
    <w:nsid w:val="7960947E"/>
    <w:multiLevelType w:val="hybridMultilevel"/>
    <w:tmpl w:val="5374E498"/>
    <w:lvl w:ilvl="0" w:tplc="59244290">
      <w:start w:val="8"/>
      <w:numFmt w:val="upperRoman"/>
      <w:lvlText w:val="%1."/>
      <w:lvlJc w:val="right"/>
      <w:pPr>
        <w:ind w:left="720" w:hanging="360"/>
      </w:pPr>
    </w:lvl>
    <w:lvl w:ilvl="1" w:tplc="E770462E">
      <w:start w:val="1"/>
      <w:numFmt w:val="lowerLetter"/>
      <w:lvlText w:val="%2."/>
      <w:lvlJc w:val="left"/>
      <w:pPr>
        <w:ind w:left="1440" w:hanging="360"/>
      </w:pPr>
    </w:lvl>
    <w:lvl w:ilvl="2" w:tplc="B0E49170">
      <w:start w:val="1"/>
      <w:numFmt w:val="lowerRoman"/>
      <w:lvlText w:val="%3."/>
      <w:lvlJc w:val="right"/>
      <w:pPr>
        <w:ind w:left="2160" w:hanging="180"/>
      </w:pPr>
    </w:lvl>
    <w:lvl w:ilvl="3" w:tplc="FCC6C428">
      <w:start w:val="1"/>
      <w:numFmt w:val="decimal"/>
      <w:lvlText w:val="%4."/>
      <w:lvlJc w:val="left"/>
      <w:pPr>
        <w:ind w:left="2880" w:hanging="360"/>
      </w:pPr>
    </w:lvl>
    <w:lvl w:ilvl="4" w:tplc="B5F4DE2C">
      <w:start w:val="1"/>
      <w:numFmt w:val="lowerLetter"/>
      <w:lvlText w:val="%5."/>
      <w:lvlJc w:val="left"/>
      <w:pPr>
        <w:ind w:left="3600" w:hanging="360"/>
      </w:pPr>
    </w:lvl>
    <w:lvl w:ilvl="5" w:tplc="C040F402">
      <w:start w:val="1"/>
      <w:numFmt w:val="lowerRoman"/>
      <w:lvlText w:val="%6."/>
      <w:lvlJc w:val="right"/>
      <w:pPr>
        <w:ind w:left="4320" w:hanging="180"/>
      </w:pPr>
    </w:lvl>
    <w:lvl w:ilvl="6" w:tplc="B2DC5566">
      <w:start w:val="1"/>
      <w:numFmt w:val="decimal"/>
      <w:lvlText w:val="%7."/>
      <w:lvlJc w:val="left"/>
      <w:pPr>
        <w:ind w:left="5040" w:hanging="360"/>
      </w:pPr>
    </w:lvl>
    <w:lvl w:ilvl="7" w:tplc="80F2283A">
      <w:start w:val="1"/>
      <w:numFmt w:val="lowerLetter"/>
      <w:lvlText w:val="%8."/>
      <w:lvlJc w:val="left"/>
      <w:pPr>
        <w:ind w:left="5760" w:hanging="360"/>
      </w:pPr>
    </w:lvl>
    <w:lvl w:ilvl="8" w:tplc="A48E7D0E">
      <w:start w:val="1"/>
      <w:numFmt w:val="lowerRoman"/>
      <w:lvlText w:val="%9."/>
      <w:lvlJc w:val="right"/>
      <w:pPr>
        <w:ind w:left="6480" w:hanging="180"/>
      </w:pPr>
    </w:lvl>
  </w:abstractNum>
  <w:abstractNum w:abstractNumId="133" w15:restartNumberingAfterBreak="0">
    <w:nsid w:val="7C4608BF"/>
    <w:multiLevelType w:val="hybridMultilevel"/>
    <w:tmpl w:val="14008C76"/>
    <w:lvl w:ilvl="0" w:tplc="0E7CF6A0">
      <w:start w:val="4"/>
      <w:numFmt w:val="upperRoman"/>
      <w:lvlText w:val="%1."/>
      <w:lvlJc w:val="right"/>
      <w:pPr>
        <w:ind w:left="720" w:hanging="360"/>
      </w:pPr>
    </w:lvl>
    <w:lvl w:ilvl="1" w:tplc="22382FB6">
      <w:start w:val="1"/>
      <w:numFmt w:val="lowerLetter"/>
      <w:lvlText w:val="%2."/>
      <w:lvlJc w:val="left"/>
      <w:pPr>
        <w:ind w:left="1440" w:hanging="360"/>
      </w:pPr>
    </w:lvl>
    <w:lvl w:ilvl="2" w:tplc="BF30217A">
      <w:start w:val="1"/>
      <w:numFmt w:val="lowerRoman"/>
      <w:lvlText w:val="%3."/>
      <w:lvlJc w:val="right"/>
      <w:pPr>
        <w:ind w:left="2160" w:hanging="180"/>
      </w:pPr>
    </w:lvl>
    <w:lvl w:ilvl="3" w:tplc="AEE2B02C">
      <w:start w:val="1"/>
      <w:numFmt w:val="decimal"/>
      <w:lvlText w:val="%4."/>
      <w:lvlJc w:val="left"/>
      <w:pPr>
        <w:ind w:left="2880" w:hanging="360"/>
      </w:pPr>
    </w:lvl>
    <w:lvl w:ilvl="4" w:tplc="35FA258A">
      <w:start w:val="1"/>
      <w:numFmt w:val="lowerLetter"/>
      <w:lvlText w:val="%5."/>
      <w:lvlJc w:val="left"/>
      <w:pPr>
        <w:ind w:left="3600" w:hanging="360"/>
      </w:pPr>
    </w:lvl>
    <w:lvl w:ilvl="5" w:tplc="710C52B4">
      <w:start w:val="1"/>
      <w:numFmt w:val="lowerRoman"/>
      <w:lvlText w:val="%6."/>
      <w:lvlJc w:val="right"/>
      <w:pPr>
        <w:ind w:left="4320" w:hanging="180"/>
      </w:pPr>
    </w:lvl>
    <w:lvl w:ilvl="6" w:tplc="1AA0B38C">
      <w:start w:val="1"/>
      <w:numFmt w:val="decimal"/>
      <w:lvlText w:val="%7."/>
      <w:lvlJc w:val="left"/>
      <w:pPr>
        <w:ind w:left="5040" w:hanging="360"/>
      </w:pPr>
    </w:lvl>
    <w:lvl w:ilvl="7" w:tplc="7D28FF68">
      <w:start w:val="1"/>
      <w:numFmt w:val="lowerLetter"/>
      <w:lvlText w:val="%8."/>
      <w:lvlJc w:val="left"/>
      <w:pPr>
        <w:ind w:left="5760" w:hanging="360"/>
      </w:pPr>
    </w:lvl>
    <w:lvl w:ilvl="8" w:tplc="ED4AD448">
      <w:start w:val="1"/>
      <w:numFmt w:val="lowerRoman"/>
      <w:lvlText w:val="%9."/>
      <w:lvlJc w:val="right"/>
      <w:pPr>
        <w:ind w:left="6480" w:hanging="180"/>
      </w:pPr>
    </w:lvl>
  </w:abstractNum>
  <w:abstractNum w:abstractNumId="134" w15:restartNumberingAfterBreak="0">
    <w:nsid w:val="7C667F15"/>
    <w:multiLevelType w:val="hybridMultilevel"/>
    <w:tmpl w:val="46F0F086"/>
    <w:lvl w:ilvl="0" w:tplc="ED86C754">
      <w:start w:val="1"/>
      <w:numFmt w:val="decimal"/>
      <w:lvlText w:val="%1."/>
      <w:lvlJc w:val="left"/>
      <w:pPr>
        <w:ind w:left="720" w:hanging="360"/>
      </w:pPr>
    </w:lvl>
    <w:lvl w:ilvl="1" w:tplc="988848C6">
      <w:start w:val="1"/>
      <w:numFmt w:val="lowerLetter"/>
      <w:lvlText w:val="%2."/>
      <w:lvlJc w:val="left"/>
      <w:pPr>
        <w:ind w:left="1440" w:hanging="360"/>
      </w:pPr>
    </w:lvl>
    <w:lvl w:ilvl="2" w:tplc="68DC527C">
      <w:start w:val="1"/>
      <w:numFmt w:val="lowerRoman"/>
      <w:lvlText w:val="%3."/>
      <w:lvlJc w:val="right"/>
      <w:pPr>
        <w:ind w:left="2160" w:hanging="180"/>
      </w:pPr>
    </w:lvl>
    <w:lvl w:ilvl="3" w:tplc="ED7EBE7A">
      <w:start w:val="1"/>
      <w:numFmt w:val="decimal"/>
      <w:lvlText w:val="%4."/>
      <w:lvlJc w:val="left"/>
      <w:pPr>
        <w:ind w:left="2880" w:hanging="360"/>
      </w:pPr>
    </w:lvl>
    <w:lvl w:ilvl="4" w:tplc="EDB27E92">
      <w:start w:val="1"/>
      <w:numFmt w:val="lowerLetter"/>
      <w:lvlText w:val="%5."/>
      <w:lvlJc w:val="left"/>
      <w:pPr>
        <w:ind w:left="3600" w:hanging="360"/>
      </w:pPr>
    </w:lvl>
    <w:lvl w:ilvl="5" w:tplc="20EA03D2">
      <w:start w:val="1"/>
      <w:numFmt w:val="lowerRoman"/>
      <w:lvlText w:val="%6."/>
      <w:lvlJc w:val="right"/>
      <w:pPr>
        <w:ind w:left="4320" w:hanging="180"/>
      </w:pPr>
    </w:lvl>
    <w:lvl w:ilvl="6" w:tplc="E87EA618">
      <w:start w:val="1"/>
      <w:numFmt w:val="decimal"/>
      <w:lvlText w:val="%7."/>
      <w:lvlJc w:val="left"/>
      <w:pPr>
        <w:ind w:left="5040" w:hanging="360"/>
      </w:pPr>
    </w:lvl>
    <w:lvl w:ilvl="7" w:tplc="872AD474">
      <w:start w:val="1"/>
      <w:numFmt w:val="lowerLetter"/>
      <w:lvlText w:val="%8."/>
      <w:lvlJc w:val="left"/>
      <w:pPr>
        <w:ind w:left="5760" w:hanging="360"/>
      </w:pPr>
    </w:lvl>
    <w:lvl w:ilvl="8" w:tplc="FB94E7E4">
      <w:start w:val="1"/>
      <w:numFmt w:val="lowerRoman"/>
      <w:lvlText w:val="%9."/>
      <w:lvlJc w:val="right"/>
      <w:pPr>
        <w:ind w:left="6480" w:hanging="180"/>
      </w:pPr>
    </w:lvl>
  </w:abstractNum>
  <w:abstractNum w:abstractNumId="135" w15:restartNumberingAfterBreak="0">
    <w:nsid w:val="7C6F356F"/>
    <w:multiLevelType w:val="hybridMultilevel"/>
    <w:tmpl w:val="2EDC2564"/>
    <w:lvl w:ilvl="0" w:tplc="F22406C8">
      <w:start w:val="1"/>
      <w:numFmt w:val="bullet"/>
      <w:lvlText w:val=""/>
      <w:lvlJc w:val="left"/>
      <w:pPr>
        <w:ind w:left="1800" w:hanging="360"/>
      </w:pPr>
      <w:rPr>
        <w:rFonts w:ascii="Symbol" w:hAnsi="Symbol" w:hint="default"/>
      </w:rPr>
    </w:lvl>
    <w:lvl w:ilvl="1" w:tplc="69C4F676">
      <w:start w:val="1"/>
      <w:numFmt w:val="bullet"/>
      <w:lvlText w:val="o"/>
      <w:lvlJc w:val="left"/>
      <w:pPr>
        <w:ind w:left="2520" w:hanging="360"/>
      </w:pPr>
      <w:rPr>
        <w:rFonts w:ascii="Courier New" w:hAnsi="Courier New" w:hint="default"/>
      </w:rPr>
    </w:lvl>
    <w:lvl w:ilvl="2" w:tplc="8DF2F712">
      <w:start w:val="1"/>
      <w:numFmt w:val="bullet"/>
      <w:lvlText w:val=""/>
      <w:lvlJc w:val="left"/>
      <w:pPr>
        <w:ind w:left="3240" w:hanging="360"/>
      </w:pPr>
      <w:rPr>
        <w:rFonts w:ascii="Wingdings" w:hAnsi="Wingdings" w:hint="default"/>
      </w:rPr>
    </w:lvl>
    <w:lvl w:ilvl="3" w:tplc="39A025F2">
      <w:start w:val="1"/>
      <w:numFmt w:val="bullet"/>
      <w:lvlText w:val=""/>
      <w:lvlJc w:val="left"/>
      <w:pPr>
        <w:ind w:left="3960" w:hanging="360"/>
      </w:pPr>
      <w:rPr>
        <w:rFonts w:ascii="Symbol" w:hAnsi="Symbol" w:hint="default"/>
      </w:rPr>
    </w:lvl>
    <w:lvl w:ilvl="4" w:tplc="2E0E2872">
      <w:start w:val="1"/>
      <w:numFmt w:val="bullet"/>
      <w:lvlText w:val="o"/>
      <w:lvlJc w:val="left"/>
      <w:pPr>
        <w:ind w:left="4680" w:hanging="360"/>
      </w:pPr>
      <w:rPr>
        <w:rFonts w:ascii="Courier New" w:hAnsi="Courier New" w:hint="default"/>
      </w:rPr>
    </w:lvl>
    <w:lvl w:ilvl="5" w:tplc="E13C4826">
      <w:start w:val="1"/>
      <w:numFmt w:val="bullet"/>
      <w:lvlText w:val=""/>
      <w:lvlJc w:val="left"/>
      <w:pPr>
        <w:ind w:left="5400" w:hanging="360"/>
      </w:pPr>
      <w:rPr>
        <w:rFonts w:ascii="Wingdings" w:hAnsi="Wingdings" w:hint="default"/>
      </w:rPr>
    </w:lvl>
    <w:lvl w:ilvl="6" w:tplc="43DEFA4A">
      <w:start w:val="1"/>
      <w:numFmt w:val="bullet"/>
      <w:lvlText w:val=""/>
      <w:lvlJc w:val="left"/>
      <w:pPr>
        <w:ind w:left="6120" w:hanging="360"/>
      </w:pPr>
      <w:rPr>
        <w:rFonts w:ascii="Symbol" w:hAnsi="Symbol" w:hint="default"/>
      </w:rPr>
    </w:lvl>
    <w:lvl w:ilvl="7" w:tplc="9A30951C">
      <w:start w:val="1"/>
      <w:numFmt w:val="bullet"/>
      <w:lvlText w:val="o"/>
      <w:lvlJc w:val="left"/>
      <w:pPr>
        <w:ind w:left="6840" w:hanging="360"/>
      </w:pPr>
      <w:rPr>
        <w:rFonts w:ascii="Courier New" w:hAnsi="Courier New" w:hint="default"/>
      </w:rPr>
    </w:lvl>
    <w:lvl w:ilvl="8" w:tplc="023E81C2">
      <w:start w:val="1"/>
      <w:numFmt w:val="bullet"/>
      <w:lvlText w:val=""/>
      <w:lvlJc w:val="left"/>
      <w:pPr>
        <w:ind w:left="7560" w:hanging="360"/>
      </w:pPr>
      <w:rPr>
        <w:rFonts w:ascii="Wingdings" w:hAnsi="Wingdings" w:hint="default"/>
      </w:rPr>
    </w:lvl>
  </w:abstractNum>
  <w:abstractNum w:abstractNumId="136" w15:restartNumberingAfterBreak="0">
    <w:nsid w:val="7D607CAE"/>
    <w:multiLevelType w:val="hybridMultilevel"/>
    <w:tmpl w:val="E05CD932"/>
    <w:lvl w:ilvl="0" w:tplc="D20E1B8C">
      <w:start w:val="1"/>
      <w:numFmt w:val="bullet"/>
      <w:lvlText w:val=""/>
      <w:lvlJc w:val="left"/>
      <w:pPr>
        <w:ind w:left="720" w:hanging="360"/>
      </w:pPr>
      <w:rPr>
        <w:rFonts w:ascii="Symbol" w:hAnsi="Symbol" w:hint="default"/>
      </w:rPr>
    </w:lvl>
    <w:lvl w:ilvl="1" w:tplc="52FC000C">
      <w:start w:val="1"/>
      <w:numFmt w:val="bullet"/>
      <w:lvlText w:val="o"/>
      <w:lvlJc w:val="left"/>
      <w:pPr>
        <w:ind w:left="1440" w:hanging="360"/>
      </w:pPr>
      <w:rPr>
        <w:rFonts w:ascii="Courier New" w:hAnsi="Courier New" w:hint="default"/>
      </w:rPr>
    </w:lvl>
    <w:lvl w:ilvl="2" w:tplc="3A3A1AD0">
      <w:start w:val="1"/>
      <w:numFmt w:val="bullet"/>
      <w:lvlText w:val=""/>
      <w:lvlJc w:val="left"/>
      <w:pPr>
        <w:ind w:left="2160" w:hanging="360"/>
      </w:pPr>
      <w:rPr>
        <w:rFonts w:ascii="Wingdings" w:hAnsi="Wingdings" w:hint="default"/>
      </w:rPr>
    </w:lvl>
    <w:lvl w:ilvl="3" w:tplc="2640A894">
      <w:start w:val="1"/>
      <w:numFmt w:val="bullet"/>
      <w:lvlText w:val=""/>
      <w:lvlJc w:val="left"/>
      <w:pPr>
        <w:ind w:left="2880" w:hanging="360"/>
      </w:pPr>
      <w:rPr>
        <w:rFonts w:ascii="Symbol" w:hAnsi="Symbol" w:hint="default"/>
      </w:rPr>
    </w:lvl>
    <w:lvl w:ilvl="4" w:tplc="C772DED4">
      <w:start w:val="1"/>
      <w:numFmt w:val="bullet"/>
      <w:lvlText w:val="o"/>
      <w:lvlJc w:val="left"/>
      <w:pPr>
        <w:ind w:left="3600" w:hanging="360"/>
      </w:pPr>
      <w:rPr>
        <w:rFonts w:ascii="Courier New" w:hAnsi="Courier New" w:hint="default"/>
      </w:rPr>
    </w:lvl>
    <w:lvl w:ilvl="5" w:tplc="ED5ECBA6">
      <w:start w:val="1"/>
      <w:numFmt w:val="bullet"/>
      <w:lvlText w:val=""/>
      <w:lvlJc w:val="left"/>
      <w:pPr>
        <w:ind w:left="4320" w:hanging="360"/>
      </w:pPr>
      <w:rPr>
        <w:rFonts w:ascii="Wingdings" w:hAnsi="Wingdings" w:hint="default"/>
      </w:rPr>
    </w:lvl>
    <w:lvl w:ilvl="6" w:tplc="462EABC2">
      <w:start w:val="1"/>
      <w:numFmt w:val="bullet"/>
      <w:lvlText w:val=""/>
      <w:lvlJc w:val="left"/>
      <w:pPr>
        <w:ind w:left="5040" w:hanging="360"/>
      </w:pPr>
      <w:rPr>
        <w:rFonts w:ascii="Symbol" w:hAnsi="Symbol" w:hint="default"/>
      </w:rPr>
    </w:lvl>
    <w:lvl w:ilvl="7" w:tplc="E11CA212">
      <w:start w:val="1"/>
      <w:numFmt w:val="bullet"/>
      <w:lvlText w:val="o"/>
      <w:lvlJc w:val="left"/>
      <w:pPr>
        <w:ind w:left="5760" w:hanging="360"/>
      </w:pPr>
      <w:rPr>
        <w:rFonts w:ascii="Courier New" w:hAnsi="Courier New" w:hint="default"/>
      </w:rPr>
    </w:lvl>
    <w:lvl w:ilvl="8" w:tplc="33967C78">
      <w:start w:val="1"/>
      <w:numFmt w:val="bullet"/>
      <w:lvlText w:val=""/>
      <w:lvlJc w:val="left"/>
      <w:pPr>
        <w:ind w:left="6480" w:hanging="360"/>
      </w:pPr>
      <w:rPr>
        <w:rFonts w:ascii="Wingdings" w:hAnsi="Wingdings" w:hint="default"/>
      </w:rPr>
    </w:lvl>
  </w:abstractNum>
  <w:abstractNum w:abstractNumId="137" w15:restartNumberingAfterBreak="0">
    <w:nsid w:val="7E296823"/>
    <w:multiLevelType w:val="hybridMultilevel"/>
    <w:tmpl w:val="72B2A5BC"/>
    <w:lvl w:ilvl="0" w:tplc="ACA81FFA">
      <w:start w:val="1"/>
      <w:numFmt w:val="decimal"/>
      <w:lvlText w:val="%1."/>
      <w:lvlJc w:val="left"/>
      <w:pPr>
        <w:ind w:left="720" w:hanging="360"/>
      </w:pPr>
    </w:lvl>
    <w:lvl w:ilvl="1" w:tplc="22600D32">
      <w:start w:val="1"/>
      <w:numFmt w:val="lowerLetter"/>
      <w:lvlText w:val="%2."/>
      <w:lvlJc w:val="left"/>
      <w:pPr>
        <w:ind w:left="1440" w:hanging="360"/>
      </w:pPr>
    </w:lvl>
    <w:lvl w:ilvl="2" w:tplc="83EA2DBE">
      <w:start w:val="1"/>
      <w:numFmt w:val="lowerRoman"/>
      <w:lvlText w:val="%3."/>
      <w:lvlJc w:val="right"/>
      <w:pPr>
        <w:ind w:left="2160" w:hanging="180"/>
      </w:pPr>
    </w:lvl>
    <w:lvl w:ilvl="3" w:tplc="3AD68242">
      <w:start w:val="1"/>
      <w:numFmt w:val="decimal"/>
      <w:lvlText w:val="%4."/>
      <w:lvlJc w:val="left"/>
      <w:pPr>
        <w:ind w:left="2880" w:hanging="360"/>
      </w:pPr>
    </w:lvl>
    <w:lvl w:ilvl="4" w:tplc="7BD2ABA4">
      <w:start w:val="1"/>
      <w:numFmt w:val="lowerLetter"/>
      <w:lvlText w:val="%5."/>
      <w:lvlJc w:val="left"/>
      <w:pPr>
        <w:ind w:left="3600" w:hanging="360"/>
      </w:pPr>
    </w:lvl>
    <w:lvl w:ilvl="5" w:tplc="1F7C2F96">
      <w:start w:val="1"/>
      <w:numFmt w:val="lowerRoman"/>
      <w:lvlText w:val="%6."/>
      <w:lvlJc w:val="right"/>
      <w:pPr>
        <w:ind w:left="4320" w:hanging="180"/>
      </w:pPr>
    </w:lvl>
    <w:lvl w:ilvl="6" w:tplc="FD6488F4">
      <w:start w:val="1"/>
      <w:numFmt w:val="decimal"/>
      <w:lvlText w:val="%7."/>
      <w:lvlJc w:val="left"/>
      <w:pPr>
        <w:ind w:left="5040" w:hanging="360"/>
      </w:pPr>
    </w:lvl>
    <w:lvl w:ilvl="7" w:tplc="672EBE9E">
      <w:start w:val="1"/>
      <w:numFmt w:val="lowerLetter"/>
      <w:lvlText w:val="%8."/>
      <w:lvlJc w:val="left"/>
      <w:pPr>
        <w:ind w:left="5760" w:hanging="360"/>
      </w:pPr>
    </w:lvl>
    <w:lvl w:ilvl="8" w:tplc="22A43620">
      <w:start w:val="1"/>
      <w:numFmt w:val="lowerRoman"/>
      <w:lvlText w:val="%9."/>
      <w:lvlJc w:val="right"/>
      <w:pPr>
        <w:ind w:left="6480" w:hanging="180"/>
      </w:pPr>
    </w:lvl>
  </w:abstractNum>
  <w:abstractNum w:abstractNumId="138" w15:restartNumberingAfterBreak="0">
    <w:nsid w:val="7E9C6A58"/>
    <w:multiLevelType w:val="hybridMultilevel"/>
    <w:tmpl w:val="6794F274"/>
    <w:lvl w:ilvl="0" w:tplc="CCFECD96">
      <w:start w:val="1"/>
      <w:numFmt w:val="bullet"/>
      <w:lvlText w:val=""/>
      <w:lvlJc w:val="left"/>
      <w:pPr>
        <w:ind w:left="1440" w:hanging="360"/>
      </w:pPr>
      <w:rPr>
        <w:rFonts w:ascii="Symbol" w:hAnsi="Symbol" w:hint="default"/>
      </w:rPr>
    </w:lvl>
    <w:lvl w:ilvl="1" w:tplc="935005A2">
      <w:start w:val="1"/>
      <w:numFmt w:val="bullet"/>
      <w:lvlText w:val="o"/>
      <w:lvlJc w:val="left"/>
      <w:pPr>
        <w:ind w:left="2160" w:hanging="360"/>
      </w:pPr>
      <w:rPr>
        <w:rFonts w:ascii="Courier New" w:hAnsi="Courier New" w:hint="default"/>
      </w:rPr>
    </w:lvl>
    <w:lvl w:ilvl="2" w:tplc="7FF0BF46">
      <w:start w:val="1"/>
      <w:numFmt w:val="bullet"/>
      <w:lvlText w:val=""/>
      <w:lvlJc w:val="left"/>
      <w:pPr>
        <w:ind w:left="2880" w:hanging="360"/>
      </w:pPr>
      <w:rPr>
        <w:rFonts w:ascii="Wingdings" w:hAnsi="Wingdings" w:hint="default"/>
      </w:rPr>
    </w:lvl>
    <w:lvl w:ilvl="3" w:tplc="8F368D50">
      <w:start w:val="1"/>
      <w:numFmt w:val="bullet"/>
      <w:lvlText w:val=""/>
      <w:lvlJc w:val="left"/>
      <w:pPr>
        <w:ind w:left="3600" w:hanging="360"/>
      </w:pPr>
      <w:rPr>
        <w:rFonts w:ascii="Symbol" w:hAnsi="Symbol" w:hint="default"/>
      </w:rPr>
    </w:lvl>
    <w:lvl w:ilvl="4" w:tplc="C77691DA">
      <w:start w:val="1"/>
      <w:numFmt w:val="bullet"/>
      <w:lvlText w:val="o"/>
      <w:lvlJc w:val="left"/>
      <w:pPr>
        <w:ind w:left="4320" w:hanging="360"/>
      </w:pPr>
      <w:rPr>
        <w:rFonts w:ascii="Courier New" w:hAnsi="Courier New" w:hint="default"/>
      </w:rPr>
    </w:lvl>
    <w:lvl w:ilvl="5" w:tplc="D59C4F18">
      <w:start w:val="1"/>
      <w:numFmt w:val="bullet"/>
      <w:lvlText w:val=""/>
      <w:lvlJc w:val="left"/>
      <w:pPr>
        <w:ind w:left="5040" w:hanging="360"/>
      </w:pPr>
      <w:rPr>
        <w:rFonts w:ascii="Wingdings" w:hAnsi="Wingdings" w:hint="default"/>
      </w:rPr>
    </w:lvl>
    <w:lvl w:ilvl="6" w:tplc="CF8CC6E4">
      <w:start w:val="1"/>
      <w:numFmt w:val="bullet"/>
      <w:lvlText w:val=""/>
      <w:lvlJc w:val="left"/>
      <w:pPr>
        <w:ind w:left="5760" w:hanging="360"/>
      </w:pPr>
      <w:rPr>
        <w:rFonts w:ascii="Symbol" w:hAnsi="Symbol" w:hint="default"/>
      </w:rPr>
    </w:lvl>
    <w:lvl w:ilvl="7" w:tplc="BEEC084A">
      <w:start w:val="1"/>
      <w:numFmt w:val="bullet"/>
      <w:lvlText w:val="o"/>
      <w:lvlJc w:val="left"/>
      <w:pPr>
        <w:ind w:left="6480" w:hanging="360"/>
      </w:pPr>
      <w:rPr>
        <w:rFonts w:ascii="Courier New" w:hAnsi="Courier New" w:hint="default"/>
      </w:rPr>
    </w:lvl>
    <w:lvl w:ilvl="8" w:tplc="6D64F93C">
      <w:start w:val="1"/>
      <w:numFmt w:val="bullet"/>
      <w:lvlText w:val=""/>
      <w:lvlJc w:val="left"/>
      <w:pPr>
        <w:ind w:left="7200" w:hanging="360"/>
      </w:pPr>
      <w:rPr>
        <w:rFonts w:ascii="Wingdings" w:hAnsi="Wingdings" w:hint="default"/>
      </w:rPr>
    </w:lvl>
  </w:abstractNum>
  <w:abstractNum w:abstractNumId="139" w15:restartNumberingAfterBreak="0">
    <w:nsid w:val="7EEB1043"/>
    <w:multiLevelType w:val="hybridMultilevel"/>
    <w:tmpl w:val="86C81F08"/>
    <w:lvl w:ilvl="0" w:tplc="DC4C0E84">
      <w:start w:val="1"/>
      <w:numFmt w:val="decimal"/>
      <w:lvlText w:val="%1."/>
      <w:lvlJc w:val="left"/>
      <w:pPr>
        <w:ind w:left="720" w:hanging="360"/>
      </w:pPr>
    </w:lvl>
    <w:lvl w:ilvl="1" w:tplc="2032A5AE">
      <w:start w:val="1"/>
      <w:numFmt w:val="lowerLetter"/>
      <w:lvlText w:val="%2."/>
      <w:lvlJc w:val="left"/>
      <w:pPr>
        <w:ind w:left="1440" w:hanging="360"/>
      </w:pPr>
    </w:lvl>
    <w:lvl w:ilvl="2" w:tplc="8D849866">
      <w:start w:val="1"/>
      <w:numFmt w:val="lowerRoman"/>
      <w:lvlText w:val="%3."/>
      <w:lvlJc w:val="right"/>
      <w:pPr>
        <w:ind w:left="2160" w:hanging="180"/>
      </w:pPr>
    </w:lvl>
    <w:lvl w:ilvl="3" w:tplc="F648B7B6">
      <w:start w:val="1"/>
      <w:numFmt w:val="decimal"/>
      <w:lvlText w:val="%4."/>
      <w:lvlJc w:val="left"/>
      <w:pPr>
        <w:ind w:left="2880" w:hanging="360"/>
      </w:pPr>
    </w:lvl>
    <w:lvl w:ilvl="4" w:tplc="6EC4D08E">
      <w:start w:val="1"/>
      <w:numFmt w:val="lowerLetter"/>
      <w:lvlText w:val="%5."/>
      <w:lvlJc w:val="left"/>
      <w:pPr>
        <w:ind w:left="3600" w:hanging="360"/>
      </w:pPr>
    </w:lvl>
    <w:lvl w:ilvl="5" w:tplc="77242DE0">
      <w:start w:val="1"/>
      <w:numFmt w:val="lowerRoman"/>
      <w:lvlText w:val="%6."/>
      <w:lvlJc w:val="right"/>
      <w:pPr>
        <w:ind w:left="4320" w:hanging="180"/>
      </w:pPr>
    </w:lvl>
    <w:lvl w:ilvl="6" w:tplc="3F921FCE">
      <w:start w:val="1"/>
      <w:numFmt w:val="decimal"/>
      <w:lvlText w:val="%7."/>
      <w:lvlJc w:val="left"/>
      <w:pPr>
        <w:ind w:left="5040" w:hanging="360"/>
      </w:pPr>
    </w:lvl>
    <w:lvl w:ilvl="7" w:tplc="6F463B6C">
      <w:start w:val="1"/>
      <w:numFmt w:val="lowerLetter"/>
      <w:lvlText w:val="%8."/>
      <w:lvlJc w:val="left"/>
      <w:pPr>
        <w:ind w:left="5760" w:hanging="360"/>
      </w:pPr>
    </w:lvl>
    <w:lvl w:ilvl="8" w:tplc="0448BAE8">
      <w:start w:val="1"/>
      <w:numFmt w:val="lowerRoman"/>
      <w:lvlText w:val="%9."/>
      <w:lvlJc w:val="right"/>
      <w:pPr>
        <w:ind w:left="6480" w:hanging="180"/>
      </w:pPr>
    </w:lvl>
  </w:abstractNum>
  <w:num w:numId="1" w16cid:durableId="1027221505">
    <w:abstractNumId w:val="102"/>
  </w:num>
  <w:num w:numId="2" w16cid:durableId="1037387108">
    <w:abstractNumId w:val="131"/>
  </w:num>
  <w:num w:numId="3" w16cid:durableId="1064597813">
    <w:abstractNumId w:val="77"/>
  </w:num>
  <w:num w:numId="4" w16cid:durableId="1080904506">
    <w:abstractNumId w:val="114"/>
  </w:num>
  <w:num w:numId="5" w16cid:durableId="1100493598">
    <w:abstractNumId w:val="72"/>
  </w:num>
  <w:num w:numId="6" w16cid:durableId="1101025284">
    <w:abstractNumId w:val="30"/>
  </w:num>
  <w:num w:numId="7" w16cid:durableId="1152987775">
    <w:abstractNumId w:val="2"/>
  </w:num>
  <w:num w:numId="8" w16cid:durableId="1162310720">
    <w:abstractNumId w:val="93"/>
  </w:num>
  <w:num w:numId="9" w16cid:durableId="1167329304">
    <w:abstractNumId w:val="62"/>
  </w:num>
  <w:num w:numId="10" w16cid:durableId="11807920">
    <w:abstractNumId w:val="8"/>
  </w:num>
  <w:num w:numId="11" w16cid:durableId="1225606405">
    <w:abstractNumId w:val="69"/>
  </w:num>
  <w:num w:numId="12" w16cid:durableId="1225721575">
    <w:abstractNumId w:val="98"/>
  </w:num>
  <w:num w:numId="13" w16cid:durableId="1237517101">
    <w:abstractNumId w:val="138"/>
  </w:num>
  <w:num w:numId="14" w16cid:durableId="1323773205">
    <w:abstractNumId w:val="13"/>
  </w:num>
  <w:num w:numId="15" w16cid:durableId="1349869991">
    <w:abstractNumId w:val="21"/>
  </w:num>
  <w:num w:numId="16" w16cid:durableId="1373380621">
    <w:abstractNumId w:val="108"/>
  </w:num>
  <w:num w:numId="17" w16cid:durableId="1395422704">
    <w:abstractNumId w:val="53"/>
  </w:num>
  <w:num w:numId="18" w16cid:durableId="1408067970">
    <w:abstractNumId w:val="119"/>
  </w:num>
  <w:num w:numId="19" w16cid:durableId="1409110793">
    <w:abstractNumId w:val="107"/>
  </w:num>
  <w:num w:numId="20" w16cid:durableId="1428454739">
    <w:abstractNumId w:val="105"/>
  </w:num>
  <w:num w:numId="21" w16cid:durableId="1428691230">
    <w:abstractNumId w:val="89"/>
  </w:num>
  <w:num w:numId="22" w16cid:durableId="1432239453">
    <w:abstractNumId w:val="136"/>
  </w:num>
  <w:num w:numId="23" w16cid:durableId="1438214864">
    <w:abstractNumId w:val="50"/>
  </w:num>
  <w:num w:numId="24" w16cid:durableId="1446190517">
    <w:abstractNumId w:val="109"/>
  </w:num>
  <w:num w:numId="25" w16cid:durableId="1474441802">
    <w:abstractNumId w:val="17"/>
  </w:num>
  <w:num w:numId="26" w16cid:durableId="1481726407">
    <w:abstractNumId w:val="120"/>
  </w:num>
  <w:num w:numId="27" w16cid:durableId="1501044226">
    <w:abstractNumId w:val="124"/>
  </w:num>
  <w:num w:numId="28" w16cid:durableId="1508708789">
    <w:abstractNumId w:val="3"/>
  </w:num>
  <w:num w:numId="29" w16cid:durableId="1522358396">
    <w:abstractNumId w:val="92"/>
  </w:num>
  <w:num w:numId="30" w16cid:durableId="1527912143">
    <w:abstractNumId w:val="125"/>
  </w:num>
  <w:num w:numId="31" w16cid:durableId="1560943759">
    <w:abstractNumId w:val="134"/>
  </w:num>
  <w:num w:numId="32" w16cid:durableId="1561134732">
    <w:abstractNumId w:val="128"/>
  </w:num>
  <w:num w:numId="33" w16cid:durableId="1604222419">
    <w:abstractNumId w:val="111"/>
  </w:num>
  <w:num w:numId="34" w16cid:durableId="1610624815">
    <w:abstractNumId w:val="48"/>
  </w:num>
  <w:num w:numId="35" w16cid:durableId="1616255249">
    <w:abstractNumId w:val="12"/>
  </w:num>
  <w:num w:numId="36" w16cid:durableId="1617786156">
    <w:abstractNumId w:val="4"/>
  </w:num>
  <w:num w:numId="37" w16cid:durableId="1627614479">
    <w:abstractNumId w:val="81"/>
  </w:num>
  <w:num w:numId="38" w16cid:durableId="1632787247">
    <w:abstractNumId w:val="51"/>
  </w:num>
  <w:num w:numId="39" w16cid:durableId="1660037575">
    <w:abstractNumId w:val="65"/>
  </w:num>
  <w:num w:numId="40" w16cid:durableId="1660620116">
    <w:abstractNumId w:val="129"/>
  </w:num>
  <w:num w:numId="41" w16cid:durableId="1668047950">
    <w:abstractNumId w:val="73"/>
  </w:num>
  <w:num w:numId="42" w16cid:durableId="1672755768">
    <w:abstractNumId w:val="123"/>
  </w:num>
  <w:num w:numId="43" w16cid:durableId="1674793447">
    <w:abstractNumId w:val="33"/>
  </w:num>
  <w:num w:numId="44" w16cid:durableId="1702121005">
    <w:abstractNumId w:val="110"/>
  </w:num>
  <w:num w:numId="45" w16cid:durableId="1705868025">
    <w:abstractNumId w:val="55"/>
  </w:num>
  <w:num w:numId="46" w16cid:durableId="1708682294">
    <w:abstractNumId w:val="44"/>
  </w:num>
  <w:num w:numId="47" w16cid:durableId="1752265592">
    <w:abstractNumId w:val="113"/>
  </w:num>
  <w:num w:numId="48" w16cid:durableId="1754010903">
    <w:abstractNumId w:val="19"/>
  </w:num>
  <w:num w:numId="49" w16cid:durableId="1770194192">
    <w:abstractNumId w:val="118"/>
  </w:num>
  <w:num w:numId="50" w16cid:durableId="1771047245">
    <w:abstractNumId w:val="83"/>
  </w:num>
  <w:num w:numId="51" w16cid:durableId="1772159504">
    <w:abstractNumId w:val="97"/>
  </w:num>
  <w:num w:numId="52" w16cid:durableId="1777750739">
    <w:abstractNumId w:val="11"/>
  </w:num>
  <w:num w:numId="53" w16cid:durableId="1797673530">
    <w:abstractNumId w:val="68"/>
  </w:num>
  <w:num w:numId="54" w16cid:durableId="1817263054">
    <w:abstractNumId w:val="28"/>
  </w:num>
  <w:num w:numId="55" w16cid:durableId="1830248867">
    <w:abstractNumId w:val="74"/>
  </w:num>
  <w:num w:numId="56" w16cid:durableId="1844660460">
    <w:abstractNumId w:val="32"/>
  </w:num>
  <w:num w:numId="57" w16cid:durableId="1844667685">
    <w:abstractNumId w:val="7"/>
  </w:num>
  <w:num w:numId="58" w16cid:durableId="1859387718">
    <w:abstractNumId w:val="99"/>
  </w:num>
  <w:num w:numId="59" w16cid:durableId="1862234958">
    <w:abstractNumId w:val="79"/>
  </w:num>
  <w:num w:numId="60" w16cid:durableId="1872110797">
    <w:abstractNumId w:val="85"/>
  </w:num>
  <w:num w:numId="61" w16cid:durableId="1904828692">
    <w:abstractNumId w:val="115"/>
  </w:num>
  <w:num w:numId="62" w16cid:durableId="1947226938">
    <w:abstractNumId w:val="75"/>
  </w:num>
  <w:num w:numId="63" w16cid:durableId="1997878759">
    <w:abstractNumId w:val="67"/>
  </w:num>
  <w:num w:numId="64" w16cid:durableId="2001158835">
    <w:abstractNumId w:val="135"/>
  </w:num>
  <w:num w:numId="65" w16cid:durableId="2007199750">
    <w:abstractNumId w:val="45"/>
  </w:num>
  <w:num w:numId="66" w16cid:durableId="2016688604">
    <w:abstractNumId w:val="41"/>
  </w:num>
  <w:num w:numId="67" w16cid:durableId="2028604655">
    <w:abstractNumId w:val="31"/>
  </w:num>
  <w:num w:numId="68" w16cid:durableId="2054502113">
    <w:abstractNumId w:val="16"/>
  </w:num>
  <w:num w:numId="69" w16cid:durableId="2064867699">
    <w:abstractNumId w:val="15"/>
  </w:num>
  <w:num w:numId="70" w16cid:durableId="2069375133">
    <w:abstractNumId w:val="133"/>
  </w:num>
  <w:num w:numId="71" w16cid:durableId="208037993">
    <w:abstractNumId w:val="20"/>
  </w:num>
  <w:num w:numId="72" w16cid:durableId="212810209">
    <w:abstractNumId w:val="82"/>
  </w:num>
  <w:num w:numId="73" w16cid:durableId="2135319696">
    <w:abstractNumId w:val="9"/>
  </w:num>
  <w:num w:numId="74" w16cid:durableId="2143956404">
    <w:abstractNumId w:val="117"/>
  </w:num>
  <w:num w:numId="75" w16cid:durableId="217010378">
    <w:abstractNumId w:val="57"/>
  </w:num>
  <w:num w:numId="76" w16cid:durableId="218051239">
    <w:abstractNumId w:val="96"/>
  </w:num>
  <w:num w:numId="77" w16cid:durableId="241648394">
    <w:abstractNumId w:val="46"/>
  </w:num>
  <w:num w:numId="78" w16cid:durableId="247035388">
    <w:abstractNumId w:val="80"/>
  </w:num>
  <w:num w:numId="79" w16cid:durableId="291248881">
    <w:abstractNumId w:val="39"/>
  </w:num>
  <w:num w:numId="80" w16cid:durableId="305666292">
    <w:abstractNumId w:val="52"/>
  </w:num>
  <w:num w:numId="81" w16cid:durableId="328943470">
    <w:abstractNumId w:val="6"/>
  </w:num>
  <w:num w:numId="82" w16cid:durableId="329261241">
    <w:abstractNumId w:val="126"/>
  </w:num>
  <w:num w:numId="83" w16cid:durableId="335503409">
    <w:abstractNumId w:val="91"/>
  </w:num>
  <w:num w:numId="84" w16cid:durableId="338700192">
    <w:abstractNumId w:val="130"/>
  </w:num>
  <w:num w:numId="85" w16cid:durableId="354581520">
    <w:abstractNumId w:val="88"/>
  </w:num>
  <w:num w:numId="86" w16cid:durableId="366608388">
    <w:abstractNumId w:val="86"/>
  </w:num>
  <w:num w:numId="87" w16cid:durableId="391269321">
    <w:abstractNumId w:val="104"/>
  </w:num>
  <w:num w:numId="88" w16cid:durableId="399644399">
    <w:abstractNumId w:val="18"/>
  </w:num>
  <w:num w:numId="89" w16cid:durableId="401418">
    <w:abstractNumId w:val="76"/>
  </w:num>
  <w:num w:numId="90" w16cid:durableId="401560983">
    <w:abstractNumId w:val="22"/>
  </w:num>
  <w:num w:numId="91" w16cid:durableId="410741508">
    <w:abstractNumId w:val="42"/>
  </w:num>
  <w:num w:numId="92" w16cid:durableId="431560364">
    <w:abstractNumId w:val="139"/>
  </w:num>
  <w:num w:numId="93" w16cid:durableId="462697820">
    <w:abstractNumId w:val="78"/>
  </w:num>
  <w:num w:numId="94" w16cid:durableId="462965054">
    <w:abstractNumId w:val="58"/>
  </w:num>
  <w:num w:numId="95" w16cid:durableId="470174100">
    <w:abstractNumId w:val="40"/>
  </w:num>
  <w:num w:numId="96" w16cid:durableId="472022694">
    <w:abstractNumId w:val="101"/>
  </w:num>
  <w:num w:numId="97" w16cid:durableId="480928804">
    <w:abstractNumId w:val="71"/>
  </w:num>
  <w:num w:numId="98" w16cid:durableId="483930312">
    <w:abstractNumId w:val="27"/>
  </w:num>
  <w:num w:numId="99" w16cid:durableId="497233458">
    <w:abstractNumId w:val="60"/>
  </w:num>
  <w:num w:numId="100" w16cid:durableId="499195475">
    <w:abstractNumId w:val="35"/>
  </w:num>
  <w:num w:numId="101" w16cid:durableId="585262683">
    <w:abstractNumId w:val="61"/>
  </w:num>
  <w:num w:numId="102" w16cid:durableId="595555787">
    <w:abstractNumId w:val="87"/>
  </w:num>
  <w:num w:numId="103" w16cid:durableId="598564345">
    <w:abstractNumId w:val="49"/>
  </w:num>
  <w:num w:numId="104" w16cid:durableId="615799071">
    <w:abstractNumId w:val="90"/>
  </w:num>
  <w:num w:numId="105" w16cid:durableId="620190633">
    <w:abstractNumId w:val="64"/>
  </w:num>
  <w:num w:numId="106" w16cid:durableId="626543553">
    <w:abstractNumId w:val="23"/>
  </w:num>
  <w:num w:numId="107" w16cid:durableId="629168857">
    <w:abstractNumId w:val="26"/>
  </w:num>
  <w:num w:numId="108" w16cid:durableId="650056734">
    <w:abstractNumId w:val="43"/>
  </w:num>
  <w:num w:numId="109" w16cid:durableId="6761891">
    <w:abstractNumId w:val="37"/>
  </w:num>
  <w:num w:numId="110" w16cid:durableId="685132807">
    <w:abstractNumId w:val="121"/>
  </w:num>
  <w:num w:numId="111" w16cid:durableId="697514063">
    <w:abstractNumId w:val="25"/>
  </w:num>
  <w:num w:numId="112" w16cid:durableId="700086884">
    <w:abstractNumId w:val="29"/>
  </w:num>
  <w:num w:numId="113" w16cid:durableId="708532580">
    <w:abstractNumId w:val="24"/>
  </w:num>
  <w:num w:numId="114" w16cid:durableId="71128486">
    <w:abstractNumId w:val="63"/>
  </w:num>
  <w:num w:numId="115" w16cid:durableId="72050908">
    <w:abstractNumId w:val="132"/>
  </w:num>
  <w:num w:numId="116" w16cid:durableId="722213888">
    <w:abstractNumId w:val="127"/>
  </w:num>
  <w:num w:numId="117" w16cid:durableId="723603186">
    <w:abstractNumId w:val="0"/>
  </w:num>
  <w:num w:numId="118" w16cid:durableId="724641863">
    <w:abstractNumId w:val="59"/>
  </w:num>
  <w:num w:numId="119" w16cid:durableId="726337801">
    <w:abstractNumId w:val="100"/>
  </w:num>
  <w:num w:numId="120" w16cid:durableId="743063648">
    <w:abstractNumId w:val="1"/>
  </w:num>
  <w:num w:numId="121" w16cid:durableId="765999553">
    <w:abstractNumId w:val="47"/>
  </w:num>
  <w:num w:numId="122" w16cid:durableId="768307450">
    <w:abstractNumId w:val="34"/>
  </w:num>
  <w:num w:numId="123" w16cid:durableId="822819451">
    <w:abstractNumId w:val="122"/>
  </w:num>
  <w:num w:numId="124" w16cid:durableId="829565285">
    <w:abstractNumId w:val="10"/>
  </w:num>
  <w:num w:numId="125" w16cid:durableId="829902417">
    <w:abstractNumId w:val="112"/>
  </w:num>
  <w:num w:numId="126" w16cid:durableId="848568539">
    <w:abstractNumId w:val="14"/>
  </w:num>
  <w:num w:numId="127" w16cid:durableId="868178661">
    <w:abstractNumId w:val="84"/>
  </w:num>
  <w:num w:numId="128" w16cid:durableId="869227510">
    <w:abstractNumId w:val="38"/>
  </w:num>
  <w:num w:numId="129" w16cid:durableId="883636036">
    <w:abstractNumId w:val="106"/>
  </w:num>
  <w:num w:numId="130" w16cid:durableId="885020317">
    <w:abstractNumId w:val="5"/>
  </w:num>
  <w:num w:numId="131" w16cid:durableId="886650917">
    <w:abstractNumId w:val="94"/>
  </w:num>
  <w:num w:numId="132" w16cid:durableId="914627520">
    <w:abstractNumId w:val="95"/>
  </w:num>
  <w:num w:numId="133" w16cid:durableId="939991683">
    <w:abstractNumId w:val="56"/>
  </w:num>
  <w:num w:numId="134" w16cid:durableId="944771492">
    <w:abstractNumId w:val="70"/>
  </w:num>
  <w:num w:numId="135" w16cid:durableId="949163335">
    <w:abstractNumId w:val="116"/>
  </w:num>
  <w:num w:numId="136" w16cid:durableId="950358286">
    <w:abstractNumId w:val="137"/>
  </w:num>
  <w:num w:numId="137" w16cid:durableId="96297087">
    <w:abstractNumId w:val="54"/>
  </w:num>
  <w:num w:numId="138" w16cid:durableId="964845255">
    <w:abstractNumId w:val="36"/>
  </w:num>
  <w:num w:numId="139" w16cid:durableId="971521931">
    <w:abstractNumId w:val="66"/>
  </w:num>
  <w:num w:numId="140" w16cid:durableId="987131604">
    <w:abstractNumId w:val="103"/>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B95E0B"/>
    <w:rsid w:val="00290C61"/>
    <w:rsid w:val="00292D9C"/>
    <w:rsid w:val="00414276"/>
    <w:rsid w:val="0043A77D"/>
    <w:rsid w:val="004857BE"/>
    <w:rsid w:val="004E3B04"/>
    <w:rsid w:val="004F2DBA"/>
    <w:rsid w:val="00637641"/>
    <w:rsid w:val="00B0DB5B"/>
    <w:rsid w:val="00CC0D58"/>
    <w:rsid w:val="00CC4F13"/>
    <w:rsid w:val="00DB79E4"/>
    <w:rsid w:val="01034818"/>
    <w:rsid w:val="0104C3D8"/>
    <w:rsid w:val="016ED607"/>
    <w:rsid w:val="02239F1E"/>
    <w:rsid w:val="0228EF9F"/>
    <w:rsid w:val="023FF005"/>
    <w:rsid w:val="026C62E7"/>
    <w:rsid w:val="029A5830"/>
    <w:rsid w:val="02DF2896"/>
    <w:rsid w:val="032096B3"/>
    <w:rsid w:val="0355B7EA"/>
    <w:rsid w:val="037E4473"/>
    <w:rsid w:val="03878E4A"/>
    <w:rsid w:val="039526DF"/>
    <w:rsid w:val="03E6C353"/>
    <w:rsid w:val="04085E2D"/>
    <w:rsid w:val="04643013"/>
    <w:rsid w:val="0497C16F"/>
    <w:rsid w:val="04CE5178"/>
    <w:rsid w:val="04D0BAE8"/>
    <w:rsid w:val="05289D0F"/>
    <w:rsid w:val="05915C37"/>
    <w:rsid w:val="062E93CD"/>
    <w:rsid w:val="066BF28D"/>
    <w:rsid w:val="068914D2"/>
    <w:rsid w:val="0694C140"/>
    <w:rsid w:val="06BF050D"/>
    <w:rsid w:val="070154D4"/>
    <w:rsid w:val="07590200"/>
    <w:rsid w:val="07FF8D4A"/>
    <w:rsid w:val="0870697E"/>
    <w:rsid w:val="08B82556"/>
    <w:rsid w:val="08B9702B"/>
    <w:rsid w:val="08CCEA0A"/>
    <w:rsid w:val="095485EB"/>
    <w:rsid w:val="0978F8B4"/>
    <w:rsid w:val="0994DD52"/>
    <w:rsid w:val="09F8B0B9"/>
    <w:rsid w:val="0A2D8A5B"/>
    <w:rsid w:val="0A33625F"/>
    <w:rsid w:val="0ADA3359"/>
    <w:rsid w:val="0AEF2C7A"/>
    <w:rsid w:val="0B2F7D07"/>
    <w:rsid w:val="0B438347"/>
    <w:rsid w:val="0B4891F8"/>
    <w:rsid w:val="0B97D712"/>
    <w:rsid w:val="0BCC08B0"/>
    <w:rsid w:val="0C31E4C0"/>
    <w:rsid w:val="0CBBC35D"/>
    <w:rsid w:val="0CBEE70D"/>
    <w:rsid w:val="0D4F2C3A"/>
    <w:rsid w:val="0D739253"/>
    <w:rsid w:val="0D76BC93"/>
    <w:rsid w:val="0D962626"/>
    <w:rsid w:val="0E09D263"/>
    <w:rsid w:val="0E16F368"/>
    <w:rsid w:val="0E296539"/>
    <w:rsid w:val="0EC1BBF0"/>
    <w:rsid w:val="0F048719"/>
    <w:rsid w:val="0F5524DB"/>
    <w:rsid w:val="0FEDC426"/>
    <w:rsid w:val="1010AAA5"/>
    <w:rsid w:val="103E2A15"/>
    <w:rsid w:val="105F8498"/>
    <w:rsid w:val="10F64E4A"/>
    <w:rsid w:val="1155566D"/>
    <w:rsid w:val="11BA6D12"/>
    <w:rsid w:val="11F2931E"/>
    <w:rsid w:val="12129CB0"/>
    <w:rsid w:val="12272A50"/>
    <w:rsid w:val="125422D8"/>
    <w:rsid w:val="128FB276"/>
    <w:rsid w:val="12CC8449"/>
    <w:rsid w:val="12D82598"/>
    <w:rsid w:val="13739A67"/>
    <w:rsid w:val="139B8622"/>
    <w:rsid w:val="13B84875"/>
    <w:rsid w:val="13BF724F"/>
    <w:rsid w:val="13FC530B"/>
    <w:rsid w:val="144E7801"/>
    <w:rsid w:val="147610A4"/>
    <w:rsid w:val="1488B35F"/>
    <w:rsid w:val="14B7902F"/>
    <w:rsid w:val="1555D32A"/>
    <w:rsid w:val="1582FC36"/>
    <w:rsid w:val="15A4693F"/>
    <w:rsid w:val="15BE9E73"/>
    <w:rsid w:val="161403FD"/>
    <w:rsid w:val="16789F2A"/>
    <w:rsid w:val="16904176"/>
    <w:rsid w:val="17324DFD"/>
    <w:rsid w:val="1738195B"/>
    <w:rsid w:val="17916C2B"/>
    <w:rsid w:val="1879711A"/>
    <w:rsid w:val="191B0DEC"/>
    <w:rsid w:val="1A6CB617"/>
    <w:rsid w:val="1A919884"/>
    <w:rsid w:val="1ADB088C"/>
    <w:rsid w:val="1B087B5F"/>
    <w:rsid w:val="1BC0CBAE"/>
    <w:rsid w:val="1BE5C8D7"/>
    <w:rsid w:val="1C0C2C23"/>
    <w:rsid w:val="1C6A4F4D"/>
    <w:rsid w:val="1C6AB607"/>
    <w:rsid w:val="1CBF71CC"/>
    <w:rsid w:val="1CD84166"/>
    <w:rsid w:val="1CDAD5EA"/>
    <w:rsid w:val="1CECC5A5"/>
    <w:rsid w:val="1D1ADE3D"/>
    <w:rsid w:val="1D2318E7"/>
    <w:rsid w:val="1D5B3FB0"/>
    <w:rsid w:val="1D951D2D"/>
    <w:rsid w:val="1D97E406"/>
    <w:rsid w:val="1DF5AC04"/>
    <w:rsid w:val="1E113626"/>
    <w:rsid w:val="1E1D7F1E"/>
    <w:rsid w:val="1E879783"/>
    <w:rsid w:val="1EC04D68"/>
    <w:rsid w:val="1ECA22F2"/>
    <w:rsid w:val="1ECB7919"/>
    <w:rsid w:val="1EDC1B45"/>
    <w:rsid w:val="1EE94803"/>
    <w:rsid w:val="1F00B501"/>
    <w:rsid w:val="1F761289"/>
    <w:rsid w:val="1FC162CE"/>
    <w:rsid w:val="1FEF3611"/>
    <w:rsid w:val="202AC088"/>
    <w:rsid w:val="20650902"/>
    <w:rsid w:val="20C3E8D5"/>
    <w:rsid w:val="20EFBFFC"/>
    <w:rsid w:val="21422E28"/>
    <w:rsid w:val="215A6141"/>
    <w:rsid w:val="225B74E2"/>
    <w:rsid w:val="226EFCBD"/>
    <w:rsid w:val="22792292"/>
    <w:rsid w:val="229EA1FF"/>
    <w:rsid w:val="22B2E368"/>
    <w:rsid w:val="22BA9317"/>
    <w:rsid w:val="22BEFE4B"/>
    <w:rsid w:val="2320DC88"/>
    <w:rsid w:val="23616BB7"/>
    <w:rsid w:val="236D67AE"/>
    <w:rsid w:val="23DEBA73"/>
    <w:rsid w:val="24004CE2"/>
    <w:rsid w:val="243273C0"/>
    <w:rsid w:val="256E3C1F"/>
    <w:rsid w:val="25D4F7F4"/>
    <w:rsid w:val="25DA0645"/>
    <w:rsid w:val="2624ADDC"/>
    <w:rsid w:val="263A71E1"/>
    <w:rsid w:val="263C9A99"/>
    <w:rsid w:val="266F3B96"/>
    <w:rsid w:val="26A070F4"/>
    <w:rsid w:val="26A2AA9F"/>
    <w:rsid w:val="26BA1CAA"/>
    <w:rsid w:val="26F86DDF"/>
    <w:rsid w:val="2723730F"/>
    <w:rsid w:val="277A98A2"/>
    <w:rsid w:val="27B5AAF4"/>
    <w:rsid w:val="2825E4D9"/>
    <w:rsid w:val="28545282"/>
    <w:rsid w:val="28664F3F"/>
    <w:rsid w:val="287AF731"/>
    <w:rsid w:val="28A52667"/>
    <w:rsid w:val="28D1C23E"/>
    <w:rsid w:val="28F5FF61"/>
    <w:rsid w:val="2975E794"/>
    <w:rsid w:val="2989109C"/>
    <w:rsid w:val="29991DB2"/>
    <w:rsid w:val="29AB5F54"/>
    <w:rsid w:val="29CBBACF"/>
    <w:rsid w:val="29CC7249"/>
    <w:rsid w:val="29E29124"/>
    <w:rsid w:val="2A2DCB1F"/>
    <w:rsid w:val="2AB6125A"/>
    <w:rsid w:val="2ACDEAA0"/>
    <w:rsid w:val="2B58DB4C"/>
    <w:rsid w:val="2B73BAF7"/>
    <w:rsid w:val="2B8F2040"/>
    <w:rsid w:val="2BDB1EDF"/>
    <w:rsid w:val="2BEC7126"/>
    <w:rsid w:val="2C3C99FE"/>
    <w:rsid w:val="2C96B947"/>
    <w:rsid w:val="2CF7F063"/>
    <w:rsid w:val="2D8687A6"/>
    <w:rsid w:val="2DC60B6E"/>
    <w:rsid w:val="2DD65011"/>
    <w:rsid w:val="2DD6F5BF"/>
    <w:rsid w:val="2E01B9D8"/>
    <w:rsid w:val="2E3FD6A2"/>
    <w:rsid w:val="2EAB2431"/>
    <w:rsid w:val="2EE0E93C"/>
    <w:rsid w:val="2EEBED18"/>
    <w:rsid w:val="2F079773"/>
    <w:rsid w:val="2F295540"/>
    <w:rsid w:val="2F456F89"/>
    <w:rsid w:val="2F5D0D2F"/>
    <w:rsid w:val="2FA47B2B"/>
    <w:rsid w:val="300C5A9D"/>
    <w:rsid w:val="3043F148"/>
    <w:rsid w:val="304667BE"/>
    <w:rsid w:val="30A190A6"/>
    <w:rsid w:val="316A174F"/>
    <w:rsid w:val="3181EBBB"/>
    <w:rsid w:val="31A8B1E5"/>
    <w:rsid w:val="32B17A46"/>
    <w:rsid w:val="32EF893E"/>
    <w:rsid w:val="33693503"/>
    <w:rsid w:val="3393F100"/>
    <w:rsid w:val="33A39773"/>
    <w:rsid w:val="34648327"/>
    <w:rsid w:val="347A106E"/>
    <w:rsid w:val="34B0997D"/>
    <w:rsid w:val="34C03083"/>
    <w:rsid w:val="34ECFF42"/>
    <w:rsid w:val="353DD2C7"/>
    <w:rsid w:val="356192E8"/>
    <w:rsid w:val="35821FF5"/>
    <w:rsid w:val="35E48E97"/>
    <w:rsid w:val="35F3E846"/>
    <w:rsid w:val="361185F5"/>
    <w:rsid w:val="37343590"/>
    <w:rsid w:val="3761FE1E"/>
    <w:rsid w:val="3780C524"/>
    <w:rsid w:val="37832F27"/>
    <w:rsid w:val="378A284F"/>
    <w:rsid w:val="37A76205"/>
    <w:rsid w:val="37D4764B"/>
    <w:rsid w:val="38284031"/>
    <w:rsid w:val="38A80FF9"/>
    <w:rsid w:val="393B8EFE"/>
    <w:rsid w:val="39533CEF"/>
    <w:rsid w:val="39879F7D"/>
    <w:rsid w:val="39A12464"/>
    <w:rsid w:val="39D9E96A"/>
    <w:rsid w:val="3A224226"/>
    <w:rsid w:val="3A49A395"/>
    <w:rsid w:val="3A55FA4E"/>
    <w:rsid w:val="3AE4F9DF"/>
    <w:rsid w:val="3AF6906A"/>
    <w:rsid w:val="3BC18E18"/>
    <w:rsid w:val="3C00213C"/>
    <w:rsid w:val="3C073544"/>
    <w:rsid w:val="3C14170D"/>
    <w:rsid w:val="3C34E827"/>
    <w:rsid w:val="3C8A263D"/>
    <w:rsid w:val="3CBFEBDD"/>
    <w:rsid w:val="3D09A196"/>
    <w:rsid w:val="3D3ED9F1"/>
    <w:rsid w:val="3D7AE5D3"/>
    <w:rsid w:val="3DD67DE5"/>
    <w:rsid w:val="3DF9262E"/>
    <w:rsid w:val="3E6A3527"/>
    <w:rsid w:val="3E75A29E"/>
    <w:rsid w:val="3E8B9B9D"/>
    <w:rsid w:val="3EC47DDD"/>
    <w:rsid w:val="3F849E45"/>
    <w:rsid w:val="3F895B3B"/>
    <w:rsid w:val="3FC043C4"/>
    <w:rsid w:val="40106D62"/>
    <w:rsid w:val="4072A0C2"/>
    <w:rsid w:val="409A95AB"/>
    <w:rsid w:val="40F4CE3B"/>
    <w:rsid w:val="417BF0C2"/>
    <w:rsid w:val="41E3CAF7"/>
    <w:rsid w:val="41F76877"/>
    <w:rsid w:val="4220E133"/>
    <w:rsid w:val="4382EFD3"/>
    <w:rsid w:val="44288984"/>
    <w:rsid w:val="446E5E6A"/>
    <w:rsid w:val="4475D009"/>
    <w:rsid w:val="4523503C"/>
    <w:rsid w:val="455C2A45"/>
    <w:rsid w:val="45619598"/>
    <w:rsid w:val="45A8A9DA"/>
    <w:rsid w:val="4601E584"/>
    <w:rsid w:val="461B087B"/>
    <w:rsid w:val="461F4E7C"/>
    <w:rsid w:val="46A4D7F5"/>
    <w:rsid w:val="470DE96D"/>
    <w:rsid w:val="47540B56"/>
    <w:rsid w:val="4761B68C"/>
    <w:rsid w:val="477391B7"/>
    <w:rsid w:val="47A1BCFF"/>
    <w:rsid w:val="47D89D4F"/>
    <w:rsid w:val="4802B951"/>
    <w:rsid w:val="4840AAC9"/>
    <w:rsid w:val="484C1518"/>
    <w:rsid w:val="48A03C56"/>
    <w:rsid w:val="48DEFD51"/>
    <w:rsid w:val="48F1B672"/>
    <w:rsid w:val="49218ABA"/>
    <w:rsid w:val="492982B9"/>
    <w:rsid w:val="498FAE12"/>
    <w:rsid w:val="49913B98"/>
    <w:rsid w:val="4994C103"/>
    <w:rsid w:val="4AF7DBA5"/>
    <w:rsid w:val="4B580FF1"/>
    <w:rsid w:val="4BDB3F62"/>
    <w:rsid w:val="4CAB3CA9"/>
    <w:rsid w:val="4CD3201C"/>
    <w:rsid w:val="4CD8E515"/>
    <w:rsid w:val="4D739F75"/>
    <w:rsid w:val="4DA87BC7"/>
    <w:rsid w:val="4DD0F053"/>
    <w:rsid w:val="4DE8CAC2"/>
    <w:rsid w:val="4E0F7021"/>
    <w:rsid w:val="4EC13EAC"/>
    <w:rsid w:val="4F05AC4E"/>
    <w:rsid w:val="4F9BC8CC"/>
    <w:rsid w:val="4FE81E42"/>
    <w:rsid w:val="505A0A2E"/>
    <w:rsid w:val="5106F9A2"/>
    <w:rsid w:val="51271983"/>
    <w:rsid w:val="514F9C5E"/>
    <w:rsid w:val="5213E85E"/>
    <w:rsid w:val="5266810D"/>
    <w:rsid w:val="5289D578"/>
    <w:rsid w:val="52BD133E"/>
    <w:rsid w:val="52CAE342"/>
    <w:rsid w:val="52EE9A88"/>
    <w:rsid w:val="53125787"/>
    <w:rsid w:val="53D5969F"/>
    <w:rsid w:val="54B5824C"/>
    <w:rsid w:val="55103001"/>
    <w:rsid w:val="5548FE5F"/>
    <w:rsid w:val="55556A3F"/>
    <w:rsid w:val="55D4347C"/>
    <w:rsid w:val="55EE2C33"/>
    <w:rsid w:val="55F078B0"/>
    <w:rsid w:val="55F2EDB6"/>
    <w:rsid w:val="5690F48F"/>
    <w:rsid w:val="56A7D597"/>
    <w:rsid w:val="56B60245"/>
    <w:rsid w:val="570E6CC6"/>
    <w:rsid w:val="577FCDB5"/>
    <w:rsid w:val="5821BB5C"/>
    <w:rsid w:val="58747963"/>
    <w:rsid w:val="58A5F511"/>
    <w:rsid w:val="5907C549"/>
    <w:rsid w:val="590F1D4F"/>
    <w:rsid w:val="595997B1"/>
    <w:rsid w:val="5A1A0352"/>
    <w:rsid w:val="5A9FCE9E"/>
    <w:rsid w:val="5ACC2179"/>
    <w:rsid w:val="5B0F79D9"/>
    <w:rsid w:val="5B8BE680"/>
    <w:rsid w:val="5BB34E4F"/>
    <w:rsid w:val="5BB4274B"/>
    <w:rsid w:val="5BC9C7DB"/>
    <w:rsid w:val="5BEE3EE2"/>
    <w:rsid w:val="5BF4927F"/>
    <w:rsid w:val="5C47357B"/>
    <w:rsid w:val="5CB1EFF3"/>
    <w:rsid w:val="5CBCC8C4"/>
    <w:rsid w:val="5CCD99F8"/>
    <w:rsid w:val="5D1FB503"/>
    <w:rsid w:val="5D6622AF"/>
    <w:rsid w:val="5DD23038"/>
    <w:rsid w:val="5E1FF322"/>
    <w:rsid w:val="5F3B09C4"/>
    <w:rsid w:val="5F90879B"/>
    <w:rsid w:val="5F9557ED"/>
    <w:rsid w:val="5F971473"/>
    <w:rsid w:val="5FC42460"/>
    <w:rsid w:val="603BFC63"/>
    <w:rsid w:val="613EA2BE"/>
    <w:rsid w:val="615B6F44"/>
    <w:rsid w:val="621987D8"/>
    <w:rsid w:val="62505763"/>
    <w:rsid w:val="6252A16B"/>
    <w:rsid w:val="630CDF62"/>
    <w:rsid w:val="632FEE5B"/>
    <w:rsid w:val="635C05F7"/>
    <w:rsid w:val="6386F49D"/>
    <w:rsid w:val="638BF7A3"/>
    <w:rsid w:val="640FB6B1"/>
    <w:rsid w:val="641D88CE"/>
    <w:rsid w:val="645E81F0"/>
    <w:rsid w:val="646F2782"/>
    <w:rsid w:val="64B8B973"/>
    <w:rsid w:val="64B929B6"/>
    <w:rsid w:val="64D86E60"/>
    <w:rsid w:val="6522C204"/>
    <w:rsid w:val="65871F5B"/>
    <w:rsid w:val="65B1C06C"/>
    <w:rsid w:val="65BBBAE3"/>
    <w:rsid w:val="65C43CD3"/>
    <w:rsid w:val="666EC82A"/>
    <w:rsid w:val="66CFC02B"/>
    <w:rsid w:val="66DEE221"/>
    <w:rsid w:val="6722610D"/>
    <w:rsid w:val="67268CFA"/>
    <w:rsid w:val="673FEF86"/>
    <w:rsid w:val="674025BE"/>
    <w:rsid w:val="67728FA5"/>
    <w:rsid w:val="67AC5140"/>
    <w:rsid w:val="6817A2CE"/>
    <w:rsid w:val="682D37BB"/>
    <w:rsid w:val="684B6504"/>
    <w:rsid w:val="684F913B"/>
    <w:rsid w:val="68B0DC5A"/>
    <w:rsid w:val="68D0E93B"/>
    <w:rsid w:val="697ECF00"/>
    <w:rsid w:val="69A5E317"/>
    <w:rsid w:val="69B83D20"/>
    <w:rsid w:val="69D01F68"/>
    <w:rsid w:val="69F23B37"/>
    <w:rsid w:val="6A214720"/>
    <w:rsid w:val="6A46A22F"/>
    <w:rsid w:val="6A797A37"/>
    <w:rsid w:val="6AB95E0B"/>
    <w:rsid w:val="6B263097"/>
    <w:rsid w:val="6C118565"/>
    <w:rsid w:val="6C46F3F1"/>
    <w:rsid w:val="6C9C5EF2"/>
    <w:rsid w:val="6CA124A8"/>
    <w:rsid w:val="6D43219A"/>
    <w:rsid w:val="6D5B11B0"/>
    <w:rsid w:val="6D66CE21"/>
    <w:rsid w:val="6DD03D7B"/>
    <w:rsid w:val="6E1F8998"/>
    <w:rsid w:val="6E25A2DD"/>
    <w:rsid w:val="6E3A3675"/>
    <w:rsid w:val="6E64B05E"/>
    <w:rsid w:val="6F3EA92A"/>
    <w:rsid w:val="6F493DE9"/>
    <w:rsid w:val="6F6EA56F"/>
    <w:rsid w:val="6F9A46C6"/>
    <w:rsid w:val="6FDAFDCB"/>
    <w:rsid w:val="7066CA26"/>
    <w:rsid w:val="70AE5473"/>
    <w:rsid w:val="70B50DB8"/>
    <w:rsid w:val="70DBD82A"/>
    <w:rsid w:val="71178254"/>
    <w:rsid w:val="712F0F14"/>
    <w:rsid w:val="7137A9FA"/>
    <w:rsid w:val="7180A2E1"/>
    <w:rsid w:val="71C4556F"/>
    <w:rsid w:val="71C69BB1"/>
    <w:rsid w:val="71CE5636"/>
    <w:rsid w:val="7225F119"/>
    <w:rsid w:val="72314220"/>
    <w:rsid w:val="723533BA"/>
    <w:rsid w:val="73410BA5"/>
    <w:rsid w:val="7405BF29"/>
    <w:rsid w:val="75AA0F7E"/>
    <w:rsid w:val="75AB5786"/>
    <w:rsid w:val="75B14540"/>
    <w:rsid w:val="76721422"/>
    <w:rsid w:val="77867DB7"/>
    <w:rsid w:val="77AE1776"/>
    <w:rsid w:val="7833C510"/>
    <w:rsid w:val="78C5CA7C"/>
    <w:rsid w:val="78EC4211"/>
    <w:rsid w:val="7945F2AD"/>
    <w:rsid w:val="79492AD0"/>
    <w:rsid w:val="79980132"/>
    <w:rsid w:val="79A8B7A5"/>
    <w:rsid w:val="79E63FF5"/>
    <w:rsid w:val="7A2A7323"/>
    <w:rsid w:val="7AC41C03"/>
    <w:rsid w:val="7B867B59"/>
    <w:rsid w:val="7BBD528E"/>
    <w:rsid w:val="7BE92057"/>
    <w:rsid w:val="7BFE41D9"/>
    <w:rsid w:val="7D23642B"/>
    <w:rsid w:val="7D2B364C"/>
    <w:rsid w:val="7DB83369"/>
    <w:rsid w:val="7E4F587C"/>
    <w:rsid w:val="7E5C9729"/>
    <w:rsid w:val="7E8B62E8"/>
    <w:rsid w:val="7EED2FAF"/>
    <w:rsid w:val="7EFBC7B3"/>
    <w:rsid w:val="7F24BC6A"/>
    <w:rsid w:val="7FAFBA1C"/>
    <w:rsid w:val="7FF95C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E2E3"/>
  <w15:chartTrackingRefBased/>
  <w15:docId w15:val="{C5C448A4-FFEC-4782-89A9-29D09741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9CC7249"/>
    <w:rPr>
      <w:lang w:val="es-CO"/>
    </w:rPr>
  </w:style>
  <w:style w:type="paragraph" w:styleId="Heading1">
    <w:name w:val="Heading 1"/>
    <w:basedOn w:val="Normal"/>
    <w:next w:val="Normal"/>
    <w:link w:val="Heading1Char"/>
    <w:uiPriority w:val="9"/>
    <w:qFormat/>
    <w:rsid w:val="29CC7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9CC7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C61"/>
    <w:rPr>
      <w:rFonts w:asciiTheme="majorHAnsi" w:eastAsiaTheme="majorEastAsia" w:hAnsiTheme="majorHAnsi" w:cstheme="majorBidi"/>
      <w:color w:val="0F4761" w:themeColor="accent1" w:themeShade="BF"/>
      <w:sz w:val="40"/>
      <w:szCs w:val="40"/>
      <w:lang w:val="es-CO"/>
    </w:rPr>
  </w:style>
  <w:style w:type="character" w:customStyle="1" w:styleId="Heading2Char">
    <w:name w:val="Heading 2 Char"/>
    <w:basedOn w:val="DefaultParagraphFont"/>
    <w:link w:val="Heading2"/>
    <w:uiPriority w:val="9"/>
    <w:rsid w:val="00290C61"/>
    <w:rPr>
      <w:rFonts w:asciiTheme="majorHAnsi" w:eastAsiaTheme="majorEastAsia" w:hAnsiTheme="majorHAnsi" w:cstheme="majorBidi"/>
      <w:color w:val="0F4761" w:themeColor="accent1" w:themeShade="BF"/>
      <w:sz w:val="32"/>
      <w:szCs w:val="32"/>
      <w:lang w:val="es-CO"/>
    </w:rPr>
  </w:style>
  <w:style w:type="paragraph" w:styleId="ListParagraph">
    <w:name w:val="List Paragraph"/>
    <w:basedOn w:val="Normal"/>
    <w:uiPriority w:val="34"/>
    <w:qFormat/>
    <w:rsid w:val="29CC7249"/>
    <w:pPr>
      <w:ind w:left="720"/>
      <w:contextualSpacing/>
    </w:pPr>
  </w:style>
  <w:style w:type="character" w:styleId="Hyperlink">
    <w:name w:val="Hyperlink"/>
    <w:basedOn w:val="DefaultParagraphFont"/>
    <w:uiPriority w:val="99"/>
    <w:unhideWhenUsed/>
    <w:rsid w:val="29CC724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4E3B04"/>
    <w:pPr>
      <w:spacing w:after="0" w:line="240" w:lineRule="auto"/>
    </w:pPr>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16265</Words>
  <Characters>89459</Characters>
  <Application>Microsoft Office Word</Application>
  <DocSecurity>0</DocSecurity>
  <Lines>745</Lines>
  <Paragraphs>211</Paragraphs>
  <ScaleCrop>false</ScaleCrop>
  <Company/>
  <LinksUpToDate>false</LinksUpToDate>
  <CharactersWithSpaces>105513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Amaya Ramos</dc:creator>
  <cp:keywords/>
  <dc:description/>
  <cp:lastModifiedBy>Carolina Ujueta Ricardo</cp:lastModifiedBy>
  <cp:revision>2</cp:revision>
  <dcterms:created xsi:type="dcterms:W3CDTF">2026-10-18T15:38:00Z</dcterms:created>
  <dcterms:modified xsi:type="dcterms:W3CDTF">2026-10-18T15:38:00Z</dcterms:modified>
</cp:coreProperties>
</file>