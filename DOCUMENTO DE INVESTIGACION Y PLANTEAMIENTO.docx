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82D37BB" w:rsidP="29CC7249" w:rsidRDefault="682D37BB" w14:paraId="69E00AF5" w14:textId="5F6D6115">
      <w:pPr>
        <w:spacing w:line="278" w:lineRule="auto"/>
        <w:jc w:val="center"/>
      </w:pPr>
      <w:r w:rsidRPr="4601E584" w:rsidR="144E7801">
        <w:rPr>
          <w:rFonts w:ascii="Times New Roman" w:hAnsi="Times New Roman" w:eastAsia="Times New Roman" w:cs="Times New Roman"/>
          <w:b w:val="1"/>
          <w:bCs w:val="1"/>
        </w:rPr>
        <w:t>CreativIA</w:t>
      </w:r>
      <w:r w:rsidRPr="4601E584" w:rsidR="144E7801">
        <w:rPr>
          <w:rFonts w:ascii="Times New Roman" w:hAnsi="Times New Roman" w:eastAsia="Times New Roman" w:cs="Times New Roman"/>
          <w:b w:val="1"/>
          <w:bCs w:val="1"/>
        </w:rPr>
        <w:t>: RADAR DE CONTENIDO</w:t>
      </w:r>
    </w:p>
    <w:p w:rsidR="6F9A46C6" w:rsidP="4601E584" w:rsidRDefault="6F9A46C6" w14:paraId="17977112" w14:textId="5B390155">
      <w:pPr>
        <w:pStyle w:val="Normal"/>
        <w:suppressLineNumbers w:val="0"/>
        <w:bidi w:val="0"/>
        <w:spacing w:before="0" w:beforeAutospacing="off" w:after="160" w:afterAutospacing="off" w:line="278" w:lineRule="auto"/>
        <w:ind w:left="0" w:right="0"/>
        <w:jc w:val="center"/>
      </w:pPr>
      <w:r w:rsidRPr="4601E584" w:rsidR="6F9A46C6">
        <w:rPr>
          <w:rFonts w:ascii="Times New Roman" w:hAnsi="Times New Roman" w:eastAsia="Times New Roman" w:cs="Times New Roman"/>
          <w:b w:val="1"/>
          <w:bCs w:val="1"/>
        </w:rPr>
        <w:t>DOCUMENTO DE INVESTIGACIÓN</w:t>
      </w:r>
      <w:r w:rsidRPr="4601E584" w:rsidR="6D43219A">
        <w:rPr>
          <w:rFonts w:ascii="Times New Roman" w:hAnsi="Times New Roman" w:eastAsia="Times New Roman" w:cs="Times New Roman"/>
          <w:b w:val="1"/>
          <w:bCs w:val="1"/>
        </w:rPr>
        <w:t xml:space="preserve"> Y </w:t>
      </w:r>
      <w:r w:rsidRPr="4601E584" w:rsidR="5213E85E">
        <w:rPr>
          <w:rFonts w:ascii="Times New Roman" w:hAnsi="Times New Roman" w:eastAsia="Times New Roman" w:cs="Times New Roman"/>
          <w:b w:val="1"/>
          <w:bCs w:val="1"/>
        </w:rPr>
        <w:t>PLANTEAMIENTO</w:t>
      </w:r>
    </w:p>
    <w:p w:rsidR="682D37BB" w:rsidP="29CC7249" w:rsidRDefault="682D37BB" w14:paraId="37F64733" w14:textId="3B090D39">
      <w:pPr>
        <w:spacing w:line="278" w:lineRule="auto"/>
        <w:jc w:val="center"/>
      </w:pPr>
      <w:r w:rsidRPr="4601E584" w:rsidR="144E7801">
        <w:rPr>
          <w:rFonts w:ascii="Times New Roman" w:hAnsi="Times New Roman" w:eastAsia="Times New Roman" w:cs="Times New Roman"/>
          <w:b w:val="1"/>
          <w:bCs w:val="1"/>
        </w:rPr>
        <w:t>Por: Mariana Amaya Ramos, Valentina Garzón Peña y Carolina Ujueta Ricardo</w:t>
      </w:r>
    </w:p>
    <w:p w:rsidR="4601E584" w:rsidP="4601E584" w:rsidRDefault="4601E584" w14:paraId="165A748C" w14:textId="6E082714">
      <w:pPr>
        <w:spacing w:line="278" w:lineRule="auto"/>
        <w:jc w:val="center"/>
        <w:rPr>
          <w:rFonts w:ascii="Times New Roman" w:hAnsi="Times New Roman" w:eastAsia="Times New Roman" w:cs="Times New Roman"/>
          <w:b w:val="1"/>
          <w:bCs w:val="1"/>
        </w:rPr>
      </w:pPr>
    </w:p>
    <w:p w:rsidR="682D37BB" w:rsidP="4601E584" w:rsidRDefault="682D37BB" w14:paraId="6CEF4072" w14:textId="32F02870">
      <w:pPr>
        <w:spacing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RESUMEN</w:t>
      </w:r>
    </w:p>
    <w:p w:rsidR="682D37BB" w:rsidP="29CC7249" w:rsidRDefault="682D37BB" w14:paraId="75F8447E" w14:textId="41503F64">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El presente proyecto aborda el desafío de identificar tendencias emergentes en redes sociales de manera confiable y a bajo costo, con el propósito de mejorar la planificación de contenidos de 30X, una escuela de negocios dirigida a emprendedores y líderes empresariales en Latinoamérica. Ante los elevados costos de las herramientas de monitoreo, las restricciones de acceso a información pública y la dificultad para interpretar el rendimiento de las publicaciones, se desarrolla </w:t>
      </w:r>
      <w:r w:rsidRPr="4601E584" w:rsidR="144E7801">
        <w:rPr>
          <w:rFonts w:ascii="Times New Roman" w:hAnsi="Times New Roman" w:eastAsia="Times New Roman" w:cs="Times New Roman"/>
        </w:rPr>
        <w:t>CreativIA</w:t>
      </w:r>
      <w:r w:rsidRPr="4601E584" w:rsidR="144E7801">
        <w:rPr>
          <w:rFonts w:ascii="Times New Roman" w:hAnsi="Times New Roman" w:eastAsia="Times New Roman" w:cs="Times New Roman"/>
        </w:rPr>
        <w:t>: Radar de contenido, un prototipo que integra información de fuentes públicas como Bluesky, Hacker News, Google News y YouTube, complementada con el ingreso asistido de publicaciones de otras plataformas. Mediante técnicas de análisis de datos y modelos de inteligencia artificial, el sistema clasifica contenidos según su temática, gancho y formato, analiza indicadores de interacción y crecimiento, identifica patrones asociados al rendimiento y prioriza oportunidades según su relevancia para la audiencia. Finalmente, genera recomendaciones editoriales orientadas a facilitar la toma de decisiones sobre qué contenidos producir, buscando ofrecer una alternativa económica y automatizada que respete las restricciones de acceso y privacidad de las plataformas digitales.</w:t>
      </w:r>
    </w:p>
    <w:p w:rsidR="682D37BB" w:rsidP="29CC7249" w:rsidRDefault="682D37BB" w14:paraId="4F450FF8" w14:textId="064AE786">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Palabras clave:</w:t>
      </w:r>
      <w:r w:rsidRPr="4601E584" w:rsidR="144E7801">
        <w:rPr>
          <w:rFonts w:ascii="Times New Roman" w:hAnsi="Times New Roman" w:eastAsia="Times New Roman" w:cs="Times New Roman"/>
        </w:rPr>
        <w:t xml:space="preserve"> inteligencia artificial, detección de tendencias, análisis de contenido, redes sociales, inteligencia de medios, automatización editorial.</w:t>
      </w:r>
    </w:p>
    <w:p w:rsidR="682D37BB" w:rsidP="29CC7249" w:rsidRDefault="682D37BB" w14:paraId="19C0E8D2" w14:textId="0B17A3BD">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INTRODUCCIÓN</w:t>
      </w:r>
    </w:p>
    <w:p w:rsidR="682D37BB" w:rsidP="29CC7249" w:rsidRDefault="682D37BB" w14:paraId="3586B72A" w14:textId="2995FFCA">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En un entorno digital caracterizado por la constante generación de contenido y la rápida evolución de las tendencias, identificar oportunamente qué temas están ganando relevancia se ha convertido en un desafío para los equipos de comunicación y medios. Aunque existen herramientas que permiten monitorear publicaciones e interacciones en redes sociales, sus costos, las restricciones de acceso a la información y la dificultad para interpretar los factores asociados al éxito de los contenidos limitan su utilidad para la toma de decisiones editoriales.</w:t>
      </w:r>
    </w:p>
    <w:p w:rsidR="682D37BB" w:rsidP="29CC7249" w:rsidRDefault="682D37BB" w14:paraId="2342B4CF" w14:textId="29714DF7">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En este contexto, 30X, una escuela de negocios enfocada en el desarrollo de emprendedores y líderes empresariales en </w:t>
      </w:r>
      <w:r w:rsidRPr="4601E584" w:rsidR="144E7801">
        <w:rPr>
          <w:rFonts w:ascii="Times New Roman" w:hAnsi="Times New Roman" w:eastAsia="Times New Roman" w:cs="Times New Roman"/>
        </w:rPr>
        <w:t>Latinoamérica,</w:t>
      </w:r>
      <w:r w:rsidRPr="4601E584" w:rsidR="144E7801">
        <w:rPr>
          <w:rFonts w:ascii="Times New Roman" w:hAnsi="Times New Roman" w:eastAsia="Times New Roman" w:cs="Times New Roman"/>
        </w:rPr>
        <w:t xml:space="preserve"> enfrenta el reto de identificar tendencias emergentes relacionadas con inteligencia artificial, comprender qué características favorecen el rendimiento de las publicaciones y determinar su relevancia para una audiencia específica. Esta necesidad cobra mayor importancia ante la expansión de la organización hacia nuevos mercados y la búsqueda de alternativas que reduzcan los costos y la dependencia de herramientas externas.</w:t>
      </w:r>
    </w:p>
    <w:p w:rsidR="682D37BB" w:rsidP="29CC7249" w:rsidRDefault="682D37BB" w14:paraId="7345C747" w14:textId="02758C1A">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Como respuesta a esta problemática, se desarrolla </w:t>
      </w:r>
      <w:r w:rsidRPr="4601E584" w:rsidR="144E7801">
        <w:rPr>
          <w:rFonts w:ascii="Times New Roman" w:hAnsi="Times New Roman" w:eastAsia="Times New Roman" w:cs="Times New Roman"/>
        </w:rPr>
        <w:t>CreativIA</w:t>
      </w:r>
      <w:r w:rsidRPr="4601E584" w:rsidR="144E7801">
        <w:rPr>
          <w:rFonts w:ascii="Times New Roman" w:hAnsi="Times New Roman" w:eastAsia="Times New Roman" w:cs="Times New Roman"/>
        </w:rPr>
        <w:t>: Radar de contenido, un prototipo que combina fuentes públicas de información, técnicas de análisis de datos y modelos de inteligencia artificial para clasificar publicaciones, identificar señales de crecimiento, analizar patrones de interacción y priorizar oportunidades de contenido. El sistema integra información de fuentes abiertas como Bluesky, Hacker News, Google News y YouTube, y contempla el ingreso asistido de publicaciones de otras plataformas, respetando las restricciones de acceso y privacidad. A partir de estos datos, genera recomendaciones editoriales orientadas a facilitar la planificación de contenidos relevantes para la audiencia de 30X.</w:t>
      </w:r>
    </w:p>
    <w:p w:rsidR="682D37BB" w:rsidP="29CC7249" w:rsidRDefault="682D37BB" w14:paraId="522B778B" w14:textId="4A5F5F1F">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MARCO TEÓRICO</w:t>
      </w:r>
    </w:p>
    <w:p w:rsidR="682D37BB" w:rsidP="4601E584" w:rsidRDefault="682D37BB" w14:paraId="6C755DB5" w14:textId="76747649">
      <w:pPr>
        <w:spacing w:after="0" w:line="278" w:lineRule="auto"/>
        <w:ind w:left="720"/>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 xml:space="preserve"> </w:t>
      </w:r>
    </w:p>
    <w:p w:rsidR="682D37BB" w:rsidP="29CC7249" w:rsidRDefault="682D37BB" w14:paraId="185DC658" w14:textId="682B2FA0">
      <w:pPr>
        <w:pStyle w:val="ListParagraph"/>
        <w:numPr>
          <w:ilvl w:val="0"/>
          <w:numId w:val="37"/>
        </w:numPr>
        <w:spacing w:after="0" w:line="276"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Acceso a la información</w:t>
      </w:r>
    </w:p>
    <w:p w:rsidR="682D37BB" w:rsidP="29CC7249" w:rsidRDefault="682D37BB" w14:paraId="10119EE6" w14:textId="05CDA1F4">
      <w:pPr>
        <w:spacing w:line="276"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El acceso a contenido público de YouTube, Instagram, Tiktok y LinkedIn desde Colombia es muy desigual entre plataformas. YouTube es la única que ofrece una vía oficial, gratuita y automatizable para consultar contenido de terceros sin trámites especiales. En las otras tres, el acceso a contenido de terceros es restringido o inexistente, por lo que el diseño debe combinar una fuente automática con mecanismos asistidos por personas. Todas las vías que se describen a continuación se limitan a contenido público y excluyen datos personales (Esto respondiendo a las restricciones del reto). </w:t>
      </w:r>
    </w:p>
    <w:p w:rsidR="682D37BB" w:rsidP="29CC7249" w:rsidRDefault="682D37BB" w14:paraId="64789832" w14:textId="4CC8079A">
      <w:pPr>
        <w:pStyle w:val="ListParagraph"/>
        <w:numPr>
          <w:ilvl w:val="0"/>
          <w:numId w:val="36"/>
        </w:numPr>
        <w:spacing w:after="0" w:line="276"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Youtube</w:t>
      </w:r>
      <w:r w:rsidRPr="4601E584" w:rsidR="144E7801">
        <w:rPr>
          <w:rFonts w:ascii="Times New Roman" w:hAnsi="Times New Roman" w:eastAsia="Times New Roman" w:cs="Times New Roman"/>
        </w:rPr>
        <w:t xml:space="preserve">: La vía principal es </w:t>
      </w:r>
      <w:r w:rsidRPr="4601E584" w:rsidR="144E7801">
        <w:rPr>
          <w:rFonts w:ascii="Times New Roman" w:hAnsi="Times New Roman" w:eastAsia="Times New Roman" w:cs="Times New Roman"/>
        </w:rPr>
        <w:t>Youtube</w:t>
      </w:r>
      <w:r w:rsidRPr="4601E584" w:rsidR="144E7801">
        <w:rPr>
          <w:rFonts w:ascii="Times New Roman" w:hAnsi="Times New Roman" w:eastAsia="Times New Roman" w:cs="Times New Roman"/>
        </w:rPr>
        <w:t xml:space="preserve"> Data API v3, que permite consultar metadatos, vistas, </w:t>
      </w:r>
      <w:r w:rsidRPr="4601E584" w:rsidR="144E7801">
        <w:rPr>
          <w:rFonts w:ascii="Times New Roman" w:hAnsi="Times New Roman" w:eastAsia="Times New Roman" w:cs="Times New Roman"/>
        </w:rPr>
        <w:t>likes</w:t>
      </w:r>
      <w:r w:rsidRPr="4601E584" w:rsidR="144E7801">
        <w:rPr>
          <w:rFonts w:ascii="Times New Roman" w:hAnsi="Times New Roman" w:eastAsia="Times New Roman" w:cs="Times New Roman"/>
        </w:rPr>
        <w:t xml:space="preserve"> y comentarios de videos y canales público. Por defecto, cada proyecto dispone de 10.000 unidades diarias para la mayoría de los </w:t>
      </w:r>
      <w:r w:rsidRPr="4601E584" w:rsidR="144E7801">
        <w:rPr>
          <w:rFonts w:ascii="Times New Roman" w:hAnsi="Times New Roman" w:eastAsia="Times New Roman" w:cs="Times New Roman"/>
        </w:rPr>
        <w:t>endpoints</w:t>
      </w:r>
      <w:r w:rsidRPr="4601E584" w:rsidR="144E7801">
        <w:rPr>
          <w:rFonts w:ascii="Times New Roman" w:hAnsi="Times New Roman" w:eastAsia="Times New Roman" w:cs="Times New Roman"/>
        </w:rPr>
        <w:t xml:space="preserve"> y de un cupo separado de 100 llamadas diarias a la búsqueda por palabra clave (</w:t>
      </w:r>
      <w:r w:rsidRPr="4601E584" w:rsidR="144E7801">
        <w:rPr>
          <w:rFonts w:ascii="Times New Roman" w:hAnsi="Times New Roman" w:eastAsia="Times New Roman" w:cs="Times New Roman"/>
        </w:rPr>
        <w:t>Search.list</w:t>
      </w:r>
      <w:r w:rsidRPr="4601E584" w:rsidR="144E7801">
        <w:rPr>
          <w:rFonts w:ascii="Times New Roman" w:hAnsi="Times New Roman" w:eastAsia="Times New Roman" w:cs="Times New Roman"/>
        </w:rPr>
        <w:t xml:space="preserve">), la mayoría de las lecturas de videos, canales y listas de reproducción cuesta una unidad. (Google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f.-c)  </w:t>
      </w:r>
    </w:p>
    <w:p w:rsidR="682D37BB" w:rsidP="29CC7249" w:rsidRDefault="682D37BB" w14:paraId="17C2EBA2" w14:textId="49CE285F">
      <w:pPr>
        <w:spacing w:line="276"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Por lo anterior, conviene descubrir canales con búsquedas ocasionales y monitorearlos después con consultas a sus listas de reproducción de subidas, que es lo que la documentación recomienda en lugar de la búsqueda para obtener los videos recientes de un canal. (Google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s. f.-b)</w:t>
      </w:r>
    </w:p>
    <w:p w:rsidR="682D37BB" w:rsidP="29CC7249" w:rsidRDefault="682D37BB" w14:paraId="1060ED50" w14:textId="25FA5242">
      <w:pPr>
        <w:spacing w:line="276"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La API permite filtrar los resultados por región y por idioma (Google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f.-b). Como complemento sin costo de cuota, cada canal expone un </w:t>
      </w:r>
      <w:r w:rsidRPr="4601E584" w:rsidR="144E7801">
        <w:rPr>
          <w:rFonts w:ascii="Times New Roman" w:hAnsi="Times New Roman" w:eastAsia="Times New Roman" w:cs="Times New Roman"/>
        </w:rPr>
        <w:t>feed</w:t>
      </w:r>
      <w:r w:rsidRPr="4601E584" w:rsidR="144E7801">
        <w:rPr>
          <w:rFonts w:ascii="Times New Roman" w:hAnsi="Times New Roman" w:eastAsia="Times New Roman" w:cs="Times New Roman"/>
        </w:rPr>
        <w:t xml:space="preserve"> RSS (</w:t>
      </w:r>
      <w:r w:rsidRPr="4601E584" w:rsidR="144E7801">
        <w:rPr>
          <w:rFonts w:ascii="Times New Roman" w:hAnsi="Times New Roman" w:eastAsia="Times New Roman" w:cs="Times New Roman"/>
        </w:rPr>
        <w:t>Really</w:t>
      </w:r>
      <w:r w:rsidRPr="4601E584" w:rsidR="144E7801">
        <w:rPr>
          <w:rFonts w:ascii="Times New Roman" w:hAnsi="Times New Roman" w:eastAsia="Times New Roman" w:cs="Times New Roman"/>
        </w:rPr>
        <w:t xml:space="preserve"> Simple </w:t>
      </w:r>
      <w:r w:rsidRPr="4601E584" w:rsidR="144E7801">
        <w:rPr>
          <w:rFonts w:ascii="Times New Roman" w:hAnsi="Times New Roman" w:eastAsia="Times New Roman" w:cs="Times New Roman"/>
        </w:rPr>
        <w:t>Syndication</w:t>
      </w:r>
      <w:r w:rsidRPr="4601E584" w:rsidR="144E7801">
        <w:rPr>
          <w:rFonts w:ascii="Times New Roman" w:hAnsi="Times New Roman" w:eastAsia="Times New Roman" w:cs="Times New Roman"/>
        </w:rPr>
        <w:t xml:space="preserve"> es un archivo en formato XML para que otros programas puedan leerlos sin entrar a la página) con sus videos más recientes, el servicio </w:t>
      </w:r>
      <w:r w:rsidRPr="4601E584" w:rsidR="144E7801">
        <w:rPr>
          <w:rFonts w:ascii="Times New Roman" w:hAnsi="Times New Roman" w:eastAsia="Times New Roman" w:cs="Times New Roman"/>
        </w:rPr>
        <w:t>oEmbed</w:t>
      </w:r>
      <w:r w:rsidRPr="4601E584" w:rsidR="144E7801">
        <w:rPr>
          <w:rFonts w:ascii="Times New Roman" w:hAnsi="Times New Roman" w:eastAsia="Times New Roman" w:cs="Times New Roman"/>
        </w:rPr>
        <w:t xml:space="preserve"> entrega datos básicos en un enlace público y el listado de videos populares por país permite ver tendencias generales. Si se necesita más cuota que la asignada por defecto se debe completar primero una auditoría de cumplimiento de los términos de servicio de las </w:t>
      </w:r>
      <w:r w:rsidRPr="4601E584" w:rsidR="144E7801">
        <w:rPr>
          <w:rFonts w:ascii="Times New Roman" w:hAnsi="Times New Roman" w:eastAsia="Times New Roman" w:cs="Times New Roman"/>
        </w:rPr>
        <w:t>APIs</w:t>
      </w:r>
      <w:r w:rsidRPr="4601E584" w:rsidR="144E7801">
        <w:rPr>
          <w:rFonts w:ascii="Times New Roman" w:hAnsi="Times New Roman" w:eastAsia="Times New Roman" w:cs="Times New Roman"/>
        </w:rPr>
        <w:t xml:space="preserve"> de </w:t>
      </w:r>
      <w:r w:rsidRPr="4601E584" w:rsidR="144E7801">
        <w:rPr>
          <w:rFonts w:ascii="Times New Roman" w:hAnsi="Times New Roman" w:eastAsia="Times New Roman" w:cs="Times New Roman"/>
        </w:rPr>
        <w:t>Youtube</w:t>
      </w:r>
      <w:r w:rsidRPr="4601E584" w:rsidR="144E7801">
        <w:rPr>
          <w:rFonts w:ascii="Times New Roman" w:hAnsi="Times New Roman" w:eastAsia="Times New Roman" w:cs="Times New Roman"/>
        </w:rPr>
        <w:t xml:space="preserve"> mediante el formulario oficial. (Google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s. f.-a)</w:t>
      </w:r>
    </w:p>
    <w:p w:rsidR="682D37BB" w:rsidP="29CC7249" w:rsidRDefault="682D37BB" w14:paraId="2A59E411" w14:textId="65AD0480">
      <w:pPr>
        <w:pStyle w:val="ListParagraph"/>
        <w:numPr>
          <w:ilvl w:val="0"/>
          <w:numId w:val="35"/>
        </w:numPr>
        <w:spacing w:after="0" w:line="276"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Instagram: La API de Meta funciona con cuentas profesionales (de negocio o de creador). Permite obtener métricas e </w:t>
      </w:r>
      <w:r w:rsidRPr="4601E584" w:rsidR="144E7801">
        <w:rPr>
          <w:rFonts w:ascii="Times New Roman" w:hAnsi="Times New Roman" w:eastAsia="Times New Roman" w:cs="Times New Roman"/>
        </w:rPr>
        <w:t>insights</w:t>
      </w:r>
      <w:r w:rsidRPr="4601E584" w:rsidR="144E7801">
        <w:rPr>
          <w:rFonts w:ascii="Times New Roman" w:hAnsi="Times New Roman" w:eastAsia="Times New Roman" w:cs="Times New Roman"/>
        </w:rPr>
        <w:t xml:space="preserve"> de las cuentas propias, aunque algunas métricas no están disponibles para cuentas con menos de 100 seguidores (Meta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s. f.-d).</w:t>
      </w:r>
    </w:p>
    <w:p w:rsidR="682D37BB" w:rsidP="29CC7249" w:rsidRDefault="682D37BB" w14:paraId="7C2BABA1" w14:textId="26CA1196">
      <w:pPr>
        <w:spacing w:line="276"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Para cuentas de terceros existen dos funciones con restricciones: Business Discovery, que devuelve metadatos y métricas básicas de otras cuentas profesionales de Instagram (Meta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f.-c), y la búsqueda por hashtag, que permite consultar un máximo de 30 en una ventana móvil de 7 días, exige lo mismo (Una cuenta de negocio o de creador) (Meta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f.-e). Ambas requieren registrar una aplicación de Meta (Meta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f.-f). La meta Content Library, que ofrece un archivo amplio de contenido público de Instagram y Facebook, no es una opción viable para este proyecto: Meta acepta solicitudes de investigadores de todo el mundo, siempre que cumplan los requisitos (Meta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f.-a), pero exige afiliación con una universidad y organización sin ánimo de lucro dedicada a la investigación (Meta </w:t>
      </w:r>
      <w:r w:rsidRPr="4601E584" w:rsidR="144E7801">
        <w:rPr>
          <w:rFonts w:ascii="Times New Roman" w:hAnsi="Times New Roman" w:eastAsia="Times New Roman" w:cs="Times New Roman"/>
        </w:rPr>
        <w:t>Transparency</w:t>
      </w:r>
      <w:r w:rsidRPr="4601E584" w:rsidR="144E7801">
        <w:rPr>
          <w:rFonts w:ascii="Times New Roman" w:hAnsi="Times New Roman" w:eastAsia="Times New Roman" w:cs="Times New Roman"/>
        </w:rPr>
        <w:t xml:space="preserve"> Center, 2026). Las vías complementarias sin permisos especiales son el ingreso asistido de publicaciones y métricas visibles de cuentas de referencia </w:t>
      </w:r>
    </w:p>
    <w:p w:rsidR="682D37BB" w:rsidP="29CC7249" w:rsidRDefault="682D37BB" w14:paraId="78066D5D" w14:textId="038CF98C">
      <w:pPr>
        <w:pStyle w:val="ListParagraph"/>
        <w:numPr>
          <w:ilvl w:val="0"/>
          <w:numId w:val="34"/>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Tiktok: La </w:t>
      </w:r>
      <w:r w:rsidRPr="4601E584" w:rsidR="144E7801">
        <w:rPr>
          <w:rFonts w:ascii="Times New Roman" w:hAnsi="Times New Roman" w:eastAsia="Times New Roman" w:cs="Times New Roman"/>
          <w:lang w:val="es-ES"/>
        </w:rPr>
        <w:t>Research</w:t>
      </w:r>
      <w:r w:rsidRPr="4601E584" w:rsidR="144E7801">
        <w:rPr>
          <w:rFonts w:ascii="Times New Roman" w:hAnsi="Times New Roman" w:eastAsia="Times New Roman" w:cs="Times New Roman"/>
          <w:lang w:val="es-ES"/>
        </w:rPr>
        <w:t xml:space="preserve"> API ofrece metadatos de videos públicos, comentarios y perfiles, pero según la documentación oficial está dirigida a investigadores de universidades sin ánimo de lucro de Estados Unidos y Europa (TikTok </w:t>
      </w:r>
      <w:r w:rsidRPr="4601E584" w:rsidR="144E7801">
        <w:rPr>
          <w:rFonts w:ascii="Times New Roman" w:hAnsi="Times New Roman" w:eastAsia="Times New Roman" w:cs="Times New Roman"/>
          <w:lang w:val="es-ES"/>
        </w:rPr>
        <w:t>for</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Developers</w:t>
      </w:r>
      <w:r w:rsidRPr="4601E584" w:rsidR="144E7801">
        <w:rPr>
          <w:rFonts w:ascii="Times New Roman" w:hAnsi="Times New Roman" w:eastAsia="Times New Roman" w:cs="Times New Roman"/>
          <w:lang w:val="es-ES"/>
        </w:rPr>
        <w:t xml:space="preserve">, s. f.-b), requiere cumplir criterios de elegibilidad y tener un proyecto de investigación específico aprobado (una cuenta de desarrollador no basta) (TikTok </w:t>
      </w:r>
      <w:r w:rsidRPr="4601E584" w:rsidR="144E7801">
        <w:rPr>
          <w:rFonts w:ascii="Times New Roman" w:hAnsi="Times New Roman" w:eastAsia="Times New Roman" w:cs="Times New Roman"/>
          <w:lang w:val="es-ES"/>
        </w:rPr>
        <w:t>for</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Developers</w:t>
      </w:r>
      <w:r w:rsidRPr="4601E584" w:rsidR="144E7801">
        <w:rPr>
          <w:rFonts w:ascii="Times New Roman" w:hAnsi="Times New Roman" w:eastAsia="Times New Roman" w:cs="Times New Roman"/>
          <w:lang w:val="es-ES"/>
        </w:rPr>
        <w:t xml:space="preserve">, s. f.-a) y a la fecha de esta consulta, no hay confirmación de que cubra a Colombia, pues TikTok solo indica que espera ampliar la elegibilidad a otras regiones (TikTok </w:t>
      </w:r>
      <w:r w:rsidRPr="4601E584" w:rsidR="144E7801">
        <w:rPr>
          <w:rFonts w:ascii="Times New Roman" w:hAnsi="Times New Roman" w:eastAsia="Times New Roman" w:cs="Times New Roman"/>
          <w:lang w:val="es-ES"/>
        </w:rPr>
        <w:t>for</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Developers</w:t>
      </w:r>
      <w:r w:rsidRPr="4601E584" w:rsidR="144E7801">
        <w:rPr>
          <w:rFonts w:ascii="Times New Roman" w:hAnsi="Times New Roman" w:eastAsia="Times New Roman" w:cs="Times New Roman"/>
          <w:lang w:val="es-ES"/>
        </w:rPr>
        <w:t>, s. f.-a), por eso no se considera viable para este proyecto.</w:t>
      </w:r>
    </w:p>
    <w:p w:rsidR="29CC7249" w:rsidP="29CC7249" w:rsidRDefault="29CC7249" w14:paraId="5F08240B" w14:textId="00DBF01E">
      <w:pPr>
        <w:pStyle w:val="ListParagraph"/>
        <w:spacing w:after="0" w:line="276" w:lineRule="auto"/>
        <w:ind w:hanging="360"/>
        <w:jc w:val="both"/>
        <w:rPr>
          <w:rFonts w:ascii="Times New Roman" w:hAnsi="Times New Roman" w:eastAsia="Times New Roman" w:cs="Times New Roman"/>
          <w:lang w:val="es-ES"/>
        </w:rPr>
      </w:pPr>
    </w:p>
    <w:p w:rsidR="682D37BB" w:rsidP="29CC7249" w:rsidRDefault="682D37BB" w14:paraId="1003FF9D" w14:textId="21236133">
      <w:pPr>
        <w:pStyle w:val="ListParagraph"/>
        <w:numPr>
          <w:ilvl w:val="0"/>
          <w:numId w:val="33"/>
        </w:numPr>
        <w:spacing w:after="0" w:line="276"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LinkedIn: LinkedIn no permite el uso de software de terceros, como rastreadores, </w:t>
      </w:r>
      <w:r w:rsidRPr="4601E584" w:rsidR="144E7801">
        <w:rPr>
          <w:rFonts w:ascii="Times New Roman" w:hAnsi="Times New Roman" w:eastAsia="Times New Roman" w:cs="Times New Roman"/>
        </w:rPr>
        <w:t>bots</w:t>
      </w:r>
      <w:r w:rsidRPr="4601E584" w:rsidR="144E7801">
        <w:rPr>
          <w:rFonts w:ascii="Times New Roman" w:hAnsi="Times New Roman" w:eastAsia="Times New Roman" w:cs="Times New Roman"/>
        </w:rPr>
        <w:t xml:space="preserve">, extensiones o complementos del navegador, que extraigan datos, modifiquen el sitio o automaticen actividad, lo considera una violación de su Acuerdo de Usuario (sección 8.2) y declara que trabaja en medidas técnicas contra el </w:t>
      </w:r>
      <w:r w:rsidRPr="4601E584" w:rsidR="144E7801">
        <w:rPr>
          <w:rFonts w:ascii="Times New Roman" w:hAnsi="Times New Roman" w:eastAsia="Times New Roman" w:cs="Times New Roman"/>
        </w:rPr>
        <w:t>scraping</w:t>
      </w:r>
      <w:r w:rsidRPr="4601E584" w:rsidR="144E7801">
        <w:rPr>
          <w:rFonts w:ascii="Times New Roman" w:hAnsi="Times New Roman" w:eastAsia="Times New Roman" w:cs="Times New Roman"/>
        </w:rPr>
        <w:t xml:space="preserve"> (LinkedIn Help, s. f.); por eso se excluyen las extensiones, los </w:t>
      </w:r>
      <w:r w:rsidRPr="4601E584" w:rsidR="144E7801">
        <w:rPr>
          <w:rFonts w:ascii="Times New Roman" w:hAnsi="Times New Roman" w:eastAsia="Times New Roman" w:cs="Times New Roman"/>
        </w:rPr>
        <w:t>bots</w:t>
      </w:r>
      <w:r w:rsidRPr="4601E584" w:rsidR="144E7801">
        <w:rPr>
          <w:rFonts w:ascii="Times New Roman" w:hAnsi="Times New Roman" w:eastAsia="Times New Roman" w:cs="Times New Roman"/>
        </w:rPr>
        <w:t xml:space="preserve">, los </w:t>
      </w:r>
      <w:r w:rsidRPr="4601E584" w:rsidR="144E7801">
        <w:rPr>
          <w:rFonts w:ascii="Times New Roman" w:hAnsi="Times New Roman" w:eastAsia="Times New Roman" w:cs="Times New Roman"/>
        </w:rPr>
        <w:t>proxies</w:t>
      </w:r>
      <w:r w:rsidRPr="4601E584" w:rsidR="144E7801">
        <w:rPr>
          <w:rFonts w:ascii="Times New Roman" w:hAnsi="Times New Roman" w:eastAsia="Times New Roman" w:cs="Times New Roman"/>
        </w:rPr>
        <w:t xml:space="preserve"> y los proveedores de datos de perfiles, que además implicarían tratar datos personales. </w:t>
      </w:r>
    </w:p>
    <w:p w:rsidR="29CC7249" w:rsidP="29CC7249" w:rsidRDefault="29CC7249" w14:paraId="7BDBD09E" w14:textId="632455D5">
      <w:pPr>
        <w:pStyle w:val="ListParagraph"/>
        <w:spacing w:after="0" w:line="276" w:lineRule="auto"/>
        <w:ind w:hanging="360"/>
        <w:jc w:val="both"/>
        <w:rPr>
          <w:rFonts w:ascii="Times New Roman" w:hAnsi="Times New Roman" w:eastAsia="Times New Roman" w:cs="Times New Roman"/>
        </w:rPr>
      </w:pPr>
    </w:p>
    <w:p w:rsidR="682D37BB" w:rsidP="29CC7249" w:rsidRDefault="682D37BB" w14:paraId="4CC7FAC0" w14:textId="65CF04F9">
      <w:pPr>
        <w:pStyle w:val="ListParagraph"/>
        <w:numPr>
          <w:ilvl w:val="0"/>
          <w:numId w:val="32"/>
        </w:numPr>
        <w:spacing w:after="0" w:line="276"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Ingreso asistido (todas las redes): Para las plataformas sin acceso automatizable a contenido de terceros, la vía más defendible es el ingreso asistido, que no interactúa con ninguna plataforma. El equipo de 30X y su audiencia registran piezas públicas desde el botón «Aportar» de la aplicación (o un archivo CSV): enlace, texto visible, fecha y métricas visibles. El sistema exige confirmar que la pieza es pública, elimina menciones, correos y teléfonos antes de guardar, no almacena el nombre del autor y, a partir de esos datos, calcula rendimiento relativo, ciclo de vida de la tendencia y relevancia para la audiencia. Como mejora futura, un modelo con capacidad de visión podría extraer esos datos desde una captura de pantalla. Todo esto va en línea con la restricción del reto y con la Ley Estatutaria 1581 de 2012 de protección de datos personales (Congreso de la República de Colombia, 2012). Este método evita el </w:t>
      </w:r>
      <w:r w:rsidRPr="4601E584" w:rsidR="144E7801">
        <w:rPr>
          <w:rFonts w:ascii="Times New Roman" w:hAnsi="Times New Roman" w:eastAsia="Times New Roman" w:cs="Times New Roman"/>
        </w:rPr>
        <w:t>scraping</w:t>
      </w:r>
      <w:r w:rsidRPr="4601E584" w:rsidR="144E7801">
        <w:rPr>
          <w:rFonts w:ascii="Times New Roman" w:hAnsi="Times New Roman" w:eastAsia="Times New Roman" w:cs="Times New Roman"/>
        </w:rPr>
        <w:t xml:space="preserve">, cubre las cuatro redes tal como las ven personas reales y llega ya filtrado por la audiencia relevante, aunque tiene un volumen limitado y un sesgo propio de quienes participan, que debe declararse. </w:t>
      </w:r>
    </w:p>
    <w:p w:rsidR="682D37BB" w:rsidP="29CC7249" w:rsidRDefault="682D37BB" w14:paraId="00262D50" w14:textId="772DD566">
      <w:pPr>
        <w:spacing w:line="276"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Como consecuencia, en Colombia solo YouTube permite una recolección automática de contenido de terceros mediante una API oficial sin permisos especiales (Google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f.-c). Los resultados sobre LinkedIn, TikTok e Instagram de terceros se apoyarán en las piezas que la comunidad registre y en las cuentas de referencia que el equipo ingrese, por lo que deben interpretarse como una muestra y no como una medición de toda la red. </w:t>
      </w:r>
    </w:p>
    <w:p w:rsidR="682D37BB" w:rsidP="29CC7249" w:rsidRDefault="682D37BB" w14:paraId="15BE22E9" w14:textId="5B7DEBE8">
      <w:pPr>
        <w:spacing w:line="276" w:lineRule="auto"/>
        <w:ind w:left="720"/>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Además de las cuatro redes del reto, existen fuentes abiertas que permiten detectar temas de IA cuando apenas empiezan a circular, antes de llegar a Instagram o TikTok. Todas son públicas, no requieren iniciar sesión y se consultan por vías documentadas, por lo que cumplen las restricciones del reto. Son las que usa el prototipo construido:</w:t>
      </w:r>
    </w:p>
    <w:p w:rsidR="682D37BB" w:rsidP="29CC7249" w:rsidRDefault="682D37BB" w14:paraId="4681E157" w14:textId="4E82C201">
      <w:pPr>
        <w:pStyle w:val="ListParagraph"/>
        <w:numPr>
          <w:ilvl w:val="0"/>
          <w:numId w:val="31"/>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Bluesky: red social abierta construida sobre el protocolo AT. Su servicio público (</w:t>
      </w:r>
      <w:r w:rsidRPr="4601E584" w:rsidR="144E7801">
        <w:rPr>
          <w:rFonts w:ascii="Times New Roman" w:hAnsi="Times New Roman" w:eastAsia="Times New Roman" w:cs="Times New Roman"/>
          <w:lang w:val="es-ES"/>
        </w:rPr>
        <w:t>AppView</w:t>
      </w:r>
      <w:r w:rsidRPr="4601E584" w:rsidR="144E7801">
        <w:rPr>
          <w:rFonts w:ascii="Times New Roman" w:hAnsi="Times New Roman" w:eastAsia="Times New Roman" w:cs="Times New Roman"/>
          <w:lang w:val="es-ES"/>
        </w:rPr>
        <w:t xml:space="preserve">) permite buscar publicaciones por palabra clave, idioma y rango de fechas con el método </w:t>
      </w:r>
      <w:r w:rsidRPr="4601E584" w:rsidR="144E7801">
        <w:rPr>
          <w:rFonts w:ascii="Times New Roman" w:hAnsi="Times New Roman" w:eastAsia="Times New Roman" w:cs="Times New Roman"/>
          <w:lang w:val="es-ES"/>
        </w:rPr>
        <w:t>app.bsky.feed.searchPosts</w:t>
      </w:r>
      <w:r w:rsidRPr="4601E584" w:rsidR="144E7801">
        <w:rPr>
          <w:rFonts w:ascii="Times New Roman" w:hAnsi="Times New Roman" w:eastAsia="Times New Roman" w:cs="Times New Roman"/>
          <w:lang w:val="es-ES"/>
        </w:rPr>
        <w:t>, sin registro ni clave, y devuelve el texto, la fecha y las interacciones (me gusta, compartidos, respuestas y citas) (</w:t>
      </w:r>
      <w:r w:rsidRPr="4601E584" w:rsidR="144E7801">
        <w:rPr>
          <w:rFonts w:ascii="Times New Roman" w:hAnsi="Times New Roman" w:eastAsia="Times New Roman" w:cs="Times New Roman"/>
          <w:lang w:val="es-ES"/>
        </w:rPr>
        <w:t>roccopaz</w:t>
      </w:r>
      <w:r w:rsidRPr="4601E584" w:rsidR="144E7801">
        <w:rPr>
          <w:rFonts w:ascii="Times New Roman" w:hAnsi="Times New Roman" w:eastAsia="Times New Roman" w:cs="Times New Roman"/>
          <w:lang w:val="es-ES"/>
        </w:rPr>
        <w:t>, s. f.). Es la fuente principal de conversación social del prototipo, en español e inglés.</w:t>
      </w:r>
    </w:p>
    <w:p w:rsidR="682D37BB" w:rsidP="29CC7249" w:rsidRDefault="682D37BB" w14:paraId="349CAB2B" w14:textId="33B93FF3">
      <w:pPr>
        <w:tabs>
          <w:tab w:val="left" w:pos="0"/>
          <w:tab w:val="left" w:pos="720"/>
        </w:tabs>
        <w:spacing w:after="0" w:line="276" w:lineRule="auto"/>
        <w:ind w:left="720"/>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 xml:space="preserve"> </w:t>
      </w:r>
    </w:p>
    <w:p w:rsidR="682D37BB" w:rsidP="29CC7249" w:rsidRDefault="682D37BB" w14:paraId="6F215117" w14:textId="6CFD0637">
      <w:pPr>
        <w:pStyle w:val="ListParagraph"/>
        <w:numPr>
          <w:ilvl w:val="0"/>
          <w:numId w:val="31"/>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Hacker News: comunidad de tecnología cuyo buscador oficial (API de </w:t>
      </w:r>
      <w:r w:rsidRPr="4601E584" w:rsidR="144E7801">
        <w:rPr>
          <w:rFonts w:ascii="Times New Roman" w:hAnsi="Times New Roman" w:eastAsia="Times New Roman" w:cs="Times New Roman"/>
          <w:lang w:val="es-ES"/>
        </w:rPr>
        <w:t>Algolia</w:t>
      </w:r>
      <w:r w:rsidRPr="4601E584" w:rsidR="144E7801">
        <w:rPr>
          <w:rFonts w:ascii="Times New Roman" w:hAnsi="Times New Roman" w:eastAsia="Times New Roman" w:cs="Times New Roman"/>
          <w:lang w:val="es-ES"/>
        </w:rPr>
        <w:t>) es público y gratuito. Permite consultar historias por palabra clave y por rango de fechas, con puntos y número de comentarios [37]. Sirve como señal temprana: muchos temas de IA aparecen allí días o semanas antes de llegar al público general.</w:t>
      </w:r>
    </w:p>
    <w:p w:rsidR="682D37BB" w:rsidP="29CC7249" w:rsidRDefault="682D37BB" w14:paraId="560E6714" w14:textId="6B51F966">
      <w:pPr>
        <w:tabs>
          <w:tab w:val="left" w:pos="0"/>
          <w:tab w:val="left" w:pos="720"/>
        </w:tabs>
        <w:spacing w:after="0" w:line="276" w:lineRule="auto"/>
        <w:ind w:left="720"/>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 xml:space="preserve"> </w:t>
      </w:r>
    </w:p>
    <w:p w:rsidR="682D37BB" w:rsidP="29CC7249" w:rsidRDefault="682D37BB" w14:paraId="4F28B7FE" w14:textId="0DEFB7CA">
      <w:pPr>
        <w:pStyle w:val="ListParagraph"/>
        <w:numPr>
          <w:ilvl w:val="0"/>
          <w:numId w:val="31"/>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Google News (RSS): el </w:t>
      </w:r>
      <w:r w:rsidRPr="4601E584" w:rsidR="144E7801">
        <w:rPr>
          <w:rFonts w:ascii="Times New Roman" w:hAnsi="Times New Roman" w:eastAsia="Times New Roman" w:cs="Times New Roman"/>
          <w:lang w:val="es-ES"/>
        </w:rPr>
        <w:t>feed</w:t>
      </w:r>
      <w:r w:rsidRPr="4601E584" w:rsidR="144E7801">
        <w:rPr>
          <w:rFonts w:ascii="Times New Roman" w:hAnsi="Times New Roman" w:eastAsia="Times New Roman" w:cs="Times New Roman"/>
          <w:lang w:val="es-ES"/>
        </w:rPr>
        <w:t xml:space="preserve"> público de búsqueda de Google News devuelve titulares recientes por consulta, idioma y país (por ejemplo, español para Colombia o México) [38]. No trae interacciones, pero mide cuánto se habla de un tema en medios. Como cada consulta devuelve como máximo unos 100 resultados, se consulta día por día para no sesgar la medición hacia los días más recientes.</w:t>
      </w:r>
    </w:p>
    <w:p w:rsidR="682D37BB" w:rsidP="29CC7249" w:rsidRDefault="682D37BB" w14:paraId="61D572C8" w14:textId="7CEA33B9">
      <w:pPr>
        <w:tabs>
          <w:tab w:val="left" w:pos="0"/>
          <w:tab w:val="left" w:pos="720"/>
        </w:tabs>
        <w:spacing w:after="0" w:line="276" w:lineRule="auto"/>
        <w:ind w:left="720"/>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 xml:space="preserve"> </w:t>
      </w:r>
    </w:p>
    <w:p w:rsidR="682D37BB" w:rsidP="29CC7249" w:rsidRDefault="682D37BB" w14:paraId="5DB5E273" w14:textId="0F611D52">
      <w:pPr>
        <w:pStyle w:val="ListParagraph"/>
        <w:numPr>
          <w:ilvl w:val="0"/>
          <w:numId w:val="31"/>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YouTube (RSS por canal): además de la Data API descrita arriba, cada canal tiene un </w:t>
      </w:r>
      <w:r w:rsidRPr="4601E584" w:rsidR="144E7801">
        <w:rPr>
          <w:rFonts w:ascii="Times New Roman" w:hAnsi="Times New Roman" w:eastAsia="Times New Roman" w:cs="Times New Roman"/>
          <w:lang w:val="es-ES"/>
        </w:rPr>
        <w:t>feed</w:t>
      </w:r>
      <w:r w:rsidRPr="4601E584" w:rsidR="144E7801">
        <w:rPr>
          <w:rFonts w:ascii="Times New Roman" w:hAnsi="Times New Roman" w:eastAsia="Times New Roman" w:cs="Times New Roman"/>
          <w:lang w:val="es-ES"/>
        </w:rPr>
        <w:t xml:space="preserve"> RSS oficial con sus 15 videos más recientes, sus vistas y valoraciones, sin cuota ni clave. El prototipo lo usa para seguir canales de referencia (por ejemplo, Dot CSV, </w:t>
      </w:r>
      <w:r w:rsidRPr="4601E584" w:rsidR="144E7801">
        <w:rPr>
          <w:rFonts w:ascii="Times New Roman" w:hAnsi="Times New Roman" w:eastAsia="Times New Roman" w:cs="Times New Roman"/>
          <w:lang w:val="es-ES"/>
        </w:rPr>
        <w:t>Platzi</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OpenAI</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Anthropic</w:t>
      </w:r>
      <w:r w:rsidRPr="4601E584" w:rsidR="144E7801">
        <w:rPr>
          <w:rFonts w:ascii="Times New Roman" w:hAnsi="Times New Roman" w:eastAsia="Times New Roman" w:cs="Times New Roman"/>
          <w:lang w:val="es-ES"/>
        </w:rPr>
        <w:t xml:space="preserve"> o Google </w:t>
      </w:r>
      <w:r w:rsidRPr="4601E584" w:rsidR="144E7801">
        <w:rPr>
          <w:rFonts w:ascii="Times New Roman" w:hAnsi="Times New Roman" w:eastAsia="Times New Roman" w:cs="Times New Roman"/>
          <w:lang w:val="es-ES"/>
        </w:rPr>
        <w:t>DeepMind</w:t>
      </w:r>
      <w:r w:rsidRPr="4601E584" w:rsidR="144E7801">
        <w:rPr>
          <w:rFonts w:ascii="Times New Roman" w:hAnsi="Times New Roman" w:eastAsia="Times New Roman" w:cs="Times New Roman"/>
          <w:lang w:val="es-ES"/>
        </w:rPr>
        <w:t>).</w:t>
      </w:r>
    </w:p>
    <w:p w:rsidR="682D37BB" w:rsidP="29CC7249" w:rsidRDefault="682D37BB" w14:paraId="3EB13757" w14:textId="6FD3ED8E">
      <w:pPr>
        <w:spacing w:line="276" w:lineRule="auto"/>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 xml:space="preserve"> </w:t>
      </w:r>
    </w:p>
    <w:p w:rsidR="682D37BB" w:rsidP="29CC7249" w:rsidRDefault="682D37BB" w14:paraId="6A6E8A5D" w14:textId="7FFED01E">
      <w:pPr>
        <w:spacing w:line="276" w:lineRule="auto"/>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Para analizar la información, el prototipo combina un clasificador y un modelo generativo:</w:t>
      </w:r>
    </w:p>
    <w:p w:rsidR="682D37BB" w:rsidP="29CC7249" w:rsidRDefault="682D37BB" w14:paraId="177D8D68" w14:textId="76D2BBF7">
      <w:pPr>
        <w:pStyle w:val="ListParagraph"/>
        <w:numPr>
          <w:ilvl w:val="0"/>
          <w:numId w:val="30"/>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Jev</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TypeSafe</w:t>
      </w:r>
      <w:r w:rsidRPr="4601E584" w:rsidR="144E7801">
        <w:rPr>
          <w:rFonts w:ascii="Times New Roman" w:hAnsi="Times New Roman" w:eastAsia="Times New Roman" w:cs="Times New Roman"/>
          <w:lang w:val="es-ES"/>
        </w:rPr>
        <w:t>): modelo de decisiones (“</w:t>
      </w:r>
      <w:r w:rsidRPr="4601E584" w:rsidR="144E7801">
        <w:rPr>
          <w:rFonts w:ascii="Times New Roman" w:hAnsi="Times New Roman" w:eastAsia="Times New Roman" w:cs="Times New Roman"/>
          <w:lang w:val="es-ES"/>
        </w:rPr>
        <w:t>System</w:t>
      </w:r>
      <w:r w:rsidRPr="4601E584" w:rsidR="144E7801">
        <w:rPr>
          <w:rFonts w:ascii="Times New Roman" w:hAnsi="Times New Roman" w:eastAsia="Times New Roman" w:cs="Times New Roman"/>
          <w:lang w:val="es-ES"/>
        </w:rPr>
        <w:t xml:space="preserve"> One”) que recibe un estado (el texto de una publicación) y varias preguntas </w:t>
      </w:r>
      <w:r w:rsidRPr="4601E584" w:rsidR="144E7801">
        <w:rPr>
          <w:rFonts w:ascii="Times New Roman" w:hAnsi="Times New Roman" w:eastAsia="Times New Roman" w:cs="Times New Roman"/>
          <w:lang w:val="es-ES"/>
        </w:rPr>
        <w:t>tipadas</w:t>
      </w:r>
      <w:r w:rsidRPr="4601E584" w:rsidR="144E7801">
        <w:rPr>
          <w:rFonts w:ascii="Times New Roman" w:hAnsi="Times New Roman" w:eastAsia="Times New Roman" w:cs="Times New Roman"/>
          <w:lang w:val="es-ES"/>
        </w:rPr>
        <w:t xml:space="preserve">, y devuelve respuestas estructuradas con probabilidades calibradas: una opción de una lista (Choice), un puntaje en una escala (Score) o una probabilidad de sí o no (Noul). No genera texto, por lo que no puede inventar información, aunque sí puede equivocarse. Cuesta US$0,042 por millón de tokens de entrada y las respuestas son gratuitas. El prototipo quedó integrado con </w:t>
      </w:r>
      <w:r w:rsidRPr="4601E584" w:rsidR="144E7801">
        <w:rPr>
          <w:rFonts w:ascii="Times New Roman" w:hAnsi="Times New Roman" w:eastAsia="Times New Roman" w:cs="Times New Roman"/>
          <w:lang w:val="es-ES"/>
        </w:rPr>
        <w:t>Jev</w:t>
      </w:r>
      <w:r w:rsidRPr="4601E584" w:rsidR="144E7801">
        <w:rPr>
          <w:rFonts w:ascii="Times New Roman" w:hAnsi="Times New Roman" w:eastAsia="Times New Roman" w:cs="Times New Roman"/>
          <w:lang w:val="es-ES"/>
        </w:rPr>
        <w:t xml:space="preserve"> por tres vías: una clave propia de </w:t>
      </w:r>
      <w:r w:rsidRPr="4601E584" w:rsidR="144E7801">
        <w:rPr>
          <w:rFonts w:ascii="Times New Roman" w:hAnsi="Times New Roman" w:eastAsia="Times New Roman" w:cs="Times New Roman"/>
          <w:lang w:val="es-ES"/>
        </w:rPr>
        <w:t>TypeSafe</w:t>
      </w:r>
      <w:r w:rsidRPr="4601E584" w:rsidR="144E7801">
        <w:rPr>
          <w:rFonts w:ascii="Times New Roman" w:hAnsi="Times New Roman" w:eastAsia="Times New Roman" w:cs="Times New Roman"/>
          <w:lang w:val="es-ES"/>
        </w:rPr>
        <w:t xml:space="preserve"> (console.typesafe.ai), </w:t>
      </w:r>
      <w:r w:rsidRPr="4601E584" w:rsidR="144E7801">
        <w:rPr>
          <w:rFonts w:ascii="Times New Roman" w:hAnsi="Times New Roman" w:eastAsia="Times New Roman" w:cs="Times New Roman"/>
          <w:lang w:val="es-ES"/>
        </w:rPr>
        <w:t>DigitalOcean</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Serverless</w:t>
      </w:r>
      <w:r w:rsidRPr="4601E584" w:rsidR="144E7801">
        <w:rPr>
          <w:rFonts w:ascii="Times New Roman" w:hAnsi="Times New Roman" w:eastAsia="Times New Roman" w:cs="Times New Roman"/>
          <w:lang w:val="es-ES"/>
        </w:rPr>
        <w:t xml:space="preserve"> </w:t>
      </w:r>
      <w:r w:rsidRPr="4601E584" w:rsidR="144E7801">
        <w:rPr>
          <w:rFonts w:ascii="Times New Roman" w:hAnsi="Times New Roman" w:eastAsia="Times New Roman" w:cs="Times New Roman"/>
          <w:lang w:val="es-ES"/>
        </w:rPr>
        <w:t>Inference</w:t>
      </w:r>
      <w:r w:rsidRPr="4601E584" w:rsidR="144E7801">
        <w:rPr>
          <w:rFonts w:ascii="Times New Roman" w:hAnsi="Times New Roman" w:eastAsia="Times New Roman" w:cs="Times New Roman"/>
          <w:lang w:val="es-ES"/>
        </w:rPr>
        <w:t xml:space="preserve"> (modelo typesafe-jev-1.13.0) y </w:t>
      </w:r>
      <w:r w:rsidRPr="4601E584" w:rsidR="144E7801">
        <w:rPr>
          <w:rFonts w:ascii="Times New Roman" w:hAnsi="Times New Roman" w:eastAsia="Times New Roman" w:cs="Times New Roman"/>
          <w:lang w:val="es-ES"/>
        </w:rPr>
        <w:t>OpenRouter</w:t>
      </w:r>
      <w:r w:rsidRPr="4601E584" w:rsidR="144E7801">
        <w:rPr>
          <w:rFonts w:ascii="Times New Roman" w:hAnsi="Times New Roman" w:eastAsia="Times New Roman" w:cs="Times New Roman"/>
          <w:lang w:val="es-ES"/>
        </w:rPr>
        <w:t xml:space="preserve">. Sin embargo, durante la </w:t>
      </w:r>
      <w:r w:rsidRPr="4601E584" w:rsidR="144E7801">
        <w:rPr>
          <w:rFonts w:ascii="Times New Roman" w:hAnsi="Times New Roman" w:eastAsia="Times New Roman" w:cs="Times New Roman"/>
          <w:lang w:val="es-ES"/>
        </w:rPr>
        <w:t>hackatón</w:t>
      </w:r>
      <w:r w:rsidRPr="4601E584" w:rsidR="144E7801">
        <w:rPr>
          <w:rFonts w:ascii="Times New Roman" w:hAnsi="Times New Roman" w:eastAsia="Times New Roman" w:cs="Times New Roman"/>
          <w:lang w:val="es-ES"/>
        </w:rPr>
        <w:t xml:space="preserve"> ninguna cuenta del equipo obtuvo acceso: </w:t>
      </w:r>
      <w:r w:rsidRPr="4601E584" w:rsidR="144E7801">
        <w:rPr>
          <w:rFonts w:ascii="Times New Roman" w:hAnsi="Times New Roman" w:eastAsia="Times New Roman" w:cs="Times New Roman"/>
          <w:lang w:val="es-ES"/>
        </w:rPr>
        <w:t>DigitalOcean</w:t>
      </w:r>
      <w:r w:rsidRPr="4601E584" w:rsidR="144E7801">
        <w:rPr>
          <w:rFonts w:ascii="Times New Roman" w:hAnsi="Times New Roman" w:eastAsia="Times New Roman" w:cs="Times New Roman"/>
          <w:lang w:val="es-ES"/>
        </w:rPr>
        <w:t xml:space="preserve"> respondió que el modelo no está disponible para el nivel de la cuenta y la clave de </w:t>
      </w:r>
      <w:r w:rsidRPr="4601E584" w:rsidR="144E7801">
        <w:rPr>
          <w:rFonts w:ascii="Times New Roman" w:hAnsi="Times New Roman" w:eastAsia="Times New Roman" w:cs="Times New Roman"/>
          <w:lang w:val="es-ES"/>
        </w:rPr>
        <w:t>OpenRouter</w:t>
      </w:r>
      <w:r w:rsidRPr="4601E584" w:rsidR="144E7801">
        <w:rPr>
          <w:rFonts w:ascii="Times New Roman" w:hAnsi="Times New Roman" w:eastAsia="Times New Roman" w:cs="Times New Roman"/>
          <w:lang w:val="es-ES"/>
        </w:rPr>
        <w:t xml:space="preserve"> no tenía saldo. Por eso las corridas del prototipo usaron el clasificador local descrito a continuación. </w:t>
      </w:r>
      <w:r w:rsidRPr="4601E584" w:rsidR="144E7801">
        <w:rPr>
          <w:rFonts w:ascii="Times New Roman" w:hAnsi="Times New Roman" w:eastAsia="Times New Roman" w:cs="Times New Roman"/>
          <w:lang w:val="es-ES"/>
        </w:rPr>
        <w:t>Jev</w:t>
      </w:r>
      <w:r w:rsidRPr="4601E584" w:rsidR="144E7801">
        <w:rPr>
          <w:rFonts w:ascii="Times New Roman" w:hAnsi="Times New Roman" w:eastAsia="Times New Roman" w:cs="Times New Roman"/>
          <w:lang w:val="es-ES"/>
        </w:rPr>
        <w:t xml:space="preserve"> se activa sin cambios en el código en cuanto haya una clave con acceso, y si deja de responder, el sistema lo detecta y vuelve al clasificador local.</w:t>
      </w:r>
    </w:p>
    <w:p w:rsidR="682D37BB" w:rsidP="29CC7249" w:rsidRDefault="682D37BB" w14:paraId="657F522C" w14:textId="4F617535">
      <w:pPr>
        <w:pStyle w:val="ListParagraph"/>
        <w:numPr>
          <w:ilvl w:val="0"/>
          <w:numId w:val="30"/>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Clasificador local (usado en el prototipo): modelo de </w:t>
      </w:r>
      <w:r w:rsidRPr="4601E584" w:rsidR="144E7801">
        <w:rPr>
          <w:rFonts w:ascii="Times New Roman" w:hAnsi="Times New Roman" w:eastAsia="Times New Roman" w:cs="Times New Roman"/>
          <w:lang w:val="es-ES"/>
        </w:rPr>
        <w:t>embeddings</w:t>
      </w:r>
      <w:r w:rsidRPr="4601E584" w:rsidR="144E7801">
        <w:rPr>
          <w:rFonts w:ascii="Times New Roman" w:hAnsi="Times New Roman" w:eastAsia="Times New Roman" w:cs="Times New Roman"/>
          <w:lang w:val="es-ES"/>
        </w:rPr>
        <w:t xml:space="preserve"> multilingüe (paraphrase-multilingual-MiniLM-L12-v2) que corre en el propio computador, sin claves, sin costo y sin enviar datos a terceros. Compara el significado de cada publicación con la descripción de cada tema y de la audiencia; el gancho, el formato y el tipo de publicador se detectan con reglas. Es menos preciso que </w:t>
      </w:r>
      <w:r w:rsidRPr="4601E584" w:rsidR="144E7801">
        <w:rPr>
          <w:rFonts w:ascii="Times New Roman" w:hAnsi="Times New Roman" w:eastAsia="Times New Roman" w:cs="Times New Roman"/>
          <w:lang w:val="es-ES"/>
        </w:rPr>
        <w:t>Jev</w:t>
      </w:r>
      <w:r w:rsidRPr="4601E584" w:rsidR="144E7801">
        <w:rPr>
          <w:rFonts w:ascii="Times New Roman" w:hAnsi="Times New Roman" w:eastAsia="Times New Roman" w:cs="Times New Roman"/>
          <w:lang w:val="es-ES"/>
        </w:rPr>
        <w:t>: el encaje con la audiencia es relativo a la muestra (percentil) y no una probabilidad calibrada.</w:t>
      </w:r>
    </w:p>
    <w:p w:rsidR="682D37BB" w:rsidP="29CC7249" w:rsidRDefault="682D37BB" w14:paraId="61A3FFCB" w14:textId="4E6F0FFB">
      <w:pPr>
        <w:pStyle w:val="ListParagraph"/>
        <w:numPr>
          <w:ilvl w:val="0"/>
          <w:numId w:val="30"/>
        </w:numPr>
        <w:spacing w:after="0"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Modelos open </w:t>
      </w:r>
      <w:r w:rsidRPr="4601E584" w:rsidR="144E7801">
        <w:rPr>
          <w:rFonts w:ascii="Times New Roman" w:hAnsi="Times New Roman" w:eastAsia="Times New Roman" w:cs="Times New Roman"/>
          <w:lang w:val="es-ES"/>
        </w:rPr>
        <w:t>source</w:t>
      </w:r>
      <w:r w:rsidRPr="4601E584" w:rsidR="144E7801">
        <w:rPr>
          <w:rFonts w:ascii="Times New Roman" w:hAnsi="Times New Roman" w:eastAsia="Times New Roman" w:cs="Times New Roman"/>
          <w:lang w:val="es-ES"/>
        </w:rPr>
        <w:t xml:space="preserve"> vía </w:t>
      </w:r>
      <w:r w:rsidRPr="4601E584" w:rsidR="144E7801">
        <w:rPr>
          <w:rFonts w:ascii="Times New Roman" w:hAnsi="Times New Roman" w:eastAsia="Times New Roman" w:cs="Times New Roman"/>
          <w:lang w:val="es-ES"/>
        </w:rPr>
        <w:t>OpenRouter</w:t>
      </w:r>
      <w:r w:rsidRPr="4601E584" w:rsidR="144E7801">
        <w:rPr>
          <w:rFonts w:ascii="Times New Roman" w:hAnsi="Times New Roman" w:eastAsia="Times New Roman" w:cs="Times New Roman"/>
          <w:lang w:val="es-ES"/>
        </w:rPr>
        <w:t xml:space="preserve">: modelo generativo que se usa solo para redactar, a partir de las señales que ya calculó el sistema, el ángulo editorial, los ganchos y el formato recomendado para cada tema. Se usa </w:t>
      </w:r>
      <w:r w:rsidRPr="4601E584" w:rsidR="144E7801">
        <w:rPr>
          <w:rFonts w:ascii="Times New Roman" w:hAnsi="Times New Roman" w:eastAsia="Times New Roman" w:cs="Times New Roman"/>
          <w:lang w:val="es-ES"/>
        </w:rPr>
        <w:t>Nemotron</w:t>
      </w:r>
      <w:r w:rsidRPr="4601E584" w:rsidR="144E7801">
        <w:rPr>
          <w:rFonts w:ascii="Times New Roman" w:hAnsi="Times New Roman" w:eastAsia="Times New Roman" w:cs="Times New Roman"/>
          <w:lang w:val="es-ES"/>
        </w:rPr>
        <w:t xml:space="preserve"> 3 Super de NVIDIA, de pesos abiertos y gratuito, y </w:t>
      </w:r>
      <w:r w:rsidRPr="4601E584" w:rsidR="144E7801">
        <w:rPr>
          <w:rFonts w:ascii="Times New Roman" w:hAnsi="Times New Roman" w:eastAsia="Times New Roman" w:cs="Times New Roman"/>
          <w:lang w:val="es-ES"/>
        </w:rPr>
        <w:t>DeepSeek</w:t>
      </w:r>
      <w:r w:rsidRPr="4601E584" w:rsidR="144E7801">
        <w:rPr>
          <w:rFonts w:ascii="Times New Roman" w:hAnsi="Times New Roman" w:eastAsia="Times New Roman" w:cs="Times New Roman"/>
          <w:lang w:val="es-ES"/>
        </w:rPr>
        <w:t xml:space="preserve"> V4.1 Flash (también de pesos abiertos, menos de un centavo por reporte) como respaldo. Claude (</w:t>
      </w:r>
      <w:r w:rsidRPr="4601E584" w:rsidR="144E7801">
        <w:rPr>
          <w:rFonts w:ascii="Times New Roman" w:hAnsi="Times New Roman" w:eastAsia="Times New Roman" w:cs="Times New Roman"/>
          <w:lang w:val="es-ES"/>
        </w:rPr>
        <w:t>Anthropic</w:t>
      </w:r>
      <w:r w:rsidRPr="4601E584" w:rsidR="144E7801">
        <w:rPr>
          <w:rFonts w:ascii="Times New Roman" w:hAnsi="Times New Roman" w:eastAsia="Times New Roman" w:cs="Times New Roman"/>
          <w:lang w:val="es-ES"/>
        </w:rPr>
        <w:t>) queda como alternativa opcional, y sin ningún modelo el prototipo arma las recomendaciones con plantillas. Para no inventar datos, el modelo tiene prohibido crear cifras y escribe [dato por verificar] donde haría falta una.</w:t>
      </w:r>
    </w:p>
    <w:p w:rsidR="682D37BB" w:rsidP="29CC7249" w:rsidRDefault="682D37BB" w14:paraId="4AC61FF0" w14:textId="657B8844">
      <w:pPr>
        <w:spacing w:line="276" w:lineRule="auto"/>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 xml:space="preserve"> </w:t>
      </w:r>
    </w:p>
    <w:p w:rsidR="682D37BB" w:rsidP="29CC7249" w:rsidRDefault="682D37BB" w14:paraId="5584C8CA" w14:textId="649E8253">
      <w:pPr>
        <w:pStyle w:val="ListParagraph"/>
        <w:numPr>
          <w:ilvl w:val="0"/>
          <w:numId w:val="37"/>
        </w:numPr>
        <w:spacing w:after="0" w:line="276"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Accesibilidad a las redes sociales</w:t>
      </w:r>
    </w:p>
    <w:tbl>
      <w:tblPr>
        <w:tblStyle w:val="ListParagraph"/>
        <w:tblW w:w="0" w:type="auto"/>
        <w:tblLook w:val="04A0" w:firstRow="1" w:lastRow="0" w:firstColumn="1" w:lastColumn="0" w:noHBand="0" w:noVBand="1"/>
      </w:tblPr>
      <w:tblGrid>
        <w:gridCol w:w="1811"/>
        <w:gridCol w:w="1615"/>
        <w:gridCol w:w="1869"/>
        <w:gridCol w:w="1997"/>
        <w:gridCol w:w="1724"/>
      </w:tblGrid>
      <w:tr w:rsidR="29CC7249" w:rsidTr="4601E584" w14:paraId="2B11355A" w14:textId="77777777">
        <w:trPr>
          <w:trHeight w:val="300"/>
        </w:trPr>
        <w:tc>
          <w:tcPr>
            <w:tcW w:w="1800"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108" w:type="dxa"/>
              <w:right w:w="108" w:type="dxa"/>
            </w:tcMar>
          </w:tcPr>
          <w:p w:rsidR="29CC7249" w:rsidDel="00DB79E4" w:rsidP="29CC7249" w:rsidRDefault="29CC7249" w14:paraId="1631DFFF" w14:textId="6295B3EB">
            <w:pPr>
              <w:spacing w:line="276" w:lineRule="auto"/>
            </w:pPr>
            <w:r w:rsidRPr="4601E584" w:rsidR="29CC7249">
              <w:rPr>
                <w:rFonts w:ascii="Times New Roman" w:hAnsi="Times New Roman" w:eastAsia="Times New Roman" w:cs="Times New Roman"/>
                <w:color w:val="000000" w:themeColor="text1" w:themeTint="FF" w:themeShade="FF"/>
              </w:rPr>
              <w:t xml:space="preserve">Red </w:t>
            </w:r>
          </w:p>
        </w:tc>
        <w:tc>
          <w:tcPr>
            <w:tcW w:w="1800"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108" w:type="dxa"/>
              <w:right w:w="108" w:type="dxa"/>
            </w:tcMar>
          </w:tcPr>
          <w:p w:rsidR="29CC7249" w:rsidDel="00DB79E4" w:rsidP="29CC7249" w:rsidRDefault="29CC7249" w14:paraId="05594DFD" w14:textId="0AF37B25">
            <w:pPr>
              <w:spacing w:line="276" w:lineRule="auto"/>
            </w:pPr>
            <w:r w:rsidRPr="4601E584" w:rsidR="29CC7249">
              <w:rPr>
                <w:rFonts w:ascii="Times New Roman" w:hAnsi="Times New Roman" w:eastAsia="Times New Roman" w:cs="Times New Roman"/>
                <w:color w:val="000000" w:themeColor="text1" w:themeTint="FF" w:themeShade="FF"/>
              </w:rPr>
              <w:t xml:space="preserve">Facilidad </w:t>
            </w:r>
          </w:p>
        </w:tc>
        <w:tc>
          <w:tcPr>
            <w:tcW w:w="1800"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108" w:type="dxa"/>
              <w:right w:w="108" w:type="dxa"/>
            </w:tcMar>
          </w:tcPr>
          <w:p w:rsidR="29CC7249" w:rsidDel="00DB79E4" w:rsidP="29CC7249" w:rsidRDefault="29CC7249" w14:paraId="54025C61" w14:textId="1D095849">
            <w:pPr>
              <w:spacing w:line="276" w:lineRule="auto"/>
            </w:pPr>
            <w:r w:rsidRPr="4601E584" w:rsidR="29CC7249">
              <w:rPr>
                <w:rFonts w:ascii="Times New Roman" w:hAnsi="Times New Roman" w:eastAsia="Times New Roman" w:cs="Times New Roman"/>
                <w:color w:val="000000" w:themeColor="text1" w:themeTint="FF" w:themeShade="FF"/>
              </w:rPr>
              <w:t xml:space="preserve">Cómo se accede </w:t>
            </w:r>
          </w:p>
        </w:tc>
        <w:tc>
          <w:tcPr>
            <w:tcW w:w="1800"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108" w:type="dxa"/>
              <w:right w:w="108" w:type="dxa"/>
            </w:tcMar>
          </w:tcPr>
          <w:p w:rsidR="29CC7249" w:rsidDel="00DB79E4" w:rsidP="29CC7249" w:rsidRDefault="29CC7249" w14:paraId="70D01316" w14:textId="1601D07A">
            <w:pPr>
              <w:spacing w:line="276" w:lineRule="auto"/>
            </w:pPr>
            <w:r w:rsidRPr="4601E584" w:rsidR="29CC7249">
              <w:rPr>
                <w:rFonts w:ascii="Times New Roman" w:hAnsi="Times New Roman" w:eastAsia="Times New Roman" w:cs="Times New Roman"/>
                <w:color w:val="000000" w:themeColor="text1" w:themeTint="FF" w:themeShade="FF"/>
              </w:rPr>
              <w:t xml:space="preserve">Requisito clave </w:t>
            </w:r>
          </w:p>
        </w:tc>
        <w:tc>
          <w:tcPr>
            <w:tcW w:w="1800"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108" w:type="dxa"/>
              <w:right w:w="108" w:type="dxa"/>
            </w:tcMar>
          </w:tcPr>
          <w:p w:rsidR="29CC7249" w:rsidDel="00DB79E4" w:rsidP="29CC7249" w:rsidRDefault="29CC7249" w14:paraId="59576E2B" w14:textId="0869D105">
            <w:pPr>
              <w:spacing w:line="276" w:lineRule="auto"/>
            </w:pPr>
            <w:r w:rsidRPr="4601E584" w:rsidR="29CC7249">
              <w:rPr>
                <w:rFonts w:ascii="Times New Roman" w:hAnsi="Times New Roman" w:eastAsia="Times New Roman" w:cs="Times New Roman"/>
                <w:color w:val="000000" w:themeColor="text1" w:themeTint="FF" w:themeShade="FF"/>
              </w:rPr>
              <w:t xml:space="preserve">Tiempo </w:t>
            </w:r>
          </w:p>
        </w:tc>
      </w:tr>
      <w:tr w:rsidR="29CC7249" w:rsidTr="4601E584" w14:paraId="681B5773"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644661B" w14:textId="2B248135">
            <w:pPr>
              <w:spacing w:line="276" w:lineRule="auto"/>
            </w:pPr>
            <w:r w:rsidRPr="4601E584" w:rsidR="29CC7249">
              <w:rPr>
                <w:rFonts w:ascii="Times New Roman" w:hAnsi="Times New Roman" w:eastAsia="Times New Roman" w:cs="Times New Roman"/>
              </w:rPr>
              <w:t>Youtube</w:t>
            </w:r>
            <w:r w:rsidRPr="4601E584" w:rsidR="29CC7249">
              <w:rPr>
                <w:rFonts w:ascii="Times New Roman" w:hAnsi="Times New Roman" w:eastAsia="Times New Roman" w:cs="Times New Roman"/>
              </w:rPr>
              <w:t xml:space="preserve">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65DA4853" w14:textId="4EF1881A">
            <w:pPr>
              <w:spacing w:line="276" w:lineRule="auto"/>
            </w:pPr>
            <w:r w:rsidRPr="4601E584" w:rsidR="29CC7249">
              <w:rPr>
                <w:rFonts w:ascii="Times New Roman" w:hAnsi="Times New Roman" w:eastAsia="Times New Roman" w:cs="Times New Roman"/>
              </w:rPr>
              <w:t xml:space="preserve">Fácil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40BAA70" w14:textId="5CB02F76">
            <w:pPr>
              <w:spacing w:line="276" w:lineRule="auto"/>
            </w:pPr>
            <w:r w:rsidRPr="4601E584" w:rsidR="29CC7249">
              <w:rPr>
                <w:rFonts w:ascii="Times New Roman" w:hAnsi="Times New Roman" w:eastAsia="Times New Roman" w:cs="Times New Roman"/>
              </w:rPr>
              <w:t xml:space="preserve">Api oficial de datos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791BA4D1" w14:textId="6F0544C1">
            <w:pPr>
              <w:spacing w:line="276" w:lineRule="auto"/>
            </w:pPr>
            <w:r w:rsidRPr="4601E584" w:rsidR="29CC7249">
              <w:rPr>
                <w:rFonts w:ascii="Times New Roman" w:hAnsi="Times New Roman" w:eastAsia="Times New Roman" w:cs="Times New Roman"/>
              </w:rPr>
              <w:t xml:space="preserve">Proyecto en </w:t>
            </w:r>
            <w:r w:rsidRPr="4601E584" w:rsidR="29CC7249">
              <w:rPr>
                <w:rFonts w:ascii="Times New Roman" w:hAnsi="Times New Roman" w:eastAsia="Times New Roman" w:cs="Times New Roman"/>
              </w:rPr>
              <w:t>google</w:t>
            </w:r>
            <w:r w:rsidRPr="4601E584" w:rsidR="29CC7249">
              <w:rPr>
                <w:rFonts w:ascii="Times New Roman" w:hAnsi="Times New Roman" w:eastAsia="Times New Roman" w:cs="Times New Roman"/>
              </w:rPr>
              <w:t xml:space="preserve"> Cloud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24416EC9" w14:textId="458436C7">
            <w:pPr>
              <w:spacing w:line="276" w:lineRule="auto"/>
            </w:pPr>
            <w:r w:rsidRPr="4601E584" w:rsidR="29CC7249">
              <w:rPr>
                <w:rFonts w:ascii="Times New Roman" w:hAnsi="Times New Roman" w:eastAsia="Times New Roman" w:cs="Times New Roman"/>
              </w:rPr>
              <w:t xml:space="preserve">Horas </w:t>
            </w:r>
          </w:p>
        </w:tc>
      </w:tr>
      <w:tr w:rsidR="29CC7249" w:rsidTr="4601E584" w14:paraId="4FF05795"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CA2E292" w14:textId="196ABA5A">
            <w:pPr>
              <w:spacing w:line="276" w:lineRule="auto"/>
            </w:pPr>
            <w:r w:rsidRPr="4601E584" w:rsidR="29CC7249">
              <w:rPr>
                <w:rFonts w:ascii="Times New Roman" w:hAnsi="Times New Roman" w:eastAsia="Times New Roman" w:cs="Times New Roman"/>
              </w:rPr>
              <w:t xml:space="preserve">Instagram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56CDED52" w14:textId="73B9E119">
            <w:pPr>
              <w:spacing w:line="276" w:lineRule="auto"/>
            </w:pPr>
            <w:r w:rsidRPr="4601E584" w:rsidR="29CC7249">
              <w:rPr>
                <w:rFonts w:ascii="Times New Roman" w:hAnsi="Times New Roman" w:eastAsia="Times New Roman" w:cs="Times New Roman"/>
              </w:rPr>
              <w:t xml:space="preserve">Media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74E8D796" w14:textId="638869E4">
            <w:pPr>
              <w:spacing w:line="276" w:lineRule="auto"/>
            </w:pPr>
            <w:r w:rsidRPr="4601E584" w:rsidR="29CC7249">
              <w:rPr>
                <w:rFonts w:ascii="Times New Roman" w:hAnsi="Times New Roman" w:eastAsia="Times New Roman" w:cs="Times New Roman"/>
              </w:rPr>
              <w:t xml:space="preserve">Api de Meta (Business Discovery y hashtags)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1BE79F3F" w14:textId="0E50BEBA">
            <w:pPr>
              <w:spacing w:line="276" w:lineRule="auto"/>
            </w:pPr>
            <w:r w:rsidRPr="4601E584" w:rsidR="29CC7249">
              <w:rPr>
                <w:rFonts w:ascii="Times New Roman" w:hAnsi="Times New Roman" w:eastAsia="Times New Roman" w:cs="Times New Roman"/>
              </w:rPr>
              <w:t xml:space="preserve">Cuenta profesional, </w:t>
            </w:r>
            <w:r w:rsidRPr="4601E584" w:rsidR="29CC7249">
              <w:rPr>
                <w:rFonts w:ascii="Times New Roman" w:hAnsi="Times New Roman" w:eastAsia="Times New Roman" w:cs="Times New Roman"/>
              </w:rPr>
              <w:t>app</w:t>
            </w:r>
            <w:r w:rsidRPr="4601E584" w:rsidR="29CC7249">
              <w:rPr>
                <w:rFonts w:ascii="Times New Roman" w:hAnsi="Times New Roman" w:eastAsia="Times New Roman" w:cs="Times New Roman"/>
              </w:rPr>
              <w:t xml:space="preserve"> de meta y token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03AFEC73" w14:textId="05757843">
            <w:pPr>
              <w:spacing w:line="276" w:lineRule="auto"/>
            </w:pPr>
            <w:r w:rsidRPr="4601E584" w:rsidR="29CC7249">
              <w:rPr>
                <w:rFonts w:ascii="Times New Roman" w:hAnsi="Times New Roman" w:eastAsia="Times New Roman" w:cs="Times New Roman"/>
              </w:rPr>
              <w:t xml:space="preserve">Horas en modo desarrollo, semanas para acceso avanzado </w:t>
            </w:r>
          </w:p>
        </w:tc>
      </w:tr>
      <w:tr w:rsidR="29CC7249" w:rsidTr="4601E584" w14:paraId="2E22D320"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1E3060CD" w14:textId="4DAB344E">
            <w:pPr>
              <w:spacing w:line="276" w:lineRule="auto"/>
            </w:pPr>
            <w:r w:rsidRPr="4601E584" w:rsidR="29CC7249">
              <w:rPr>
                <w:rFonts w:ascii="Times New Roman" w:hAnsi="Times New Roman" w:eastAsia="Times New Roman" w:cs="Times New Roman"/>
              </w:rPr>
              <w:t xml:space="preserve">TikTok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624C22D0" w14:textId="1EE4BD83">
            <w:pPr>
              <w:spacing w:line="276" w:lineRule="auto"/>
            </w:pPr>
            <w:r w:rsidRPr="4601E584" w:rsidR="29CC7249">
              <w:rPr>
                <w:rFonts w:ascii="Times New Roman" w:hAnsi="Times New Roman" w:eastAsia="Times New Roman" w:cs="Times New Roman"/>
              </w:rPr>
              <w:t xml:space="preserve">Difícil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95C79C1" w14:textId="7DF33AE8">
            <w:pPr>
              <w:spacing w:line="276" w:lineRule="auto"/>
            </w:pPr>
            <w:r w:rsidRPr="4601E584" w:rsidR="29CC7249">
              <w:rPr>
                <w:rFonts w:ascii="Times New Roman" w:hAnsi="Times New Roman" w:eastAsia="Times New Roman" w:cs="Times New Roman"/>
              </w:rPr>
              <w:t xml:space="preserve">Creative Center manual, o autorización de creadores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21FEA905" w14:textId="737984D8">
            <w:pPr>
              <w:spacing w:line="276" w:lineRule="auto"/>
            </w:pPr>
            <w:r w:rsidRPr="4601E584" w:rsidR="29CC7249">
              <w:rPr>
                <w:rFonts w:ascii="Times New Roman" w:hAnsi="Times New Roman" w:eastAsia="Times New Roman" w:cs="Times New Roman"/>
              </w:rPr>
              <w:t xml:space="preserve">Aprobación de TikTok para Login Kit y </w:t>
            </w:r>
            <w:r w:rsidRPr="4601E584" w:rsidR="29CC7249">
              <w:rPr>
                <w:rFonts w:ascii="Times New Roman" w:hAnsi="Times New Roman" w:eastAsia="Times New Roman" w:cs="Times New Roman"/>
              </w:rPr>
              <w:t>Display</w:t>
            </w:r>
            <w:r w:rsidRPr="4601E584" w:rsidR="29CC7249">
              <w:rPr>
                <w:rFonts w:ascii="Times New Roman" w:hAnsi="Times New Roman" w:eastAsia="Times New Roman" w:cs="Times New Roman"/>
              </w:rPr>
              <w:t xml:space="preserve"> API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50AE9A45" w14:textId="3B9528DA">
            <w:pPr>
              <w:spacing w:line="276" w:lineRule="auto"/>
            </w:pPr>
            <w:r w:rsidRPr="4601E584" w:rsidR="29CC7249">
              <w:rPr>
                <w:rFonts w:ascii="Times New Roman" w:hAnsi="Times New Roman" w:eastAsia="Times New Roman" w:cs="Times New Roman"/>
              </w:rPr>
              <w:t xml:space="preserve">Semanas (API), </w:t>
            </w:r>
          </w:p>
          <w:p w:rsidR="29CC7249" w:rsidDel="00DB79E4" w:rsidP="29CC7249" w:rsidRDefault="29CC7249" w14:paraId="71C60FBF" w14:textId="4BBB4A9A">
            <w:pPr>
              <w:spacing w:line="276" w:lineRule="auto"/>
            </w:pPr>
            <w:r w:rsidRPr="4601E584" w:rsidR="29CC7249">
              <w:rPr>
                <w:rFonts w:ascii="Times New Roman" w:hAnsi="Times New Roman" w:eastAsia="Times New Roman" w:cs="Times New Roman"/>
              </w:rPr>
              <w:t xml:space="preserve">Inmediato (manual) </w:t>
            </w:r>
          </w:p>
        </w:tc>
      </w:tr>
      <w:tr w:rsidR="29CC7249" w:rsidTr="4601E584" w14:paraId="6770EE61"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5B007A62" w14:textId="07FB3080">
            <w:pPr>
              <w:spacing w:line="276" w:lineRule="auto"/>
            </w:pPr>
            <w:r w:rsidRPr="4601E584" w:rsidR="29CC7249">
              <w:rPr>
                <w:rFonts w:ascii="Times New Roman" w:hAnsi="Times New Roman" w:eastAsia="Times New Roman" w:cs="Times New Roman"/>
              </w:rPr>
              <w:t xml:space="preserve">LinkedIn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EDFC070" w14:textId="211636D5">
            <w:pPr>
              <w:spacing w:line="276" w:lineRule="auto"/>
            </w:pPr>
            <w:r w:rsidRPr="4601E584" w:rsidR="29CC7249">
              <w:rPr>
                <w:rFonts w:ascii="Times New Roman" w:hAnsi="Times New Roman" w:eastAsia="Times New Roman" w:cs="Times New Roman"/>
              </w:rPr>
              <w:t xml:space="preserve">Muy difícil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599E0675" w14:textId="606EDC47">
            <w:pPr>
              <w:spacing w:line="276" w:lineRule="auto"/>
            </w:pPr>
            <w:r w:rsidRPr="4601E584" w:rsidR="29CC7249">
              <w:rPr>
                <w:rFonts w:ascii="Times New Roman" w:hAnsi="Times New Roman" w:eastAsia="Times New Roman" w:cs="Times New Roman"/>
              </w:rPr>
              <w:t xml:space="preserve">Sin vía abierta para contenido de terceros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7D9CE671" w14:textId="7D09C4E1">
            <w:pPr>
              <w:spacing w:line="276" w:lineRule="auto"/>
            </w:pPr>
            <w:r w:rsidRPr="4601E584" w:rsidR="29CC7249">
              <w:rPr>
                <w:rFonts w:ascii="Times New Roman" w:hAnsi="Times New Roman" w:eastAsia="Times New Roman" w:cs="Times New Roman"/>
              </w:rPr>
              <w:t xml:space="preserve">Ser administrador de la página y pasar revisión </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0AE81858" w14:textId="765250E0">
            <w:pPr>
              <w:spacing w:line="276" w:lineRule="auto"/>
            </w:pPr>
            <w:r w:rsidRPr="4601E584" w:rsidR="29CC7249">
              <w:rPr>
                <w:rFonts w:ascii="Times New Roman" w:hAnsi="Times New Roman" w:eastAsia="Times New Roman" w:cs="Times New Roman"/>
              </w:rPr>
              <w:t xml:space="preserve">No viable </w:t>
            </w:r>
          </w:p>
        </w:tc>
      </w:tr>
      <w:tr w:rsidR="29CC7249" w:rsidTr="4601E584" w14:paraId="090B36D4"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2256D87B" w14:textId="386534AF">
            <w:pPr>
              <w:spacing w:line="276" w:lineRule="auto"/>
            </w:pPr>
            <w:r w:rsidRPr="4601E584" w:rsidR="29CC7249">
              <w:rPr>
                <w:rFonts w:ascii="Times New Roman" w:hAnsi="Times New Roman" w:eastAsia="Times New Roman" w:cs="Times New Roman"/>
                <w:lang w:val="es"/>
              </w:rPr>
              <w:t>Bluesky</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28406D34" w14:textId="3F942098">
            <w:pPr>
              <w:spacing w:line="276" w:lineRule="auto"/>
            </w:pPr>
            <w:r w:rsidRPr="4601E584" w:rsidR="29CC7249">
              <w:rPr>
                <w:rFonts w:ascii="Times New Roman" w:hAnsi="Times New Roman" w:eastAsia="Times New Roman" w:cs="Times New Roman"/>
                <w:lang w:val="es"/>
              </w:rPr>
              <w:t>Muy fácil</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088D1DAC" w14:textId="4C2FABE1">
            <w:pPr>
              <w:spacing w:line="276" w:lineRule="auto"/>
            </w:pPr>
            <w:r w:rsidRPr="4601E584" w:rsidR="29CC7249">
              <w:rPr>
                <w:rFonts w:ascii="Times New Roman" w:hAnsi="Times New Roman" w:eastAsia="Times New Roman" w:cs="Times New Roman"/>
                <w:lang w:val="es-ES"/>
              </w:rPr>
              <w:t>API pública</w:t>
            </w:r>
            <w:r w:rsidRPr="4601E584" w:rsidR="29CC7249">
              <w:rPr>
                <w:rFonts w:ascii="Times New Roman" w:hAnsi="Times New Roman" w:eastAsia="Times New Roman" w:cs="Times New Roman"/>
                <w:lang w:val="es-ES"/>
              </w:rPr>
              <w:t xml:space="preserve"> (</w:t>
            </w:r>
            <w:r w:rsidRPr="4601E584" w:rsidR="29CC7249">
              <w:rPr>
                <w:rFonts w:ascii="Times New Roman" w:hAnsi="Times New Roman" w:eastAsia="Times New Roman" w:cs="Times New Roman"/>
                <w:lang w:val="es-ES"/>
              </w:rPr>
              <w:t>AppView</w:t>
            </w:r>
            <w:r w:rsidRPr="4601E584" w:rsidR="29CC7249">
              <w:rPr>
                <w:rFonts w:ascii="Times New Roman" w:hAnsi="Times New Roman" w:eastAsia="Times New Roman" w:cs="Times New Roman"/>
                <w:lang w:val="es-ES"/>
              </w:rPr>
              <w:t>), búsqueda por palabra clave</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093D3EFB" w14:textId="5D25705E">
            <w:pPr>
              <w:spacing w:line="276" w:lineRule="auto"/>
            </w:pPr>
            <w:r w:rsidRPr="4601E584" w:rsidR="29CC7249">
              <w:rPr>
                <w:rFonts w:ascii="Times New Roman" w:hAnsi="Times New Roman" w:eastAsia="Times New Roman" w:cs="Times New Roman"/>
                <w:lang w:val="es"/>
              </w:rPr>
              <w:t>Ninguno: sin cuenta ni clave</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3BEFAA44" w14:textId="63B5E961">
            <w:pPr>
              <w:spacing w:line="276" w:lineRule="auto"/>
            </w:pPr>
            <w:r w:rsidRPr="4601E584" w:rsidR="29CC7249">
              <w:rPr>
                <w:rFonts w:ascii="Times New Roman" w:hAnsi="Times New Roman" w:eastAsia="Times New Roman" w:cs="Times New Roman"/>
                <w:lang w:val="es"/>
              </w:rPr>
              <w:t>Inmediato</w:t>
            </w:r>
          </w:p>
        </w:tc>
      </w:tr>
      <w:tr w:rsidR="29CC7249" w:rsidTr="4601E584" w14:paraId="531476AA"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6DD68AC2" w14:textId="1277048B">
            <w:pPr>
              <w:spacing w:line="276" w:lineRule="auto"/>
            </w:pPr>
            <w:r w:rsidRPr="4601E584" w:rsidR="29CC7249">
              <w:rPr>
                <w:rFonts w:ascii="Times New Roman" w:hAnsi="Times New Roman" w:eastAsia="Times New Roman" w:cs="Times New Roman"/>
                <w:lang w:val="es"/>
              </w:rPr>
              <w:t>Hacker News</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3AE1591D" w14:textId="4CDF01BD">
            <w:pPr>
              <w:spacing w:line="276" w:lineRule="auto"/>
            </w:pPr>
            <w:r w:rsidRPr="4601E584" w:rsidR="29CC7249">
              <w:rPr>
                <w:rFonts w:ascii="Times New Roman" w:hAnsi="Times New Roman" w:eastAsia="Times New Roman" w:cs="Times New Roman"/>
                <w:lang w:val="es"/>
              </w:rPr>
              <w:t>Muy fácil</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79314F7F" w14:textId="30C345E2">
            <w:pPr>
              <w:spacing w:line="276" w:lineRule="auto"/>
            </w:pPr>
            <w:r w:rsidRPr="4601E584" w:rsidR="29CC7249">
              <w:rPr>
                <w:rFonts w:ascii="Times New Roman" w:hAnsi="Times New Roman" w:eastAsia="Times New Roman" w:cs="Times New Roman"/>
                <w:lang w:val="es-ES"/>
              </w:rPr>
              <w:t>API pública</w:t>
            </w:r>
            <w:r w:rsidRPr="4601E584" w:rsidR="29CC7249">
              <w:rPr>
                <w:rFonts w:ascii="Times New Roman" w:hAnsi="Times New Roman" w:eastAsia="Times New Roman" w:cs="Times New Roman"/>
                <w:lang w:val="es-ES"/>
              </w:rPr>
              <w:t xml:space="preserve"> de </w:t>
            </w:r>
            <w:r w:rsidRPr="4601E584" w:rsidR="29CC7249">
              <w:rPr>
                <w:rFonts w:ascii="Times New Roman" w:hAnsi="Times New Roman" w:eastAsia="Times New Roman" w:cs="Times New Roman"/>
                <w:lang w:val="es-ES"/>
              </w:rPr>
              <w:t>Algolia</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6D08B385" w14:textId="3D7DF2AB">
            <w:pPr>
              <w:spacing w:line="276" w:lineRule="auto"/>
            </w:pPr>
            <w:r w:rsidRPr="4601E584" w:rsidR="29CC7249">
              <w:rPr>
                <w:rFonts w:ascii="Times New Roman" w:hAnsi="Times New Roman" w:eastAsia="Times New Roman" w:cs="Times New Roman"/>
                <w:lang w:val="es"/>
              </w:rPr>
              <w:t>Ninguno</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051D99C1" w14:textId="45A3F45B">
            <w:pPr>
              <w:spacing w:line="276" w:lineRule="auto"/>
            </w:pPr>
            <w:r w:rsidRPr="4601E584" w:rsidR="29CC7249">
              <w:rPr>
                <w:rFonts w:ascii="Times New Roman" w:hAnsi="Times New Roman" w:eastAsia="Times New Roman" w:cs="Times New Roman"/>
                <w:lang w:val="es"/>
              </w:rPr>
              <w:t>Inmediato</w:t>
            </w:r>
          </w:p>
        </w:tc>
      </w:tr>
      <w:tr w:rsidR="29CC7249" w:rsidTr="4601E584" w14:paraId="3038F8B9"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7C898C4" w14:textId="70A0B710">
            <w:pPr>
              <w:spacing w:line="276" w:lineRule="auto"/>
            </w:pPr>
            <w:r w:rsidRPr="4601E584" w:rsidR="29CC7249">
              <w:rPr>
                <w:rFonts w:ascii="Times New Roman" w:hAnsi="Times New Roman" w:eastAsia="Times New Roman" w:cs="Times New Roman"/>
                <w:lang w:val="es"/>
              </w:rPr>
              <w:t>Google News</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35C0D18E" w14:textId="4E368290">
            <w:pPr>
              <w:spacing w:line="276" w:lineRule="auto"/>
            </w:pPr>
            <w:r w:rsidRPr="4601E584" w:rsidR="29CC7249">
              <w:rPr>
                <w:rFonts w:ascii="Times New Roman" w:hAnsi="Times New Roman" w:eastAsia="Times New Roman" w:cs="Times New Roman"/>
                <w:lang w:val="es"/>
              </w:rPr>
              <w:t>Muy fácil</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A4D35D3" w14:textId="458ADADD">
            <w:pPr>
              <w:spacing w:line="276" w:lineRule="auto"/>
            </w:pPr>
            <w:r w:rsidRPr="4601E584" w:rsidR="29CC7249">
              <w:rPr>
                <w:rFonts w:ascii="Times New Roman" w:hAnsi="Times New Roman" w:eastAsia="Times New Roman" w:cs="Times New Roman"/>
                <w:lang w:val="es-ES"/>
              </w:rPr>
              <w:t>Feed</w:t>
            </w:r>
            <w:r w:rsidRPr="4601E584" w:rsidR="29CC7249">
              <w:rPr>
                <w:rFonts w:ascii="Times New Roman" w:hAnsi="Times New Roman" w:eastAsia="Times New Roman" w:cs="Times New Roman"/>
                <w:lang w:val="es-ES"/>
              </w:rPr>
              <w:t xml:space="preserve"> RSS de búsqueda por país e idioma</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1D00428A" w14:textId="701D71D9">
            <w:pPr>
              <w:spacing w:line="276" w:lineRule="auto"/>
            </w:pPr>
            <w:r w:rsidRPr="4601E584" w:rsidR="29CC7249">
              <w:rPr>
                <w:rFonts w:ascii="Times New Roman" w:hAnsi="Times New Roman" w:eastAsia="Times New Roman" w:cs="Times New Roman"/>
                <w:lang w:val="es"/>
              </w:rPr>
              <w:t>Ninguno (sin métricas de interacción)</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9295E53" w14:textId="14ACF7D1">
            <w:pPr>
              <w:spacing w:line="276" w:lineRule="auto"/>
            </w:pPr>
            <w:r w:rsidRPr="4601E584" w:rsidR="29CC7249">
              <w:rPr>
                <w:rFonts w:ascii="Times New Roman" w:hAnsi="Times New Roman" w:eastAsia="Times New Roman" w:cs="Times New Roman"/>
                <w:lang w:val="es"/>
              </w:rPr>
              <w:t>Inmediato</w:t>
            </w:r>
          </w:p>
        </w:tc>
      </w:tr>
      <w:tr w:rsidR="29CC7249" w:rsidTr="4601E584" w14:paraId="687AE1D0" w14:textId="77777777">
        <w:trPr>
          <w:trHeight w:val="300"/>
        </w:trPr>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7D467942" w14:textId="4ADC8BDA">
            <w:pPr>
              <w:spacing w:line="276" w:lineRule="auto"/>
            </w:pPr>
            <w:r w:rsidRPr="4601E584" w:rsidR="29CC7249">
              <w:rPr>
                <w:rFonts w:ascii="Times New Roman" w:hAnsi="Times New Roman" w:eastAsia="Times New Roman" w:cs="Times New Roman"/>
                <w:lang w:val="es"/>
              </w:rPr>
              <w:t>Comunidad 30X (las 4 redes)</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25560F0A" w14:textId="6C017A49">
            <w:pPr>
              <w:spacing w:line="276" w:lineRule="auto"/>
            </w:pPr>
            <w:r w:rsidRPr="4601E584" w:rsidR="29CC7249">
              <w:rPr>
                <w:rFonts w:ascii="Times New Roman" w:hAnsi="Times New Roman" w:eastAsia="Times New Roman" w:cs="Times New Roman"/>
                <w:lang w:val="es"/>
              </w:rPr>
              <w:t>Fácil</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0D86A1E6" w14:textId="3877829B">
            <w:pPr>
              <w:spacing w:line="276" w:lineRule="auto"/>
            </w:pPr>
            <w:r w:rsidRPr="4601E584" w:rsidR="29CC7249">
              <w:rPr>
                <w:rFonts w:ascii="Times New Roman" w:hAnsi="Times New Roman" w:eastAsia="Times New Roman" w:cs="Times New Roman"/>
                <w:lang w:val="es"/>
              </w:rPr>
              <w:t>Ingreso asistido: enlace, texto o captura de piezas públicas</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4C268272" w14:textId="4757CAB4">
            <w:pPr>
              <w:spacing w:line="276" w:lineRule="auto"/>
            </w:pPr>
            <w:r w:rsidRPr="4601E584" w:rsidR="29CC7249">
              <w:rPr>
                <w:rFonts w:ascii="Times New Roman" w:hAnsi="Times New Roman" w:eastAsia="Times New Roman" w:cs="Times New Roman"/>
                <w:lang w:val="es"/>
              </w:rPr>
              <w:t>Participación del equipo y la comunidad</w:t>
            </w:r>
          </w:p>
        </w:tc>
        <w:tc>
          <w:tcPr>
            <w:tcW w:w="1800" w:type="dxa"/>
            <w:tcBorders>
              <w:top w:val="single" w:color="auto" w:sz="4" w:space="0"/>
              <w:left w:val="single" w:color="auto" w:sz="4" w:space="0"/>
              <w:bottom w:val="single" w:color="auto" w:sz="4" w:space="0"/>
              <w:right w:val="single" w:color="auto" w:sz="4" w:space="0"/>
            </w:tcBorders>
            <w:tcMar>
              <w:left w:w="108" w:type="dxa"/>
              <w:right w:w="108" w:type="dxa"/>
            </w:tcMar>
          </w:tcPr>
          <w:p w:rsidR="29CC7249" w:rsidDel="00DB79E4" w:rsidP="29CC7249" w:rsidRDefault="29CC7249" w14:paraId="11F9842B" w14:textId="4FF4FC5C">
            <w:pPr>
              <w:spacing w:line="276" w:lineRule="auto"/>
            </w:pPr>
            <w:r w:rsidRPr="4601E584" w:rsidR="29CC7249">
              <w:rPr>
                <w:rFonts w:ascii="Times New Roman" w:hAnsi="Times New Roman" w:eastAsia="Times New Roman" w:cs="Times New Roman"/>
                <w:lang w:val="es"/>
              </w:rPr>
              <w:t>Inmediato (volumen limitado)</w:t>
            </w:r>
          </w:p>
        </w:tc>
      </w:tr>
    </w:tbl>
    <w:p w:rsidR="682D37BB" w:rsidP="29CC7249" w:rsidRDefault="682D37BB" w14:paraId="18021657" w14:textId="4ABDF594">
      <w:pPr>
        <w:spacing w:line="276"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 </w:t>
      </w:r>
    </w:p>
    <w:p w:rsidR="682D37BB" w:rsidP="29CC7249" w:rsidRDefault="682D37BB" w14:paraId="288C2449" w14:textId="0520416A">
      <w:pPr>
        <w:spacing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La tabla muestra que la facilidad de acceso es inversa al interés del reto: las redes donde 30X más publica (Instagram, TikTok y LinkedIn) son las más cerradas, mientras que las fuentes abiertas (Bluesky, Hacker News, Google News y los </w:t>
      </w:r>
      <w:r w:rsidRPr="4601E584" w:rsidR="144E7801">
        <w:rPr>
          <w:rFonts w:ascii="Times New Roman" w:hAnsi="Times New Roman" w:eastAsia="Times New Roman" w:cs="Times New Roman"/>
          <w:lang w:val="es-ES"/>
        </w:rPr>
        <w:t>feeds</w:t>
      </w:r>
      <w:r w:rsidRPr="4601E584" w:rsidR="144E7801">
        <w:rPr>
          <w:rFonts w:ascii="Times New Roman" w:hAnsi="Times New Roman" w:eastAsia="Times New Roman" w:cs="Times New Roman"/>
          <w:lang w:val="es-ES"/>
        </w:rPr>
        <w:t xml:space="preserve"> de YouTube) se pueden conectar en minutos. En la práctica, el prototipo se conectó a las cuatro fuentes abiertas el mismo día, sin registrarse en ninguna plataforma ni pagar, y en una sola corrida reunió 3.300 piezas públicas de las últimas tres semanas en unos 17 segundos.</w:t>
      </w:r>
    </w:p>
    <w:p w:rsidR="682D37BB" w:rsidP="29CC7249" w:rsidRDefault="682D37BB" w14:paraId="2621321C" w14:textId="050AD841">
      <w:pPr>
        <w:spacing w:line="276" w:lineRule="auto"/>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Por eso la estrategia es combinar dos vías. La automática, con fuentes abiertas, mide la conversación y detecta temas temprano. La asistida, con la comunidad, aporta piezas concretas de Instagram, TikTok y LinkedIn mediante el botón «Aportar» de la aplicación o un archivo CSV (red, enlace, texto, fecha y métricas visibles), sin automatizar nada dentro de esas plataformas. Si más adelante se obtiene acceso aprobado a la API de Meta o a la YouTube Data API con cuota ampliada, se pueden agregar como fuentes nuevas sin cambiar el resto del sistema.</w:t>
      </w:r>
    </w:p>
    <w:p w:rsidR="682D37BB" w:rsidP="29CC7249" w:rsidRDefault="682D37BB" w14:paraId="6183397E" w14:textId="0AE160C5">
      <w:pPr>
        <w:pStyle w:val="ListParagraph"/>
        <w:numPr>
          <w:ilvl w:val="0"/>
          <w:numId w:val="37"/>
        </w:numPr>
        <w:spacing w:after="0" w:line="276"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 xml:space="preserve">Herramientas para la solución </w:t>
      </w:r>
    </w:p>
    <w:p w:rsidR="682D37BB" w:rsidP="29CC7249" w:rsidRDefault="682D37BB" w14:paraId="546F60B3" w14:textId="16A552D2">
      <w:pPr>
        <w:spacing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El prototipo, llamado </w:t>
      </w:r>
      <w:r w:rsidRPr="4601E584" w:rsidR="144E7801">
        <w:rPr>
          <w:rFonts w:ascii="Times New Roman" w:hAnsi="Times New Roman" w:eastAsia="Times New Roman" w:cs="Times New Roman"/>
          <w:lang w:val="es-ES"/>
        </w:rPr>
        <w:t>creativIA</w:t>
      </w:r>
      <w:r w:rsidRPr="4601E584" w:rsidR="144E7801">
        <w:rPr>
          <w:rFonts w:ascii="Times New Roman" w:hAnsi="Times New Roman" w:eastAsia="Times New Roman" w:cs="Times New Roman"/>
          <w:lang w:val="es-ES"/>
        </w:rPr>
        <w:t xml:space="preserve"> - Radar de contenido, se construyó con herramientas abiertas o de muy bajo costo. Su código está publicado en GitHub. La siguiente tabla resume qué se usa en cada parte y cuánto cuesta:</w:t>
      </w:r>
    </w:p>
    <w:p w:rsidR="682D37BB" w:rsidP="29CC7249" w:rsidRDefault="682D37BB" w14:paraId="0EBA9897" w14:textId="240C4EA3">
      <w:pPr>
        <w:spacing w:line="276" w:lineRule="auto"/>
        <w:jc w:val="both"/>
        <w:rPr>
          <w:rFonts w:ascii="Times New Roman" w:hAnsi="Times New Roman" w:eastAsia="Times New Roman" w:cs="Times New Roman"/>
          <w:lang w:val="es"/>
        </w:rPr>
      </w:pPr>
      <w:r w:rsidRPr="4601E584" w:rsidR="144E7801">
        <w:rPr>
          <w:rFonts w:ascii="Times New Roman" w:hAnsi="Times New Roman" w:eastAsia="Times New Roman" w:cs="Times New Roman"/>
          <w:lang w:val="es"/>
        </w:rPr>
        <w:t xml:space="preserve"> </w:t>
      </w:r>
    </w:p>
    <w:tbl>
      <w:tblPr>
        <w:tblW w:w="0" w:type="auto"/>
        <w:tblLook w:val="04A0" w:firstRow="1" w:lastRow="0" w:firstColumn="1" w:lastColumn="0" w:noHBand="0" w:noVBand="1"/>
      </w:tblPr>
      <w:tblGrid>
        <w:gridCol w:w="2300"/>
        <w:gridCol w:w="3900"/>
        <w:gridCol w:w="2628"/>
      </w:tblGrid>
      <w:tr w:rsidR="29CC7249" w:rsidTr="4601E584" w14:paraId="39A95429" w14:textId="77777777">
        <w:trPr>
          <w:trHeight w:val="300"/>
        </w:trPr>
        <w:tc>
          <w:tcPr>
            <w:tcW w:w="2300"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70" w:type="dxa"/>
              <w:right w:w="70" w:type="dxa"/>
            </w:tcMar>
          </w:tcPr>
          <w:p w:rsidR="29CC7249" w:rsidDel="00DB79E4" w:rsidP="29CC7249" w:rsidRDefault="29CC7249" w14:paraId="7C322071" w14:textId="28D3D13A">
            <w:pPr>
              <w:spacing w:line="276" w:lineRule="auto"/>
            </w:pPr>
            <w:r w:rsidRPr="4601E584" w:rsidR="29CC7249">
              <w:rPr>
                <w:rFonts w:ascii="Times New Roman" w:hAnsi="Times New Roman" w:eastAsia="Times New Roman" w:cs="Times New Roman"/>
                <w:color w:val="000000" w:themeColor="text1" w:themeTint="FF" w:themeShade="FF"/>
                <w:lang w:val="es"/>
              </w:rPr>
              <w:t>Herramienta</w:t>
            </w:r>
          </w:p>
        </w:tc>
        <w:tc>
          <w:tcPr>
            <w:tcW w:w="3900"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70" w:type="dxa"/>
              <w:right w:w="70" w:type="dxa"/>
            </w:tcMar>
          </w:tcPr>
          <w:p w:rsidR="29CC7249" w:rsidDel="00DB79E4" w:rsidP="29CC7249" w:rsidRDefault="29CC7249" w14:paraId="38EAD61A" w14:textId="578DD8B4">
            <w:pPr>
              <w:spacing w:line="276" w:lineRule="auto"/>
            </w:pPr>
            <w:r w:rsidRPr="4601E584" w:rsidR="29CC7249">
              <w:rPr>
                <w:rFonts w:ascii="Times New Roman" w:hAnsi="Times New Roman" w:eastAsia="Times New Roman" w:cs="Times New Roman"/>
                <w:color w:val="000000" w:themeColor="text1" w:themeTint="FF" w:themeShade="FF"/>
                <w:lang w:val="es"/>
              </w:rPr>
              <w:t>Para qué se usa</w:t>
            </w:r>
          </w:p>
        </w:tc>
        <w:tc>
          <w:tcPr>
            <w:tcW w:w="2628" w:type="dxa"/>
            <w:tcBorders>
              <w:top w:val="single" w:color="auto" w:sz="4" w:space="0"/>
              <w:left w:val="single" w:color="auto" w:sz="4" w:space="0"/>
              <w:bottom w:val="single" w:color="auto" w:sz="4" w:space="0"/>
              <w:right w:val="single" w:color="auto" w:sz="4" w:space="0"/>
            </w:tcBorders>
            <w:shd w:val="clear" w:color="auto" w:fill="FAE2D5" w:themeFill="accent2" w:themeFillTint="33"/>
            <w:tcMar>
              <w:left w:w="70" w:type="dxa"/>
              <w:right w:w="70" w:type="dxa"/>
            </w:tcMar>
          </w:tcPr>
          <w:p w:rsidR="29CC7249" w:rsidDel="00DB79E4" w:rsidP="29CC7249" w:rsidRDefault="29CC7249" w14:paraId="313B35A1" w14:textId="771B8D85">
            <w:pPr>
              <w:spacing w:line="276" w:lineRule="auto"/>
            </w:pPr>
            <w:r w:rsidRPr="4601E584" w:rsidR="29CC7249">
              <w:rPr>
                <w:rFonts w:ascii="Times New Roman" w:hAnsi="Times New Roman" w:eastAsia="Times New Roman" w:cs="Times New Roman"/>
                <w:color w:val="000000" w:themeColor="text1" w:themeTint="FF" w:themeShade="FF"/>
                <w:lang w:val="es"/>
              </w:rPr>
              <w:t>Costo</w:t>
            </w:r>
          </w:p>
        </w:tc>
      </w:tr>
      <w:tr w:rsidR="29CC7249" w:rsidTr="4601E584" w14:paraId="48EFECBD"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5F8D38A8" w14:textId="1869C9B6">
            <w:pPr>
              <w:spacing w:line="276" w:lineRule="auto"/>
            </w:pPr>
            <w:r w:rsidRPr="4601E584" w:rsidR="29CC7249">
              <w:rPr>
                <w:rFonts w:ascii="Times New Roman" w:hAnsi="Times New Roman" w:eastAsia="Times New Roman" w:cs="Times New Roman"/>
                <w:lang w:val="es-ES"/>
              </w:rPr>
              <w:t xml:space="preserve">Python 3.12 y </w:t>
            </w:r>
            <w:r w:rsidRPr="4601E584" w:rsidR="29CC7249">
              <w:rPr>
                <w:rFonts w:ascii="Times New Roman" w:hAnsi="Times New Roman" w:eastAsia="Times New Roman" w:cs="Times New Roman"/>
                <w:lang w:val="es-ES"/>
              </w:rPr>
              <w:t>httpx</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4E33DF3A" w14:textId="417B3CAE">
            <w:pPr>
              <w:spacing w:line="276" w:lineRule="auto"/>
            </w:pPr>
            <w:r w:rsidRPr="4601E584" w:rsidR="29CC7249">
              <w:rPr>
                <w:rFonts w:ascii="Times New Roman" w:hAnsi="Times New Roman" w:eastAsia="Times New Roman" w:cs="Times New Roman"/>
                <w:lang w:val="es"/>
              </w:rPr>
              <w:t>Lenguaje del prototipo y consultas a las fuentes en paralelo</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649ACB50" w14:textId="5B0A9BA9">
            <w:pPr>
              <w:spacing w:line="276" w:lineRule="auto"/>
            </w:pPr>
            <w:r w:rsidRPr="4601E584" w:rsidR="29CC7249">
              <w:rPr>
                <w:rFonts w:ascii="Times New Roman" w:hAnsi="Times New Roman" w:eastAsia="Times New Roman" w:cs="Times New Roman"/>
                <w:lang w:val="es"/>
              </w:rPr>
              <w:t>Gratis</w:t>
            </w:r>
          </w:p>
        </w:tc>
      </w:tr>
      <w:tr w:rsidR="29CC7249" w:rsidTr="4601E584" w14:paraId="1B05C435"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19CB022B" w14:textId="4C6DEAF2">
            <w:pPr>
              <w:spacing w:line="276" w:lineRule="auto"/>
            </w:pPr>
            <w:r w:rsidRPr="4601E584" w:rsidR="29CC7249">
              <w:rPr>
                <w:rFonts w:ascii="Times New Roman" w:hAnsi="Times New Roman" w:eastAsia="Times New Roman" w:cs="Times New Roman"/>
                <w:lang w:val="es"/>
              </w:rPr>
              <w:t>Bluesky, Hacker News, Google News y RSS de YouTube</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71D7437C" w14:textId="344B147B">
            <w:pPr>
              <w:spacing w:line="276" w:lineRule="auto"/>
            </w:pPr>
            <w:r w:rsidRPr="4601E584" w:rsidR="29CC7249">
              <w:rPr>
                <w:rFonts w:ascii="Times New Roman" w:hAnsi="Times New Roman" w:eastAsia="Times New Roman" w:cs="Times New Roman"/>
                <w:lang w:val="es"/>
              </w:rPr>
              <w:t>Recolección de piezas públicas sobre IA, en español e inglés</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220584A6" w14:textId="02CA3DAB">
            <w:pPr>
              <w:spacing w:line="276" w:lineRule="auto"/>
            </w:pPr>
            <w:r w:rsidRPr="4601E584" w:rsidR="29CC7249">
              <w:rPr>
                <w:rFonts w:ascii="Times New Roman" w:hAnsi="Times New Roman" w:eastAsia="Times New Roman" w:cs="Times New Roman"/>
                <w:lang w:val="es"/>
              </w:rPr>
              <w:t>Gratis</w:t>
            </w:r>
          </w:p>
        </w:tc>
      </w:tr>
      <w:tr w:rsidR="29CC7249" w:rsidTr="4601E584" w14:paraId="2F9D22E8"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07A3448A" w14:textId="7D413ECA">
            <w:pPr>
              <w:spacing w:line="276" w:lineRule="auto"/>
            </w:pPr>
            <w:r w:rsidRPr="4601E584" w:rsidR="29CC7249">
              <w:rPr>
                <w:rFonts w:ascii="Times New Roman" w:hAnsi="Times New Roman" w:eastAsia="Times New Roman" w:cs="Times New Roman"/>
                <w:lang w:val="es"/>
              </w:rPr>
              <w:t>Botón «Aportar» y CSV de comunidad</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34E52354" w14:textId="2A5B099E">
            <w:pPr>
              <w:spacing w:line="276" w:lineRule="auto"/>
            </w:pPr>
            <w:r w:rsidRPr="4601E584" w:rsidR="29CC7249">
              <w:rPr>
                <w:rFonts w:ascii="Times New Roman" w:hAnsi="Times New Roman" w:eastAsia="Times New Roman" w:cs="Times New Roman"/>
                <w:lang w:val="es"/>
              </w:rPr>
              <w:t>Ingreso asistido de piezas de Instagram, TikTok y LinkedIn</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24DDC373" w14:textId="27999678">
            <w:pPr>
              <w:spacing w:line="276" w:lineRule="auto"/>
            </w:pPr>
            <w:r w:rsidRPr="4601E584" w:rsidR="29CC7249">
              <w:rPr>
                <w:rFonts w:ascii="Times New Roman" w:hAnsi="Times New Roman" w:eastAsia="Times New Roman" w:cs="Times New Roman"/>
                <w:lang w:val="es"/>
              </w:rPr>
              <w:t>Gratis</w:t>
            </w:r>
          </w:p>
        </w:tc>
      </w:tr>
      <w:tr w:rsidR="29CC7249" w:rsidTr="4601E584" w14:paraId="3AB77C49"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3F60B21B" w14:textId="3D30A5CB">
            <w:pPr>
              <w:spacing w:line="276" w:lineRule="auto"/>
            </w:pPr>
            <w:r w:rsidRPr="4601E584" w:rsidR="29CC7249">
              <w:rPr>
                <w:rFonts w:ascii="Times New Roman" w:hAnsi="Times New Roman" w:eastAsia="Times New Roman" w:cs="Times New Roman"/>
                <w:lang w:val="es-ES"/>
              </w:rPr>
              <w:t>Jev</w:t>
            </w:r>
            <w:r w:rsidRPr="4601E584" w:rsidR="29CC7249">
              <w:rPr>
                <w:rFonts w:ascii="Times New Roman" w:hAnsi="Times New Roman" w:eastAsia="Times New Roman" w:cs="Times New Roman"/>
                <w:lang w:val="es-ES"/>
              </w:rPr>
              <w:t xml:space="preserve"> (</w:t>
            </w:r>
            <w:r w:rsidRPr="4601E584" w:rsidR="29CC7249">
              <w:rPr>
                <w:rFonts w:ascii="Times New Roman" w:hAnsi="Times New Roman" w:eastAsia="Times New Roman" w:cs="Times New Roman"/>
                <w:lang w:val="es-ES"/>
              </w:rPr>
              <w:t>TypeSafe</w:t>
            </w:r>
            <w:r w:rsidRPr="4601E584" w:rsidR="29CC7249">
              <w:rPr>
                <w:rFonts w:ascii="Times New Roman" w:hAnsi="Times New Roman" w:eastAsia="Times New Roman" w:cs="Times New Roman"/>
                <w:lang w:val="es-ES"/>
              </w:rPr>
              <w:t xml:space="preserve">), vía </w:t>
            </w:r>
            <w:r w:rsidRPr="4601E584" w:rsidR="29CC7249">
              <w:rPr>
                <w:rFonts w:ascii="Times New Roman" w:hAnsi="Times New Roman" w:eastAsia="Times New Roman" w:cs="Times New Roman"/>
                <w:lang w:val="es-ES"/>
              </w:rPr>
              <w:t>TypeSafe</w:t>
            </w:r>
            <w:r w:rsidRPr="4601E584" w:rsidR="29CC7249">
              <w:rPr>
                <w:rFonts w:ascii="Times New Roman" w:hAnsi="Times New Roman" w:eastAsia="Times New Roman" w:cs="Times New Roman"/>
                <w:lang w:val="es-ES"/>
              </w:rPr>
              <w:t xml:space="preserve">, </w:t>
            </w:r>
            <w:r w:rsidRPr="4601E584" w:rsidR="29CC7249">
              <w:rPr>
                <w:rFonts w:ascii="Times New Roman" w:hAnsi="Times New Roman" w:eastAsia="Times New Roman" w:cs="Times New Roman"/>
                <w:lang w:val="es-ES"/>
              </w:rPr>
              <w:t>DigitalOcean</w:t>
            </w:r>
            <w:r w:rsidRPr="4601E584" w:rsidR="29CC7249">
              <w:rPr>
                <w:rFonts w:ascii="Times New Roman" w:hAnsi="Times New Roman" w:eastAsia="Times New Roman" w:cs="Times New Roman"/>
                <w:lang w:val="es-ES"/>
              </w:rPr>
              <w:t xml:space="preserve"> u </w:t>
            </w:r>
            <w:r w:rsidRPr="4601E584" w:rsidR="29CC7249">
              <w:rPr>
                <w:rFonts w:ascii="Times New Roman" w:hAnsi="Times New Roman" w:eastAsia="Times New Roman" w:cs="Times New Roman"/>
                <w:lang w:val="es-ES"/>
              </w:rPr>
              <w:t>OpenRouter</w:t>
            </w:r>
            <w:r w:rsidRPr="4601E584" w:rsidR="29CC7249">
              <w:rPr>
                <w:rFonts w:ascii="Times New Roman" w:hAnsi="Times New Roman" w:eastAsia="Times New Roman" w:cs="Times New Roman"/>
                <w:lang w:val="es-ES"/>
              </w:rPr>
              <w:t xml:space="preserve"> (integrado; sin acceso durante la </w:t>
            </w:r>
            <w:r w:rsidRPr="4601E584" w:rsidR="29CC7249">
              <w:rPr>
                <w:rFonts w:ascii="Times New Roman" w:hAnsi="Times New Roman" w:eastAsia="Times New Roman" w:cs="Times New Roman"/>
                <w:lang w:val="es-ES"/>
              </w:rPr>
              <w:t>hackatón</w:t>
            </w:r>
            <w:r w:rsidRPr="4601E584" w:rsidR="29CC7249">
              <w:rPr>
                <w:rFonts w:ascii="Times New Roman" w:hAnsi="Times New Roman" w:eastAsia="Times New Roman" w:cs="Times New Roman"/>
                <w:lang w:val="es-ES"/>
              </w:rPr>
              <w:t>)</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4B1F5D81" w14:textId="69800A12">
            <w:pPr>
              <w:spacing w:line="276" w:lineRule="auto"/>
            </w:pPr>
            <w:r w:rsidRPr="4601E584" w:rsidR="29CC7249">
              <w:rPr>
                <w:rFonts w:ascii="Times New Roman" w:hAnsi="Times New Roman" w:eastAsia="Times New Roman" w:cs="Times New Roman"/>
                <w:lang w:val="es-ES"/>
              </w:rPr>
              <w:t xml:space="preserve">Clasificar cada pieza: tema, gancho, formato, publicador, encaje con la audiencia, si es accionable, técnica, humo o de </w:t>
            </w:r>
            <w:r w:rsidRPr="4601E584" w:rsidR="29CC7249">
              <w:rPr>
                <w:rFonts w:ascii="Times New Roman" w:hAnsi="Times New Roman" w:eastAsia="Times New Roman" w:cs="Times New Roman"/>
                <w:lang w:val="es-ES"/>
              </w:rPr>
              <w:t>LatAm</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321FF059" w14:textId="448B3499">
            <w:pPr>
              <w:spacing w:line="276" w:lineRule="auto"/>
            </w:pPr>
            <w:r w:rsidRPr="4601E584" w:rsidR="29CC7249">
              <w:rPr>
                <w:rFonts w:ascii="Times New Roman" w:hAnsi="Times New Roman" w:eastAsia="Times New Roman" w:cs="Times New Roman"/>
                <w:lang w:val="es"/>
              </w:rPr>
              <w:t>US$0,042 por millón de tokens (≈ US$0,10 por corrida de 3.000 piezas, estimado)</w:t>
            </w:r>
          </w:p>
        </w:tc>
      </w:tr>
      <w:tr w:rsidR="29CC7249" w:rsidTr="4601E584" w14:paraId="7F59813C"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75169523" w14:textId="02CC9A01">
            <w:pPr>
              <w:spacing w:line="276" w:lineRule="auto"/>
            </w:pPr>
            <w:r w:rsidRPr="4601E584" w:rsidR="29CC7249">
              <w:rPr>
                <w:rFonts w:ascii="Times New Roman" w:hAnsi="Times New Roman" w:eastAsia="Times New Roman" w:cs="Times New Roman"/>
                <w:lang w:val="es-ES"/>
              </w:rPr>
              <w:t>Clasificador local (</w:t>
            </w:r>
            <w:r w:rsidRPr="4601E584" w:rsidR="29CC7249">
              <w:rPr>
                <w:rFonts w:ascii="Times New Roman" w:hAnsi="Times New Roman" w:eastAsia="Times New Roman" w:cs="Times New Roman"/>
                <w:lang w:val="es-ES"/>
              </w:rPr>
              <w:t>fastembed</w:t>
            </w:r>
            <w:r w:rsidRPr="4601E584" w:rsidR="29CC7249">
              <w:rPr>
                <w:rFonts w:ascii="Times New Roman" w:hAnsi="Times New Roman" w:eastAsia="Times New Roman" w:cs="Times New Roman"/>
                <w:lang w:val="es-ES"/>
              </w:rPr>
              <w:t xml:space="preserve">, </w:t>
            </w:r>
            <w:r w:rsidRPr="4601E584" w:rsidR="29CC7249">
              <w:rPr>
                <w:rFonts w:ascii="Times New Roman" w:hAnsi="Times New Roman" w:eastAsia="Times New Roman" w:cs="Times New Roman"/>
                <w:lang w:val="es-ES"/>
              </w:rPr>
              <w:t>MiniLM</w:t>
            </w:r>
            <w:r w:rsidRPr="4601E584" w:rsidR="29CC7249">
              <w:rPr>
                <w:rFonts w:ascii="Times New Roman" w:hAnsi="Times New Roman" w:eastAsia="Times New Roman" w:cs="Times New Roman"/>
                <w:lang w:val="es-ES"/>
              </w:rPr>
              <w:t xml:space="preserve"> multilingüe)</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316C1320" w14:textId="37B09019">
            <w:pPr>
              <w:spacing w:line="276" w:lineRule="auto"/>
            </w:pPr>
            <w:r w:rsidRPr="4601E584" w:rsidR="29CC7249">
              <w:rPr>
                <w:rFonts w:ascii="Times New Roman" w:hAnsi="Times New Roman" w:eastAsia="Times New Roman" w:cs="Times New Roman"/>
                <w:lang w:val="es"/>
              </w:rPr>
              <w:t>Clasificar cada pieza cuando Jev no está disponible; es el que usaron las corridas del prototipo</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60A2F52A" w14:textId="36DEC899">
            <w:pPr>
              <w:spacing w:line="276" w:lineRule="auto"/>
            </w:pPr>
            <w:r w:rsidRPr="4601E584" w:rsidR="29CC7249">
              <w:rPr>
                <w:rFonts w:ascii="Times New Roman" w:hAnsi="Times New Roman" w:eastAsia="Times New Roman" w:cs="Times New Roman"/>
                <w:lang w:val="es"/>
              </w:rPr>
              <w:t>Gratis</w:t>
            </w:r>
          </w:p>
        </w:tc>
      </w:tr>
      <w:tr w:rsidR="29CC7249" w:rsidTr="4601E584" w14:paraId="1D930D43"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66B744B9" w14:textId="6492E317">
            <w:pPr>
              <w:spacing w:line="276" w:lineRule="auto"/>
            </w:pPr>
            <w:r w:rsidRPr="4601E584" w:rsidR="29CC7249">
              <w:rPr>
                <w:rFonts w:ascii="Times New Roman" w:hAnsi="Times New Roman" w:eastAsia="Times New Roman" w:cs="Times New Roman"/>
                <w:lang w:val="es-ES"/>
              </w:rPr>
              <w:t>Nemotron</w:t>
            </w:r>
            <w:r w:rsidRPr="4601E584" w:rsidR="29CC7249">
              <w:rPr>
                <w:rFonts w:ascii="Times New Roman" w:hAnsi="Times New Roman" w:eastAsia="Times New Roman" w:cs="Times New Roman"/>
                <w:lang w:val="es-ES"/>
              </w:rPr>
              <w:t xml:space="preserve"> 3 Super y </w:t>
            </w:r>
            <w:r w:rsidRPr="4601E584" w:rsidR="29CC7249">
              <w:rPr>
                <w:rFonts w:ascii="Times New Roman" w:hAnsi="Times New Roman" w:eastAsia="Times New Roman" w:cs="Times New Roman"/>
                <w:lang w:val="es-ES"/>
              </w:rPr>
              <w:t>DeepSeek</w:t>
            </w:r>
            <w:r w:rsidRPr="4601E584" w:rsidR="29CC7249">
              <w:rPr>
                <w:rFonts w:ascii="Times New Roman" w:hAnsi="Times New Roman" w:eastAsia="Times New Roman" w:cs="Times New Roman"/>
                <w:lang w:val="es-ES"/>
              </w:rPr>
              <w:t xml:space="preserve"> V4.1 Flash vía </w:t>
            </w:r>
            <w:r w:rsidRPr="4601E584" w:rsidR="29CC7249">
              <w:rPr>
                <w:rFonts w:ascii="Times New Roman" w:hAnsi="Times New Roman" w:eastAsia="Times New Roman" w:cs="Times New Roman"/>
                <w:lang w:val="es-ES"/>
              </w:rPr>
              <w:t>OpenRouter</w:t>
            </w:r>
            <w:r w:rsidRPr="4601E584" w:rsidR="29CC7249">
              <w:rPr>
                <w:rFonts w:ascii="Times New Roman" w:hAnsi="Times New Roman" w:eastAsia="Times New Roman" w:cs="Times New Roman"/>
                <w:lang w:val="es-ES"/>
              </w:rPr>
              <w:t xml:space="preserve"> (open </w:t>
            </w:r>
            <w:r w:rsidRPr="4601E584" w:rsidR="29CC7249">
              <w:rPr>
                <w:rFonts w:ascii="Times New Roman" w:hAnsi="Times New Roman" w:eastAsia="Times New Roman" w:cs="Times New Roman"/>
                <w:lang w:val="es-ES"/>
              </w:rPr>
              <w:t>source</w:t>
            </w:r>
            <w:r w:rsidRPr="4601E584" w:rsidR="29CC7249">
              <w:rPr>
                <w:rFonts w:ascii="Times New Roman" w:hAnsi="Times New Roman" w:eastAsia="Times New Roman" w:cs="Times New Roman"/>
                <w:lang w:val="es-ES"/>
              </w:rPr>
              <w:t>)</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4B085DB2" w14:textId="36ECA41F">
            <w:pPr>
              <w:spacing w:line="276" w:lineRule="auto"/>
            </w:pPr>
            <w:r w:rsidRPr="4601E584" w:rsidR="29CC7249">
              <w:rPr>
                <w:rFonts w:ascii="Times New Roman" w:hAnsi="Times New Roman" w:eastAsia="Times New Roman" w:cs="Times New Roman"/>
                <w:lang w:val="es"/>
              </w:rPr>
              <w:t>Redactar el ángulo, tres ganchos y el formato por plataforma de cada tema</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3FE843B5" w14:textId="1379123E">
            <w:pPr>
              <w:spacing w:line="276" w:lineRule="auto"/>
            </w:pPr>
            <w:r w:rsidRPr="4601E584" w:rsidR="29CC7249">
              <w:rPr>
                <w:rFonts w:ascii="Times New Roman" w:hAnsi="Times New Roman" w:eastAsia="Times New Roman" w:cs="Times New Roman"/>
                <w:lang w:val="es-ES"/>
              </w:rPr>
              <w:t xml:space="preserve">Gratis con </w:t>
            </w:r>
            <w:r w:rsidRPr="4601E584" w:rsidR="29CC7249">
              <w:rPr>
                <w:rFonts w:ascii="Times New Roman" w:hAnsi="Times New Roman" w:eastAsia="Times New Roman" w:cs="Times New Roman"/>
                <w:lang w:val="es-ES"/>
              </w:rPr>
              <w:t>Nemotron</w:t>
            </w:r>
            <w:r w:rsidRPr="4601E584" w:rsidR="29CC7249">
              <w:rPr>
                <w:rFonts w:ascii="Times New Roman" w:hAnsi="Times New Roman" w:eastAsia="Times New Roman" w:cs="Times New Roman"/>
                <w:lang w:val="es-ES"/>
              </w:rPr>
              <w:t xml:space="preserve">; con </w:t>
            </w:r>
            <w:r w:rsidRPr="4601E584" w:rsidR="29CC7249">
              <w:rPr>
                <w:rFonts w:ascii="Times New Roman" w:hAnsi="Times New Roman" w:eastAsia="Times New Roman" w:cs="Times New Roman"/>
                <w:lang w:val="es-ES"/>
              </w:rPr>
              <w:t>DeepSeek</w:t>
            </w:r>
            <w:r w:rsidRPr="4601E584" w:rsidR="29CC7249">
              <w:rPr>
                <w:rFonts w:ascii="Times New Roman" w:hAnsi="Times New Roman" w:eastAsia="Times New Roman" w:cs="Times New Roman"/>
                <w:lang w:val="es-ES"/>
              </w:rPr>
              <w:t>, menos de un centavo por reporte</w:t>
            </w:r>
          </w:p>
        </w:tc>
      </w:tr>
      <w:tr w:rsidR="29CC7249" w:rsidTr="4601E584" w14:paraId="3D00E05D"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61204BD9" w14:textId="2182BC5A">
            <w:pPr>
              <w:spacing w:line="276" w:lineRule="auto"/>
            </w:pPr>
            <w:r w:rsidRPr="4601E584" w:rsidR="29CC7249">
              <w:rPr>
                <w:rFonts w:ascii="Times New Roman" w:hAnsi="Times New Roman" w:eastAsia="Times New Roman" w:cs="Times New Roman"/>
                <w:lang w:val="es"/>
              </w:rPr>
              <w:t>Caché local (JSONL)</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47D92CD1" w14:textId="223B29F2">
            <w:pPr>
              <w:spacing w:line="276" w:lineRule="auto"/>
            </w:pPr>
            <w:r w:rsidRPr="4601E584" w:rsidR="29CC7249">
              <w:rPr>
                <w:rFonts w:ascii="Times New Roman" w:hAnsi="Times New Roman" w:eastAsia="Times New Roman" w:cs="Times New Roman"/>
                <w:lang w:val="es"/>
              </w:rPr>
              <w:t>No volver a pagar por piezas ya clasificadas</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2FEB31AD" w14:textId="1F08D1EA">
            <w:pPr>
              <w:spacing w:line="276" w:lineRule="auto"/>
            </w:pPr>
            <w:r w:rsidRPr="4601E584" w:rsidR="29CC7249">
              <w:rPr>
                <w:rFonts w:ascii="Times New Roman" w:hAnsi="Times New Roman" w:eastAsia="Times New Roman" w:cs="Times New Roman"/>
                <w:lang w:val="es"/>
              </w:rPr>
              <w:t>Gratis</w:t>
            </w:r>
          </w:p>
        </w:tc>
      </w:tr>
      <w:tr w:rsidR="29CC7249" w:rsidTr="4601E584" w14:paraId="7A0579CB"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4B24AD9E" w14:textId="39A1710F">
            <w:pPr>
              <w:spacing w:line="276" w:lineRule="auto"/>
            </w:pPr>
            <w:r w:rsidRPr="4601E584" w:rsidR="29CC7249">
              <w:rPr>
                <w:rFonts w:ascii="Times New Roman" w:hAnsi="Times New Roman" w:eastAsia="Times New Roman" w:cs="Times New Roman"/>
                <w:lang w:val="es-ES"/>
              </w:rPr>
              <w:t xml:space="preserve">App web local y reportes HTML, </w:t>
            </w:r>
            <w:r w:rsidRPr="4601E584" w:rsidR="29CC7249">
              <w:rPr>
                <w:rFonts w:ascii="Times New Roman" w:hAnsi="Times New Roman" w:eastAsia="Times New Roman" w:cs="Times New Roman"/>
                <w:lang w:val="es-ES"/>
              </w:rPr>
              <w:t>Markdown</w:t>
            </w:r>
            <w:r w:rsidRPr="4601E584" w:rsidR="29CC7249">
              <w:rPr>
                <w:rFonts w:ascii="Times New Roman" w:hAnsi="Times New Roman" w:eastAsia="Times New Roman" w:cs="Times New Roman"/>
                <w:lang w:val="es-ES"/>
              </w:rPr>
              <w:t xml:space="preserve"> y JSON</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70FEC3CD" w14:textId="30B40C6B">
            <w:pPr>
              <w:spacing w:line="276" w:lineRule="auto"/>
            </w:pPr>
            <w:r w:rsidRPr="4601E584" w:rsidR="29CC7249">
              <w:rPr>
                <w:rFonts w:ascii="Times New Roman" w:hAnsi="Times New Roman" w:eastAsia="Times New Roman" w:cs="Times New Roman"/>
                <w:lang w:val="es"/>
              </w:rPr>
              <w:t>Entregar el resultado al equipo de media; se ve bien en celular</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519403CC" w14:textId="4C46F8FB">
            <w:pPr>
              <w:spacing w:line="276" w:lineRule="auto"/>
            </w:pPr>
            <w:r w:rsidRPr="4601E584" w:rsidR="29CC7249">
              <w:rPr>
                <w:rFonts w:ascii="Times New Roman" w:hAnsi="Times New Roman" w:eastAsia="Times New Roman" w:cs="Times New Roman"/>
                <w:lang w:val="es"/>
              </w:rPr>
              <w:t>Gratis</w:t>
            </w:r>
          </w:p>
        </w:tc>
      </w:tr>
      <w:tr w:rsidR="29CC7249" w:rsidTr="4601E584" w14:paraId="0A76C9D3" w14:textId="77777777">
        <w:trPr>
          <w:trHeight w:val="300"/>
        </w:trPr>
        <w:tc>
          <w:tcPr>
            <w:tcW w:w="23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1C9E585A" w14:textId="6AC676F1">
            <w:pPr>
              <w:spacing w:line="276" w:lineRule="auto"/>
            </w:pPr>
            <w:r w:rsidRPr="4601E584" w:rsidR="29CC7249">
              <w:rPr>
                <w:rFonts w:ascii="Times New Roman" w:hAnsi="Times New Roman" w:eastAsia="Times New Roman" w:cs="Times New Roman"/>
                <w:lang w:val="es"/>
              </w:rPr>
              <w:t>GitHub</w:t>
            </w:r>
          </w:p>
        </w:tc>
        <w:tc>
          <w:tcPr>
            <w:tcW w:w="3900"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3C13B9CF" w14:textId="3EE45A0A">
            <w:pPr>
              <w:spacing w:line="276" w:lineRule="auto"/>
            </w:pPr>
            <w:r w:rsidRPr="4601E584" w:rsidR="29CC7249">
              <w:rPr>
                <w:rFonts w:ascii="Times New Roman" w:hAnsi="Times New Roman" w:eastAsia="Times New Roman" w:cs="Times New Roman"/>
                <w:lang w:val="es"/>
              </w:rPr>
              <w:t>Código, historial y documentación del proyecto</w:t>
            </w:r>
          </w:p>
        </w:tc>
        <w:tc>
          <w:tcPr>
            <w:tcW w:w="2628" w:type="dxa"/>
            <w:tcBorders>
              <w:top w:val="single" w:color="auto" w:sz="4" w:space="0"/>
              <w:left w:val="single" w:color="auto" w:sz="4" w:space="0"/>
              <w:bottom w:val="single" w:color="auto" w:sz="4" w:space="0"/>
              <w:right w:val="single" w:color="auto" w:sz="4" w:space="0"/>
            </w:tcBorders>
            <w:tcMar>
              <w:left w:w="70" w:type="dxa"/>
              <w:right w:w="70" w:type="dxa"/>
            </w:tcMar>
          </w:tcPr>
          <w:p w:rsidR="29CC7249" w:rsidDel="00DB79E4" w:rsidP="29CC7249" w:rsidRDefault="29CC7249" w14:paraId="1AA213FD" w14:textId="36D2268D">
            <w:pPr>
              <w:spacing w:line="276" w:lineRule="auto"/>
            </w:pPr>
            <w:r w:rsidRPr="4601E584" w:rsidR="29CC7249">
              <w:rPr>
                <w:rFonts w:ascii="Times New Roman" w:hAnsi="Times New Roman" w:eastAsia="Times New Roman" w:cs="Times New Roman"/>
                <w:lang w:val="es"/>
              </w:rPr>
              <w:t>Gratis</w:t>
            </w:r>
          </w:p>
        </w:tc>
      </w:tr>
    </w:tbl>
    <w:p w:rsidR="682D37BB" w:rsidP="29CC7249" w:rsidRDefault="682D37BB" w14:paraId="24956368" w14:textId="363D71E9">
      <w:pPr>
        <w:spacing w:line="276"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 </w:t>
      </w:r>
    </w:p>
    <w:p w:rsidR="682D37BB" w:rsidP="29CC7249" w:rsidRDefault="682D37BB" w14:paraId="14212583" w14:textId="2BCA1361">
      <w:pPr>
        <w:spacing w:line="276" w:lineRule="auto"/>
        <w:jc w:val="both"/>
        <w:rPr>
          <w:rFonts w:ascii="Times New Roman" w:hAnsi="Times New Roman" w:eastAsia="Times New Roman" w:cs="Times New Roman"/>
          <w:lang w:val="es-ES"/>
        </w:rPr>
      </w:pPr>
      <w:r w:rsidRPr="4601E584" w:rsidR="144E7801">
        <w:rPr>
          <w:rFonts w:ascii="Times New Roman" w:hAnsi="Times New Roman" w:eastAsia="Times New Roman" w:cs="Times New Roman"/>
          <w:lang w:val="es-ES"/>
        </w:rPr>
        <w:t xml:space="preserve">La división de trabajo entre los modelos es deliberada. El clasificador (hoy el modelo local; </w:t>
      </w:r>
      <w:r w:rsidRPr="4601E584" w:rsidR="144E7801">
        <w:rPr>
          <w:rFonts w:ascii="Times New Roman" w:hAnsi="Times New Roman" w:eastAsia="Times New Roman" w:cs="Times New Roman"/>
          <w:lang w:val="es-ES"/>
        </w:rPr>
        <w:t>Jev</w:t>
      </w:r>
      <w:r w:rsidRPr="4601E584" w:rsidR="144E7801">
        <w:rPr>
          <w:rFonts w:ascii="Times New Roman" w:hAnsi="Times New Roman" w:eastAsia="Times New Roman" w:cs="Times New Roman"/>
          <w:lang w:val="es-ES"/>
        </w:rPr>
        <w:t xml:space="preserve"> cuando haya acceso) toma decisiones cerradas y baratas sobre miles de piezas, con probabilidades que se pueden sumar y comparar. El modelo generativo solo escribe al final y sobre unos pocos temas ya priorizados. Todos los cálculos (conteos, crecimiento, pesos) se hacen en código y no en los modelos, como recomienda la documentación de </w:t>
      </w:r>
      <w:r w:rsidRPr="4601E584" w:rsidR="144E7801">
        <w:rPr>
          <w:rFonts w:ascii="Times New Roman" w:hAnsi="Times New Roman" w:eastAsia="Times New Roman" w:cs="Times New Roman"/>
          <w:lang w:val="es-ES"/>
        </w:rPr>
        <w:t>TypeSafe</w:t>
      </w:r>
      <w:r w:rsidRPr="4601E584" w:rsidR="144E7801">
        <w:rPr>
          <w:rFonts w:ascii="Times New Roman" w:hAnsi="Times New Roman" w:eastAsia="Times New Roman" w:cs="Times New Roman"/>
          <w:lang w:val="es-ES"/>
        </w:rPr>
        <w:t xml:space="preserve"> [40]. Así cada resultado se puede revisar y ajustar, y el costo total de operación es hoy de cero dólares (y de centavos por semana si se activa </w:t>
      </w:r>
      <w:r w:rsidRPr="4601E584" w:rsidR="144E7801">
        <w:rPr>
          <w:rFonts w:ascii="Times New Roman" w:hAnsi="Times New Roman" w:eastAsia="Times New Roman" w:cs="Times New Roman"/>
          <w:lang w:val="es-ES"/>
        </w:rPr>
        <w:t>Jev</w:t>
      </w:r>
      <w:r w:rsidRPr="4601E584" w:rsidR="144E7801">
        <w:rPr>
          <w:rFonts w:ascii="Times New Roman" w:hAnsi="Times New Roman" w:eastAsia="Times New Roman" w:cs="Times New Roman"/>
          <w:lang w:val="es-ES"/>
        </w:rPr>
        <w:t xml:space="preserve">), frente a los miles de dólares al año que cuestan las herramientas de social </w:t>
      </w:r>
      <w:r w:rsidRPr="4601E584" w:rsidR="144E7801">
        <w:rPr>
          <w:rFonts w:ascii="Times New Roman" w:hAnsi="Times New Roman" w:eastAsia="Times New Roman" w:cs="Times New Roman"/>
          <w:lang w:val="es-ES"/>
        </w:rPr>
        <w:t>listening</w:t>
      </w:r>
      <w:r w:rsidRPr="4601E584" w:rsidR="144E7801">
        <w:rPr>
          <w:rFonts w:ascii="Times New Roman" w:hAnsi="Times New Roman" w:eastAsia="Times New Roman" w:cs="Times New Roman"/>
          <w:lang w:val="es-ES"/>
        </w:rPr>
        <w:t>.</w:t>
      </w:r>
    </w:p>
    <w:p w:rsidR="682D37BB" w:rsidP="29CC7249" w:rsidRDefault="682D37BB" w14:paraId="1D591AD8" w14:textId="70891FCA">
      <w:pPr>
        <w:pStyle w:val="ListParagraph"/>
        <w:numPr>
          <w:ilvl w:val="0"/>
          <w:numId w:val="37"/>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30X cultura organizacional</w:t>
      </w:r>
    </w:p>
    <w:p w:rsidR="682D37BB" w:rsidP="29CC7249" w:rsidRDefault="682D37BB" w14:paraId="64CBAD13" w14:textId="6289F32B">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30X es una escuela de negocios fundada por Andrés Bilbao, Daniel Bilbao y Dylan Rosemberg, que se presenta como una alternativa al MBA tradicional, ofreciendo inmersiones cortas, intensivas y prácticas en lugar de programas prolongados centrados en la teoría. Su cultura organizacional prioriza la ejecución, la rapidez, la innovación y la aplicación inmediata del conocimiento, promoviendo el aprendizaje a partir de experiencias reales de emprendedores y ejecutivos (30X, s. f.-a). Para la empresa, el contenido digital no es simplemente un complemento, sino uno de sus principales motores de posicionamiento y atracción de clientes. Andrés Bilbao ha construido una marca personal con gran reconocimiento en Instagram y TikTok mediante un sistema estructurado de producción de contenido basado en tres elementos: identificar qué hace efectiva una marca personal, encontrar un ángulo diferenciador incluso en mercados saturados y desarrollar estrategias paso a paso para cada red social (30X Team, s. f.). Sus contenidos se concentran en emprendimiento, inteligencia artificial, negociación, ventas y crecimiento empresarial. Asimismo, 30X proyecta una cultura austera, orientada a la eficiencia y al cuestionamiento de herramientas costosas que no ofrecen soluciones completas, promoviendo alternativas prácticas y el uso de inteligencia artificial. Sin embargo, su elevada exposición pública también representa desafíos reputacionales, especialmente por controversias en redes sociales relacionadas con sus fundadores, como la polémica de 2026 sobre una convocatoria laboral sin remuneración (Ospina, 2026).</w:t>
      </w:r>
    </w:p>
    <w:p w:rsidR="682D37BB" w:rsidP="29CC7249" w:rsidRDefault="682D37BB" w14:paraId="5689A327" w14:textId="78D2EAAF">
      <w:pPr>
        <w:pStyle w:val="ListParagraph"/>
        <w:numPr>
          <w:ilvl w:val="0"/>
          <w:numId w:val="37"/>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Público objetivo de 30X</w:t>
      </w:r>
    </w:p>
    <w:p w:rsidR="682D37BB" w:rsidP="29CC7249" w:rsidRDefault="682D37BB" w14:paraId="775A6712" w14:textId="5A71D17D">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El público objetivo de 30X está conformado principalmente por emprendedores, fundadores de startups, empresarios, directores ejecutivos y profesionales con responsabilidades de liderazgo que buscan desarrollar, consolidar o escalar sus negocios. Desde una perspectiva demográfica, se estima un rango de edad aproximado entre los 25 y 50 años, aunque esta segmentación es una propuesta analítica y no un dato oficial de la empresa. Desde una perspectiva psicográfica, se dirige a personas con mentalidad emprendedora, orientación a resultados, interés por la innovación, disposición al aprendizaje continuo y preferencia por soluciones prácticas frente a la formación exclusivamente teórica. Su audiencia busca adquirir conocimientos aplicables en inteligencia artificial, marketing, ventas, negociación y crecimiento empresarial, además de establecer conexiones estratégicas con otros emprendedores y ejecutivos. Geográficamente, se enfoca principalmente en Latinoamérica y en profesionales interesados en mejorar la competitividad y eficiencia de sus empresas (30X, s. f.-b; 30X, s. f.-c).</w:t>
      </w:r>
    </w:p>
    <w:p w:rsidR="682D37BB" w:rsidP="29CC7249" w:rsidRDefault="682D37BB" w14:paraId="02FA080F" w14:textId="0A762228">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 </w:t>
      </w:r>
    </w:p>
    <w:p w:rsidR="682D37BB" w:rsidP="29CC7249" w:rsidRDefault="682D37BB" w14:paraId="56B04D1B" w14:textId="5815E231">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PLANTEAMIENTO DEL PROBLEMA</w:t>
      </w:r>
    </w:p>
    <w:p w:rsidR="682D37BB" w:rsidP="29CC7249" w:rsidRDefault="682D37BB" w14:paraId="43BF297E" w14:textId="2F77A19E">
      <w:pPr>
        <w:pStyle w:val="ListParagraph"/>
        <w:numPr>
          <w:ilvl w:val="0"/>
          <w:numId w:val="27"/>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Presente y futuro del problema</w:t>
      </w:r>
    </w:p>
    <w:p w:rsidR="682D37BB" w:rsidP="29CC7249" w:rsidRDefault="682D37BB" w14:paraId="4C5B9C43" w14:textId="34A5C125">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Tradicionalmente, los equipos de creación de contenido identificaban tendencias mediante la revisión manual de referentes y decisiones basadas en la intuición. Posteriormente, surgieron herramientas de social </w:t>
      </w:r>
      <w:r w:rsidRPr="4601E584" w:rsidR="144E7801">
        <w:rPr>
          <w:rFonts w:ascii="Times New Roman" w:hAnsi="Times New Roman" w:eastAsia="Times New Roman" w:cs="Times New Roman"/>
        </w:rPr>
        <w:t>listening</w:t>
      </w:r>
      <w:r w:rsidRPr="4601E584" w:rsidR="144E7801">
        <w:rPr>
          <w:rFonts w:ascii="Times New Roman" w:hAnsi="Times New Roman" w:eastAsia="Times New Roman" w:cs="Times New Roman"/>
        </w:rPr>
        <w:t xml:space="preserve"> y </w:t>
      </w:r>
      <w:r w:rsidRPr="4601E584" w:rsidR="144E7801">
        <w:rPr>
          <w:rFonts w:ascii="Times New Roman" w:hAnsi="Times New Roman" w:eastAsia="Times New Roman" w:cs="Times New Roman"/>
        </w:rPr>
        <w:t>scraping</w:t>
      </w:r>
      <w:r w:rsidRPr="4601E584" w:rsidR="144E7801">
        <w:rPr>
          <w:rFonts w:ascii="Times New Roman" w:hAnsi="Times New Roman" w:eastAsia="Times New Roman" w:cs="Times New Roman"/>
        </w:rPr>
        <w:t xml:space="preserve"> que permitieron automatizar la recolección de datos, aunque con costos asociados y restricciones de acceso a la información de las plataformas. Actualmente, estas limitaciones continúan siendo relevantes: YouTube establece cuotas de uso para su API, mientras que TikTok restringe el acceso a su </w:t>
      </w:r>
      <w:r w:rsidRPr="4601E584" w:rsidR="144E7801">
        <w:rPr>
          <w:rFonts w:ascii="Times New Roman" w:hAnsi="Times New Roman" w:eastAsia="Times New Roman" w:cs="Times New Roman"/>
        </w:rPr>
        <w:t>Research</w:t>
      </w:r>
      <w:r w:rsidRPr="4601E584" w:rsidR="144E7801">
        <w:rPr>
          <w:rFonts w:ascii="Times New Roman" w:hAnsi="Times New Roman" w:eastAsia="Times New Roman" w:cs="Times New Roman"/>
        </w:rPr>
        <w:t xml:space="preserve"> API a investigadores que cumplan requisitos específicos, excluyendo su utilización comercial directa (Google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TikTok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2026). </w:t>
      </w:r>
      <w:r w:rsidRPr="4601E584" w:rsidR="144E7801">
        <w:rPr>
          <w:rFonts w:ascii="Times New Roman" w:hAnsi="Times New Roman" w:eastAsia="Times New Roman" w:cs="Times New Roman"/>
        </w:rPr>
        <w:t>En este contexto, 30X enfrenta una problemática que va más allá de recolectar información: aunque actualmente paga por herramientas que le permiten conocer qué contenido se publica, necesita responder tres preguntas estratégicas: si una tendencia está comenzando o ya se encuentra saturada, por qué una publicación logró buenos resultados y si ese contenido es relevante para su audiencia.</w:t>
      </w:r>
      <w:r w:rsidRPr="4601E584" w:rsidR="144E7801">
        <w:rPr>
          <w:rFonts w:ascii="Times New Roman" w:hAnsi="Times New Roman" w:eastAsia="Times New Roman" w:cs="Times New Roman"/>
        </w:rPr>
        <w:t xml:space="preserve"> A esto se suma su expansión hacia mercados como México, Estados Unidos, Argentina y España, que incrementa la necesidad de identificar tendencias relevantes para públicos con características culturales, intereses y comportamientos digitales diferentes.</w:t>
      </w:r>
    </w:p>
    <w:p w:rsidR="682D37BB" w:rsidP="29CC7249" w:rsidRDefault="682D37BB" w14:paraId="40A23798" w14:textId="2C6F34CD">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Hacia el futuro, si esta problemática no se resuelve, 30X podría enfrentar mayores costos de análisis a medida que crezca, mantener su dependencia de proveedores externos y continuar identificando tendencias cuando estas ya han sido ampliamente replicadas. Por el contrario, desarrollar una herramienta propia de inteligencia de contenido permitiría anticipar oportunidades, comprender los factores asociados al rendimiento de las publicaciones y priorizar temas según su relevancia para cada mercado. Esto podría convertirse en una ventaja competitiva y, eventualmente, en un producto comercializable para emprendedores y creadores de contenido de su comunidad. Esta oportunidad resulta especialmente relevante por los avances recientes en inteligencia artificial, incluyendo modelos especializados en clasificación como JEV, que permiten evaluar grandes volúmenes de información mediante preguntas cerradas y probabilidades, con costos de procesamiento reducidos (</w:t>
      </w:r>
      <w:r w:rsidRPr="4601E584" w:rsidR="144E7801">
        <w:rPr>
          <w:rFonts w:ascii="Times New Roman" w:hAnsi="Times New Roman" w:eastAsia="Times New Roman" w:cs="Times New Roman"/>
        </w:rPr>
        <w:t>Badías</w:t>
      </w:r>
      <w:r w:rsidRPr="4601E584" w:rsidR="144E7801">
        <w:rPr>
          <w:rFonts w:ascii="Times New Roman" w:hAnsi="Times New Roman" w:eastAsia="Times New Roman" w:cs="Times New Roman"/>
        </w:rPr>
        <w:t>, 2026). No obstante, su aplicación requeriría complementar la clasificación con análisis temporal de tendencias, métricas de interacción y mecanismos de acceso a datos que respeten las condiciones de cada plataforma.</w:t>
      </w:r>
    </w:p>
    <w:p w:rsidR="682D37BB" w:rsidP="29CC7249" w:rsidRDefault="682D37BB" w14:paraId="43139E2A" w14:textId="6E52CA38">
      <w:pPr>
        <w:pStyle w:val="ListParagraph"/>
        <w:numPr>
          <w:ilvl w:val="0"/>
          <w:numId w:val="26"/>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Stakeholders</w:t>
      </w:r>
      <w:r w:rsidRPr="4601E584" w:rsidR="144E7801">
        <w:rPr>
          <w:rFonts w:ascii="Times New Roman" w:hAnsi="Times New Roman" w:eastAsia="Times New Roman" w:cs="Times New Roman"/>
        </w:rPr>
        <w:t xml:space="preserve"> y sus necesidades</w:t>
      </w:r>
    </w:p>
    <w:tbl>
      <w:tblPr>
        <w:tblStyle w:val="ListParagraph"/>
        <w:tblW w:w="0" w:type="auto"/>
        <w:tblLook w:val="06A0" w:firstRow="1" w:lastRow="0" w:firstColumn="1" w:lastColumn="0" w:noHBand="1" w:noVBand="1"/>
      </w:tblPr>
      <w:tblGrid>
        <w:gridCol w:w="2463"/>
        <w:gridCol w:w="3715"/>
        <w:gridCol w:w="2838"/>
      </w:tblGrid>
      <w:tr w:rsidR="29CC7249" w:rsidTr="4601E584" w14:paraId="03303E79"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0C5B9E9E" w14:textId="1F78FEF3">
            <w:pPr>
              <w:spacing w:before="240" w:after="240"/>
              <w:jc w:val="center"/>
            </w:pPr>
            <w:r w:rsidRPr="4601E584" w:rsidR="29CC7249">
              <w:rPr>
                <w:rFonts w:ascii="Times New Roman" w:hAnsi="Times New Roman" w:eastAsia="Times New Roman" w:cs="Times New Roman"/>
                <w:b w:val="1"/>
                <w:bCs w:val="1"/>
              </w:rPr>
              <w:t>Stakeholder</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5497A901" w14:textId="1C506DE0">
            <w:pPr>
              <w:spacing w:before="240" w:after="240"/>
              <w:jc w:val="center"/>
            </w:pPr>
            <w:r w:rsidRPr="4601E584" w:rsidR="29CC7249">
              <w:rPr>
                <w:rFonts w:ascii="Times New Roman" w:hAnsi="Times New Roman" w:eastAsia="Times New Roman" w:cs="Times New Roman"/>
                <w:b w:val="1"/>
                <w:bCs w:val="1"/>
              </w:rPr>
              <w:t>Necesidades y expectativas</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2790D598" w14:textId="1C2E26CF">
            <w:pPr>
              <w:spacing w:before="240" w:after="240"/>
              <w:jc w:val="center"/>
            </w:pPr>
            <w:r w:rsidRPr="4601E584" w:rsidR="29CC7249">
              <w:rPr>
                <w:rFonts w:ascii="Times New Roman" w:hAnsi="Times New Roman" w:eastAsia="Times New Roman" w:cs="Times New Roman"/>
                <w:b w:val="1"/>
                <w:bCs w:val="1"/>
              </w:rPr>
              <w:t>Fuente</w:t>
            </w:r>
          </w:p>
        </w:tc>
      </w:tr>
      <w:tr w:rsidR="29CC7249" w:rsidTr="4601E584" w14:paraId="6F41C420"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4AE3C5F5" w14:textId="69046D51">
            <w:pPr>
              <w:spacing w:before="240" w:after="240"/>
              <w:jc w:val="both"/>
            </w:pPr>
            <w:r w:rsidRPr="4601E584" w:rsidR="29CC7249">
              <w:rPr>
                <w:rFonts w:ascii="Times New Roman" w:hAnsi="Times New Roman" w:eastAsia="Times New Roman" w:cs="Times New Roman"/>
              </w:rPr>
              <w:t>Equipo de media de 30X (usuario directo)</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118B6776" w14:textId="443BC6D7">
            <w:pPr>
              <w:spacing w:before="240" w:after="240"/>
              <w:jc w:val="both"/>
            </w:pPr>
            <w:r w:rsidRPr="4601E584" w:rsidR="29CC7249">
              <w:rPr>
                <w:rFonts w:ascii="Times New Roman" w:hAnsi="Times New Roman" w:eastAsia="Times New Roman" w:cs="Times New Roman"/>
              </w:rPr>
              <w:t>Identificar tendencias emergentes, comprender por qué funcionan determinados contenidos y decidir semanalmente qué producir, reduciendo el tiempo dedicado a la búsqueda y el análisis manual.</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1F7745B1" w14:textId="332FEFCE">
            <w:pPr>
              <w:spacing w:before="240" w:after="240"/>
              <w:jc w:val="both"/>
            </w:pPr>
            <w:r w:rsidRPr="4601E584" w:rsidR="29CC7249">
              <w:rPr>
                <w:rFonts w:ascii="Times New Roman" w:hAnsi="Times New Roman" w:eastAsia="Times New Roman" w:cs="Times New Roman"/>
              </w:rPr>
              <w:t>Diagnóstico del proyecto (elaboración propia).</w:t>
            </w:r>
          </w:p>
        </w:tc>
      </w:tr>
      <w:tr w:rsidR="29CC7249" w:rsidTr="4601E584" w14:paraId="2E65E28D"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66023147" w14:textId="2FA7FD5D">
            <w:pPr>
              <w:spacing w:before="240" w:after="240"/>
              <w:jc w:val="both"/>
            </w:pPr>
            <w:r w:rsidRPr="4601E584" w:rsidR="29CC7249">
              <w:rPr>
                <w:rFonts w:ascii="Times New Roman" w:hAnsi="Times New Roman" w:eastAsia="Times New Roman" w:cs="Times New Roman"/>
              </w:rPr>
              <w:t>Andrés Bilbao y demás fundadores</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543F7FD0" w14:textId="1B9CD794">
            <w:pPr>
              <w:spacing w:before="240" w:after="240"/>
              <w:jc w:val="both"/>
            </w:pPr>
            <w:r w:rsidRPr="4601E584" w:rsidR="29CC7249">
              <w:rPr>
                <w:rFonts w:ascii="Times New Roman" w:hAnsi="Times New Roman" w:eastAsia="Times New Roman" w:cs="Times New Roman"/>
              </w:rPr>
              <w:t>Fortalecer sus marcas personales, mantener su posicionamiento digital, proteger su reputación y garantizar que el contenido contribuya al crecimiento de 30X.</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4CC56196" w14:textId="33F7DC7E">
            <w:pPr>
              <w:spacing w:before="240" w:after="240"/>
              <w:jc w:val="both"/>
            </w:pPr>
            <w:r w:rsidRPr="4601E584" w:rsidR="29CC7249">
              <w:rPr>
                <w:rFonts w:ascii="Times New Roman" w:hAnsi="Times New Roman" w:eastAsia="Times New Roman" w:cs="Times New Roman"/>
              </w:rPr>
              <w:t>30X (s. f.-a); diagnóstico del proyecto.</w:t>
            </w:r>
          </w:p>
        </w:tc>
      </w:tr>
      <w:tr w:rsidR="29CC7249" w:rsidTr="4601E584" w14:paraId="0F3306EB"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602A3957" w14:textId="046D73E5">
            <w:pPr>
              <w:spacing w:before="240" w:after="240"/>
              <w:jc w:val="both"/>
            </w:pPr>
            <w:r w:rsidRPr="4601E584" w:rsidR="29CC7249">
              <w:rPr>
                <w:rFonts w:ascii="Times New Roman" w:hAnsi="Times New Roman" w:eastAsia="Times New Roman" w:cs="Times New Roman"/>
              </w:rPr>
              <w:t>Asesores y estrategas de contenido</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62A533F1" w14:textId="701DCAF8">
            <w:pPr>
              <w:spacing w:before="240" w:after="240"/>
              <w:jc w:val="both"/>
            </w:pPr>
            <w:r w:rsidRPr="4601E584" w:rsidR="29CC7249">
              <w:rPr>
                <w:rFonts w:ascii="Times New Roman" w:hAnsi="Times New Roman" w:eastAsia="Times New Roman" w:cs="Times New Roman"/>
              </w:rPr>
              <w:t>Recibir tendencias filtradas, métricas de desempeño e información útil para desarrollar publicaciones alineadas con la identidad de marca y el sistema de producción de contenido.</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0730F7C4" w14:textId="35EA281F">
            <w:pPr>
              <w:spacing w:before="240" w:after="240"/>
              <w:jc w:val="both"/>
            </w:pPr>
            <w:r w:rsidRPr="4601E584" w:rsidR="29CC7249">
              <w:rPr>
                <w:rFonts w:ascii="Times New Roman" w:hAnsi="Times New Roman" w:eastAsia="Times New Roman" w:cs="Times New Roman"/>
              </w:rPr>
              <w:t>Diagnóstico del proyecto (elaboración propia).</w:t>
            </w:r>
          </w:p>
        </w:tc>
      </w:tr>
      <w:tr w:rsidR="29CC7249" w:rsidTr="4601E584" w14:paraId="395EBF10"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1397C9B3" w14:textId="2E8C5228">
            <w:pPr>
              <w:spacing w:before="240" w:after="240"/>
              <w:jc w:val="both"/>
            </w:pPr>
            <w:r w:rsidRPr="4601E584" w:rsidR="29CC7249">
              <w:rPr>
                <w:rFonts w:ascii="Times New Roman" w:hAnsi="Times New Roman" w:eastAsia="Times New Roman" w:cs="Times New Roman"/>
              </w:rPr>
              <w:t>Dirección de 30X</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7A81B286" w14:textId="60563A7A">
            <w:pPr>
              <w:spacing w:before="240" w:after="240"/>
              <w:jc w:val="both"/>
            </w:pPr>
            <w:r w:rsidRPr="4601E584" w:rsidR="29CC7249">
              <w:rPr>
                <w:rFonts w:ascii="Times New Roman" w:hAnsi="Times New Roman" w:eastAsia="Times New Roman" w:cs="Times New Roman"/>
              </w:rPr>
              <w:t>Reducir costos de herramientas externas, mejorar la eficiencia operativa, disminuir la dependencia de proveedores de datos y generar ventajas competitivas mediante tecnología propia.</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20EE2AFD" w14:textId="4F5F39BE">
            <w:pPr>
              <w:spacing w:before="240" w:after="240"/>
              <w:jc w:val="both"/>
            </w:pPr>
            <w:r w:rsidRPr="4601E584" w:rsidR="29CC7249">
              <w:rPr>
                <w:rFonts w:ascii="Times New Roman" w:hAnsi="Times New Roman" w:eastAsia="Times New Roman" w:cs="Times New Roman"/>
              </w:rPr>
              <w:t>Diagnóstico del proyecto (elaboración propia).</w:t>
            </w:r>
          </w:p>
        </w:tc>
      </w:tr>
      <w:tr w:rsidR="29CC7249" w:rsidTr="4601E584" w14:paraId="1F9EF1C3"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468739EF" w14:textId="318471B9">
            <w:pPr>
              <w:spacing w:before="240" w:after="240"/>
              <w:jc w:val="both"/>
            </w:pPr>
            <w:r w:rsidRPr="4601E584" w:rsidR="29CC7249">
              <w:rPr>
                <w:rFonts w:ascii="Times New Roman" w:hAnsi="Times New Roman" w:eastAsia="Times New Roman" w:cs="Times New Roman"/>
              </w:rPr>
              <w:t>Equipos comerciales y de expansión</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11A455CC" w14:textId="79E5EEA9">
            <w:pPr>
              <w:spacing w:before="240" w:after="240"/>
              <w:jc w:val="both"/>
            </w:pPr>
            <w:r w:rsidRPr="4601E584" w:rsidR="29CC7249">
              <w:rPr>
                <w:rFonts w:ascii="Times New Roman" w:hAnsi="Times New Roman" w:eastAsia="Times New Roman" w:cs="Times New Roman"/>
              </w:rPr>
              <w:t>Contar con contenido atractivo y relevante para captar clientes potenciales, fortalecer la presencia de marca y adaptar la comunicación a diferentes mercados internacionales.</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35ADC1B4" w14:textId="5A63CE5B">
            <w:pPr>
              <w:spacing w:before="240" w:after="240"/>
              <w:jc w:val="both"/>
            </w:pPr>
            <w:r w:rsidRPr="4601E584" w:rsidR="29CC7249">
              <w:rPr>
                <w:rFonts w:ascii="Times New Roman" w:hAnsi="Times New Roman" w:eastAsia="Times New Roman" w:cs="Times New Roman"/>
              </w:rPr>
              <w:t>30X (s. f.-a); diagnóstico del proyecto.</w:t>
            </w:r>
          </w:p>
        </w:tc>
      </w:tr>
      <w:tr w:rsidR="29CC7249" w:rsidTr="4601E584" w14:paraId="5E11D8AB"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048600DE" w14:textId="0DED11C6">
            <w:pPr>
              <w:spacing w:before="240" w:after="240"/>
              <w:jc w:val="both"/>
            </w:pPr>
            <w:r w:rsidRPr="4601E584" w:rsidR="29CC7249">
              <w:rPr>
                <w:rFonts w:ascii="Times New Roman" w:hAnsi="Times New Roman" w:eastAsia="Times New Roman" w:cs="Times New Roman"/>
              </w:rPr>
              <w:t>Audiencia final: emprendedores, ejecutivos y líderes empresariales</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16BABA24" w14:textId="4953349F">
            <w:pPr>
              <w:spacing w:before="240" w:after="240"/>
              <w:jc w:val="both"/>
            </w:pPr>
            <w:r w:rsidRPr="4601E584" w:rsidR="29CC7249">
              <w:rPr>
                <w:rFonts w:ascii="Times New Roman" w:hAnsi="Times New Roman" w:eastAsia="Times New Roman" w:cs="Times New Roman"/>
              </w:rPr>
              <w:t>Acceder a contenido actualizado, práctico y confiable sobre inteligencia artificial, emprendimiento, ventas, liderazgo y crecimiento empresarial, que responda a sus intereses y necesidades profesionales.</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1AF6A5A7" w14:textId="0439CD43">
            <w:pPr>
              <w:spacing w:before="240" w:after="240"/>
              <w:jc w:val="both"/>
            </w:pPr>
            <w:r w:rsidRPr="4601E584" w:rsidR="29CC7249">
              <w:rPr>
                <w:rFonts w:ascii="Times New Roman" w:hAnsi="Times New Roman" w:eastAsia="Times New Roman" w:cs="Times New Roman"/>
              </w:rPr>
              <w:t>30X (s. f.-a).</w:t>
            </w:r>
          </w:p>
        </w:tc>
      </w:tr>
      <w:tr w:rsidR="29CC7249" w:rsidTr="4601E584" w14:paraId="1D9CA8FA"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4FCE7A53" w14:textId="342378A3">
            <w:pPr>
              <w:spacing w:before="240" w:after="240"/>
              <w:jc w:val="both"/>
            </w:pPr>
            <w:r w:rsidRPr="4601E584" w:rsidR="29CC7249">
              <w:rPr>
                <w:rFonts w:ascii="Times New Roman" w:hAnsi="Times New Roman" w:eastAsia="Times New Roman" w:cs="Times New Roman"/>
              </w:rPr>
              <w:t>Comunidad de alumnos de 30X</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0A0FB9ED" w14:textId="4BED2298">
            <w:pPr>
              <w:spacing w:before="240" w:after="240"/>
              <w:jc w:val="both"/>
            </w:pPr>
            <w:r w:rsidRPr="4601E584" w:rsidR="29CC7249">
              <w:rPr>
                <w:rFonts w:ascii="Times New Roman" w:hAnsi="Times New Roman" w:eastAsia="Times New Roman" w:cs="Times New Roman"/>
              </w:rPr>
              <w:t>Acceder a conocimientos aplicables, compartir experiencias y establecer conexiones profesionales. También puede aportar retroalimentación para identificar intereses y necesidades emergentes.</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24A1BE24" w14:textId="05D7C3F9">
            <w:pPr>
              <w:spacing w:before="240" w:after="240"/>
              <w:jc w:val="both"/>
            </w:pPr>
            <w:r w:rsidRPr="4601E584" w:rsidR="29CC7249">
              <w:rPr>
                <w:rFonts w:ascii="Times New Roman" w:hAnsi="Times New Roman" w:eastAsia="Times New Roman" w:cs="Times New Roman"/>
              </w:rPr>
              <w:t>30X (s. f.-b).</w:t>
            </w:r>
          </w:p>
        </w:tc>
      </w:tr>
      <w:tr w:rsidR="29CC7249" w:rsidTr="4601E584" w14:paraId="25434A07"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733FADBF" w14:textId="1C2A8FB9">
            <w:pPr>
              <w:spacing w:before="240" w:after="240"/>
              <w:jc w:val="both"/>
            </w:pPr>
            <w:r w:rsidRPr="4601E584" w:rsidR="29CC7249">
              <w:rPr>
                <w:rFonts w:ascii="Times New Roman" w:hAnsi="Times New Roman" w:eastAsia="Times New Roman" w:cs="Times New Roman"/>
              </w:rPr>
              <w:t>Creadores de contenido y referentes digitales</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554590AE" w14:textId="261840C4">
            <w:pPr>
              <w:spacing w:before="240" w:after="240"/>
              <w:jc w:val="both"/>
            </w:pPr>
            <w:r w:rsidRPr="4601E584" w:rsidR="29CC7249">
              <w:rPr>
                <w:rFonts w:ascii="Times New Roman" w:hAnsi="Times New Roman" w:eastAsia="Times New Roman" w:cs="Times New Roman"/>
              </w:rPr>
              <w:t>Que sus publicaciones sean analizadas respetando su autoría, sus derechos y su privacidad, evitando la reproducción o utilización indebida de su contenido.</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7DD1620F" w14:textId="2112412A">
            <w:pPr>
              <w:spacing w:before="240" w:after="240"/>
              <w:jc w:val="both"/>
            </w:pPr>
            <w:r w:rsidRPr="4601E584" w:rsidR="29CC7249">
              <w:rPr>
                <w:rFonts w:ascii="Times New Roman" w:hAnsi="Times New Roman" w:eastAsia="Times New Roman" w:cs="Times New Roman"/>
              </w:rPr>
              <w:t xml:space="preserve">Google </w:t>
            </w:r>
            <w:r w:rsidRPr="4601E584" w:rsidR="29CC7249">
              <w:rPr>
                <w:rFonts w:ascii="Times New Roman" w:hAnsi="Times New Roman" w:eastAsia="Times New Roman" w:cs="Times New Roman"/>
              </w:rPr>
              <w:t>for</w:t>
            </w:r>
            <w:r w:rsidRPr="4601E584" w:rsidR="29CC7249">
              <w:rPr>
                <w:rFonts w:ascii="Times New Roman" w:hAnsi="Times New Roman" w:eastAsia="Times New Roman" w:cs="Times New Roman"/>
              </w:rPr>
              <w:t xml:space="preserve"> </w:t>
            </w:r>
            <w:r w:rsidRPr="4601E584" w:rsidR="29CC7249">
              <w:rPr>
                <w:rFonts w:ascii="Times New Roman" w:hAnsi="Times New Roman" w:eastAsia="Times New Roman" w:cs="Times New Roman"/>
              </w:rPr>
              <w:t>Developers</w:t>
            </w:r>
            <w:r w:rsidRPr="4601E584" w:rsidR="29CC7249">
              <w:rPr>
                <w:rFonts w:ascii="Times New Roman" w:hAnsi="Times New Roman" w:eastAsia="Times New Roman" w:cs="Times New Roman"/>
              </w:rPr>
              <w:t xml:space="preserve"> (s. f.).</w:t>
            </w:r>
          </w:p>
        </w:tc>
      </w:tr>
      <w:tr w:rsidR="29CC7249" w:rsidTr="4601E584" w14:paraId="0536467C" w14:textId="77777777">
        <w:trPr>
          <w:trHeight w:val="300"/>
        </w:trPr>
        <w:tc>
          <w:tcPr>
            <w:tcW w:w="20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67F3500A" w14:textId="5AE46C56">
            <w:pPr>
              <w:spacing w:before="240" w:after="240"/>
              <w:jc w:val="both"/>
            </w:pPr>
            <w:r w:rsidRPr="4601E584" w:rsidR="29CC7249">
              <w:rPr>
                <w:rFonts w:ascii="Times New Roman" w:hAnsi="Times New Roman" w:eastAsia="Times New Roman" w:cs="Times New Roman"/>
              </w:rPr>
              <w:t>Plataformas digitales (YouTube, Instagram y TikTok)</w:t>
            </w:r>
          </w:p>
        </w:tc>
        <w:tc>
          <w:tcPr>
            <w:tcW w:w="3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7CC0D6F0" w14:textId="20280E2B">
            <w:pPr>
              <w:spacing w:before="240" w:after="240"/>
              <w:jc w:val="both"/>
            </w:pPr>
            <w:r w:rsidRPr="4601E584" w:rsidR="29CC7249">
              <w:rPr>
                <w:rFonts w:ascii="Times New Roman" w:hAnsi="Times New Roman" w:eastAsia="Times New Roman" w:cs="Times New Roman"/>
              </w:rPr>
              <w:t>Garantizar que la recopilación y utilización de información cumpla sus políticas de acceso, límites de uso, privacidad y protección de datos.</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9CC7249" w:rsidDel="00DB79E4" w:rsidP="29CC7249" w:rsidRDefault="29CC7249" w14:paraId="6C1AF634" w14:textId="6376AC55">
            <w:pPr>
              <w:spacing w:before="240" w:after="240"/>
              <w:jc w:val="both"/>
            </w:pPr>
            <w:r w:rsidRPr="4601E584" w:rsidR="29CC7249">
              <w:rPr>
                <w:rFonts w:ascii="Times New Roman" w:hAnsi="Times New Roman" w:eastAsia="Times New Roman" w:cs="Times New Roman"/>
              </w:rPr>
              <w:t xml:space="preserve">Google </w:t>
            </w:r>
            <w:r w:rsidRPr="4601E584" w:rsidR="29CC7249">
              <w:rPr>
                <w:rFonts w:ascii="Times New Roman" w:hAnsi="Times New Roman" w:eastAsia="Times New Roman" w:cs="Times New Roman"/>
              </w:rPr>
              <w:t>for</w:t>
            </w:r>
            <w:r w:rsidRPr="4601E584" w:rsidR="29CC7249">
              <w:rPr>
                <w:rFonts w:ascii="Times New Roman" w:hAnsi="Times New Roman" w:eastAsia="Times New Roman" w:cs="Times New Roman"/>
              </w:rPr>
              <w:t xml:space="preserve"> </w:t>
            </w:r>
            <w:r w:rsidRPr="4601E584" w:rsidR="29CC7249">
              <w:rPr>
                <w:rFonts w:ascii="Times New Roman" w:hAnsi="Times New Roman" w:eastAsia="Times New Roman" w:cs="Times New Roman"/>
              </w:rPr>
              <w:t>Developers</w:t>
            </w:r>
            <w:r w:rsidRPr="4601E584" w:rsidR="29CC7249">
              <w:rPr>
                <w:rFonts w:ascii="Times New Roman" w:hAnsi="Times New Roman" w:eastAsia="Times New Roman" w:cs="Times New Roman"/>
              </w:rPr>
              <w:t xml:space="preserve"> (s. f.); políticas de cada plataforma.</w:t>
            </w:r>
          </w:p>
        </w:tc>
      </w:tr>
    </w:tbl>
    <w:p w:rsidR="682D37BB" w:rsidP="29CC7249" w:rsidRDefault="682D37BB" w14:paraId="19CAC789" w14:textId="7FED2F49">
      <w:pPr>
        <w:spacing w:line="278" w:lineRule="auto"/>
        <w:jc w:val="both"/>
      </w:pPr>
      <w:r w:rsidRPr="4601E584" w:rsidR="144E7801">
        <w:rPr>
          <w:rFonts w:ascii="Times New Roman" w:hAnsi="Times New Roman" w:eastAsia="Times New Roman" w:cs="Times New Roman"/>
        </w:rPr>
        <w:t xml:space="preserve"> </w:t>
      </w:r>
    </w:p>
    <w:p w:rsidR="1CD84166" w:rsidP="4601E584" w:rsidRDefault="1CD84166" w14:paraId="39FA46B5" w14:textId="67DBFEFC">
      <w:pPr>
        <w:spacing w:line="278" w:lineRule="auto"/>
        <w:jc w:val="both"/>
      </w:pPr>
      <w:r w:rsidRPr="4601E584" w:rsidR="1CD84166">
        <w:rPr>
          <w:rFonts w:ascii="Times New Roman" w:hAnsi="Times New Roman" w:eastAsia="Times New Roman" w:cs="Times New Roman"/>
        </w:rPr>
        <w:t xml:space="preserve">El principal desafío de 30X no consiste únicamente en acceder a información sobre contenidos publicados en redes sociales, sino en transformar esos datos en conocimiento útil para tomar decisiones editoriales oportunas y fundamentadas. La investigación realizada evidenció que, aunque existen herramientas comerciales capaces de recopilar grandes volúmenes de información, sus elevados costos, las restricciones de acceso a determinadas plataformas y la falta de análisis sobre el ciclo de vida de las tendencias limitan su capacidad para responder a las necesidades de la organización. Además, la expansión de 30X hacia nuevos mercados incrementa la importancia de identificar contenidos relevantes para audiencias con características e intereses diferentes. Los antecedentes y referentes técnicos analizados muestran que la combinación de fuentes públicas, métodos estadísticos e inteligencia artificial ofrece oportunidades para detectar tendencias emergentes, reconocer patrones asociados al rendimiento de las publicaciones y generar recomendaciones editoriales a bajo costo. En este contexto, se plantea la siguiente pregunta problema: </w:t>
      </w:r>
      <w:r w:rsidRPr="4601E584" w:rsidR="1CD84166">
        <w:rPr>
          <w:rFonts w:ascii="Times New Roman" w:hAnsi="Times New Roman" w:eastAsia="Times New Roman" w:cs="Times New Roman"/>
          <w:b w:val="1"/>
          <w:bCs w:val="1"/>
        </w:rPr>
        <w:t>¿Cómo desarrollar una solución de inteligencia de contenido que, mediante el análisis de datos públicos y el uso de inteligencia artificial, permita a 30X identificar oportunamente tendencias emergentes, comprender los factores asociados al éxito de las publicaciones y priorizar oportunidades de contenido relevantes para su audiencia, de manera confiable, automatizada y económicamente viable?</w:t>
      </w:r>
    </w:p>
    <w:p w:rsidR="682D37BB" w:rsidP="29CC7249" w:rsidRDefault="682D37BB" w14:paraId="50BFA5CB" w14:textId="60D60A21">
      <w:pPr>
        <w:pStyle w:val="ListParagraph"/>
        <w:numPr>
          <w:ilvl w:val="0"/>
          <w:numId w:val="27"/>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Requerimientos</w:t>
      </w:r>
    </w:p>
    <w:p w:rsidR="682D37BB" w:rsidP="4601E584" w:rsidRDefault="682D37BB" w14:paraId="7813B7F1" w14:textId="52F6E56B">
      <w:pPr>
        <w:spacing w:after="0" w:line="278" w:lineRule="auto"/>
        <w:ind w:left="720"/>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 xml:space="preserve"> </w:t>
      </w:r>
    </w:p>
    <w:p w:rsidR="682D37BB" w:rsidP="29CC7249" w:rsidRDefault="682D37BB" w14:paraId="28E127F8" w14:textId="4130B95B">
      <w:pPr>
        <w:pStyle w:val="ListParagraph"/>
        <w:numPr>
          <w:ilvl w:val="0"/>
          <w:numId w:val="2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Acceso a información pública: El sistema debe permitir recopilar información de publicaciones mediante fuentes abiertas y mecanismos autorizados, como las API de Bluesky y Hacker News, y los </w:t>
      </w:r>
      <w:r w:rsidRPr="4601E584" w:rsidR="144E7801">
        <w:rPr>
          <w:rFonts w:ascii="Times New Roman" w:hAnsi="Times New Roman" w:eastAsia="Times New Roman" w:cs="Times New Roman"/>
        </w:rPr>
        <w:t>feeds</w:t>
      </w:r>
      <w:r w:rsidRPr="4601E584" w:rsidR="144E7801">
        <w:rPr>
          <w:rFonts w:ascii="Times New Roman" w:hAnsi="Times New Roman" w:eastAsia="Times New Roman" w:cs="Times New Roman"/>
        </w:rPr>
        <w:t xml:space="preserve"> RSS de Google News y YouTube. Para plataformas con acceso restringido, como Instagram, TikTok y LinkedIn, se contempla el ingreso asistido de publicaciones públicas, respetando las condiciones de uso de cada plataforma.</w:t>
      </w:r>
    </w:p>
    <w:p w:rsidR="682D37BB" w:rsidP="29CC7249" w:rsidRDefault="682D37BB" w14:paraId="225AA38A" w14:textId="355EF9E0">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Herramientas de inteligencia artificial: Se requiere integrar modelos de inteligencia artificial que permitan clasificar publicaciones según su temática, gancho, formato y relevancia para la audiencia. El prototipo clasifica con un modelo local gratuito, deja integrado </w:t>
      </w:r>
      <w:r w:rsidRPr="4601E584" w:rsidR="144E7801">
        <w:rPr>
          <w:rFonts w:ascii="Times New Roman" w:hAnsi="Times New Roman" w:eastAsia="Times New Roman" w:cs="Times New Roman"/>
        </w:rPr>
        <w:t>Jev</w:t>
      </w:r>
      <w:r w:rsidRPr="4601E584" w:rsidR="144E7801">
        <w:rPr>
          <w:rFonts w:ascii="Times New Roman" w:hAnsi="Times New Roman" w:eastAsia="Times New Roman" w:cs="Times New Roman"/>
        </w:rPr>
        <w:t xml:space="preserve"> para clasificaciones estructuradas cuando haya acceso y usa modelos open </w:t>
      </w:r>
      <w:r w:rsidRPr="4601E584" w:rsidR="144E7801">
        <w:rPr>
          <w:rFonts w:ascii="Times New Roman" w:hAnsi="Times New Roman" w:eastAsia="Times New Roman" w:cs="Times New Roman"/>
        </w:rPr>
        <w:t>source</w:t>
      </w:r>
      <w:r w:rsidRPr="4601E584" w:rsidR="144E7801">
        <w:rPr>
          <w:rFonts w:ascii="Times New Roman" w:hAnsi="Times New Roman" w:eastAsia="Times New Roman" w:cs="Times New Roman"/>
        </w:rPr>
        <w:t xml:space="preserve"> vía </w:t>
      </w:r>
      <w:r w:rsidRPr="4601E584" w:rsidR="144E7801">
        <w:rPr>
          <w:rFonts w:ascii="Times New Roman" w:hAnsi="Times New Roman" w:eastAsia="Times New Roman" w:cs="Times New Roman"/>
        </w:rPr>
        <w:t>OpenRouter</w:t>
      </w:r>
      <w:r w:rsidRPr="4601E584" w:rsidR="144E7801">
        <w:rPr>
          <w:rFonts w:ascii="Times New Roman" w:hAnsi="Times New Roman" w:eastAsia="Times New Roman" w:cs="Times New Roman"/>
        </w:rPr>
        <w:t xml:space="preserve"> para generar recomendaciones editoriales.</w:t>
      </w:r>
    </w:p>
    <w:p w:rsidR="682D37BB" w:rsidP="29CC7249" w:rsidRDefault="682D37BB" w14:paraId="6FC730BA" w14:textId="330B0451">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Procesamiento y almacenamiento de datos: El sistema debe permitir limpiar, organizar, estandarizar y almacenar la información recopilada de diferentes fuentes, eliminando duplicados y gestionando datos incompletos. También debe conservar resultados de clasificaciones anteriores mediante un sistema de caché para evitar procesamientos repetidos y reducir costos.</w:t>
      </w:r>
    </w:p>
    <w:p w:rsidR="682D37BB" w:rsidP="29CC7249" w:rsidRDefault="682D37BB" w14:paraId="423BAEF4" w14:textId="450BA70B">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Análisis de tendencias e interacciones: Se requiere implementar métodos estadísticos que permitan comparar publicaciones entre diferentes periodos, calcular indicadores de crecimiento, aceleración e interacción e identificar la etapa de desarrollo de las tendencias. Asimismo, el sistema debe analizar características asociadas al rendimiento de las publicaciones, como los ganchos, formatos y tipos de publicador.</w:t>
      </w:r>
    </w:p>
    <w:p w:rsidR="682D37BB" w:rsidP="29CC7249" w:rsidRDefault="682D37BB" w14:paraId="7ACDF000" w14:textId="4E8E6C07">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Evaluación y priorización de contenidos: El sistema debe permitir identificar qué tendencias son relevantes para la audiencia de 30X, considerando factores como el crecimiento, las interacciones, la utilidad práctica y la alineación con los intereses de emprendedores y líderes empresariales latinoamericanos. Estos criterios deben integrarse en un sistema de puntuación para priorizar oportunidades de contenido.</w:t>
      </w:r>
    </w:p>
    <w:p w:rsidR="682D37BB" w:rsidP="29CC7249" w:rsidRDefault="682D37BB" w14:paraId="17D5F132" w14:textId="1003CCD2">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Visualización de resultados: Se requiere una interfaz que presente las tendencias identificadas, sus indicadores, publicaciones de referencia y recomendaciones editoriales de manera clara y comprensible. El prototipo incluye una aplicación web local y genera reportes en formatos HTML, </w:t>
      </w:r>
      <w:r w:rsidRPr="4601E584" w:rsidR="144E7801">
        <w:rPr>
          <w:rFonts w:ascii="Times New Roman" w:hAnsi="Times New Roman" w:eastAsia="Times New Roman" w:cs="Times New Roman"/>
        </w:rPr>
        <w:t>Markdown</w:t>
      </w:r>
      <w:r w:rsidRPr="4601E584" w:rsidR="144E7801">
        <w:rPr>
          <w:rFonts w:ascii="Times New Roman" w:hAnsi="Times New Roman" w:eastAsia="Times New Roman" w:cs="Times New Roman"/>
        </w:rPr>
        <w:t xml:space="preserve"> y JSON para facilitar su consulta y apoyar la toma de decisiones del equipo de media.</w:t>
      </w:r>
    </w:p>
    <w:p w:rsidR="682D37BB" w:rsidP="29CC7249" w:rsidRDefault="682D37BB" w14:paraId="62E027F3" w14:textId="1F918B23">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Seguridad, privacidad y protección de datos: El sistema debe garantizar que únicamente se recopile y analice información pública, sin acceder a datos privados ni revelar información personal de los usuarios. Para ello, el prototipo incorpora mecanismos de anonimización mediante identificadores hash para los autores y limpieza de textos para eliminar menciones a usuarios, correos electrónicos y números telefónicos antes de almacenar o procesar la información mediante modelos de IA. Asimismo, debe respetar los términos de servicio de las plataformas y la normativa aplicable sobre protección de datos personales, incluyendo la Ley 1581 de 2012 en Colombia.</w:t>
      </w:r>
    </w:p>
    <w:p w:rsidR="682D37BB" w:rsidP="29CC7249" w:rsidRDefault="682D37BB" w14:paraId="637F6434" w14:textId="393D59D2">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Bajo costo y eficiencia operativa: La solución debe aprovechar herramientas gratuitas o de bajo costo, optimizando las consultas a fuentes externas y el uso de modelos de inteligencia artificial. Se debe considerar el almacenamiento en caché y el procesamiento eficiente para reducir los costos operativos y ofrecer una alternativa económicamente viable frente a las herramientas comerciales de monitoreo de contenido.</w:t>
      </w:r>
    </w:p>
    <w:p w:rsidR="682D37BB" w:rsidP="29CC7249" w:rsidRDefault="682D37BB" w14:paraId="22C1AB3D" w14:textId="41FADA79">
      <w:pPr>
        <w:pStyle w:val="ListParagraph"/>
        <w:numPr>
          <w:ilvl w:val="0"/>
          <w:numId w:val="2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Confiabilidad y trazabilidad: Los resultados deben basarse en información verificable, conservando la referencia de las publicaciones, las fechas de recopilación y los criterios utilizados en los análisis. Es necesario reconocer las limitaciones de las fuentes, los posibles sesgos de las muestras y la incertidumbre asociada a las tendencias identificadas, evitando presentar conclusiones que no estén respaldadas por los datos disponibles.</w:t>
      </w:r>
    </w:p>
    <w:p w:rsidR="682D37BB" w:rsidP="29CC7249" w:rsidRDefault="682D37BB" w14:paraId="096D06E2" w14:textId="0D7902EB">
      <w:pPr>
        <w:spacing w:after="0" w:line="278"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 </w:t>
      </w:r>
    </w:p>
    <w:p w:rsidR="682D37BB" w:rsidP="29CC7249" w:rsidRDefault="682D37BB" w14:paraId="51BB3B1F" w14:textId="6932D443">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JUSTIFICACIÓN</w:t>
      </w:r>
    </w:p>
    <w:p w:rsidR="682D37BB" w:rsidP="29CC7249" w:rsidRDefault="682D37BB" w14:paraId="37289C1F" w14:textId="05B3553E">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El desarrollo de </w:t>
      </w:r>
      <w:r w:rsidRPr="4601E584" w:rsidR="144E7801">
        <w:rPr>
          <w:rFonts w:ascii="Times New Roman" w:hAnsi="Times New Roman" w:eastAsia="Times New Roman" w:cs="Times New Roman"/>
        </w:rPr>
        <w:t>CreativIA</w:t>
      </w:r>
      <w:r w:rsidRPr="4601E584" w:rsidR="144E7801">
        <w:rPr>
          <w:rFonts w:ascii="Times New Roman" w:hAnsi="Times New Roman" w:eastAsia="Times New Roman" w:cs="Times New Roman"/>
        </w:rPr>
        <w:t>: Radar de contenido surge de la necesidad de transformar grandes volúmenes de información pública en conocimiento útil para la toma de decisiones editoriales. En un entorno digital donde las tendencias evolucionan rápidamente, identificar contenidos populares no es suficiente, también es necesario comprender su crecimiento, reconocer los factores asociados a su rendimiento y determinar su relevancia para una audiencia específica. En este sentido, el proyecto se justifica desde tres perspectivas: tecnológica, empresarial y de valor para los usuarios finales.</w:t>
      </w:r>
    </w:p>
    <w:p w:rsidR="682D37BB" w:rsidP="29CC7249" w:rsidRDefault="682D37BB" w14:paraId="5FCCED01" w14:textId="7ED99CAB">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Desde la perspectiva tecnológica, el proyecto demuestra el potencial de combinar fuentes abiertas de información, técnicas de análisis estadístico y modelos de inteligencia artificial para desarrollar una solución de inteligencia de contenido de bajo costo. A través de la automatización de la recopilación de datos, la clasificación de publicaciones (con un clasificador local gratuito, y con </w:t>
      </w:r>
      <w:r w:rsidRPr="4601E584" w:rsidR="144E7801">
        <w:rPr>
          <w:rFonts w:ascii="Times New Roman" w:hAnsi="Times New Roman" w:eastAsia="Times New Roman" w:cs="Times New Roman"/>
        </w:rPr>
        <w:t>Jev</w:t>
      </w:r>
      <w:r w:rsidRPr="4601E584" w:rsidR="144E7801">
        <w:rPr>
          <w:rFonts w:ascii="Times New Roman" w:hAnsi="Times New Roman" w:eastAsia="Times New Roman" w:cs="Times New Roman"/>
        </w:rPr>
        <w:t xml:space="preserve"> cuando haya acceso) y el análisis de indicadores de crecimiento e interacción, </w:t>
      </w:r>
      <w:r w:rsidRPr="4601E584" w:rsidR="144E7801">
        <w:rPr>
          <w:rFonts w:ascii="Times New Roman" w:hAnsi="Times New Roman" w:eastAsia="Times New Roman" w:cs="Times New Roman"/>
        </w:rPr>
        <w:t>CreativIA</w:t>
      </w:r>
      <w:r w:rsidRPr="4601E584" w:rsidR="144E7801">
        <w:rPr>
          <w:rFonts w:ascii="Times New Roman" w:hAnsi="Times New Roman" w:eastAsia="Times New Roman" w:cs="Times New Roman"/>
        </w:rPr>
        <w:t xml:space="preserve"> busca convertir datos dispersos en oportunidades de contenido fundamentadas. Además, su arquitectura permite integrar diferentes fuentes de información y utilizar modelos especializados para tareas específicas, optimizando los recursos computacionales y reduciendo la dependencia de herramientas comerciales. Este desarrollo también representa una oportunidad para explorar métodos de detección temprana de tendencias, análisis del rendimiento de publicaciones y generación de recomendaciones mediante IA, respetando las restricciones de acceso y protección de datos de las plataformas.</w:t>
      </w:r>
    </w:p>
    <w:p w:rsidR="682D37BB" w:rsidP="29CC7249" w:rsidRDefault="682D37BB" w14:paraId="00E796CC" w14:textId="584CD93B">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Desde la perspectiva empresarial, </w:t>
      </w:r>
      <w:r w:rsidRPr="4601E584" w:rsidR="144E7801">
        <w:rPr>
          <w:rFonts w:ascii="Times New Roman" w:hAnsi="Times New Roman" w:eastAsia="Times New Roman" w:cs="Times New Roman"/>
        </w:rPr>
        <w:t>creativIA</w:t>
      </w:r>
      <w:r w:rsidRPr="4601E584" w:rsidR="144E7801">
        <w:rPr>
          <w:rFonts w:ascii="Times New Roman" w:hAnsi="Times New Roman" w:eastAsia="Times New Roman" w:cs="Times New Roman"/>
        </w:rPr>
        <w:t xml:space="preserve"> responde a una necesidad del equipo de media de 30X: identificar oportunamente qué contenidos producir sin invertir grandes cantidades de tiempo y dinero en su búsqueda y análisis. Actualmente, la organización depende de herramientas externas que representan costos elevados y no ofrecen una interpretación completa de la información recopilada. La implementación de una solución propia podría reducir esta dependencia, agilizar la planificación editorial y facilitar decisiones basadas en indicadores verificables. Asimismo, permitiría priorizar contenidos alineados con los intereses de su audiencia y fortalecer la estrategia de comunicación de la empresa en su proceso de expansión hacia nuevos mercados latinoamericanos e internacionales.</w:t>
      </w:r>
    </w:p>
    <w:p w:rsidR="682D37BB" w:rsidP="29CC7249" w:rsidRDefault="682D37BB" w14:paraId="5022AC89" w14:textId="236EE2EE">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Finalmente, desde la perspectiva de los clientes y usuarios finales, el proyecto busca contribuir a la creación de contenido más relevante, oportuno y útil para emprendedores, ejecutivos y equipos empresariales interesados en la aplicación práctica de la inteligencia artificial. Al identificar temas emergentes y evaluar su pertinencia, 30X podría ofrecer información que responda mejor a las necesidades de aprendizaje y actualización de su audiencia, evitando depender exclusivamente de la popularidad de las publicaciones. Adicionalmente, la metodología desarrollada tiene potencial para ser utilizada por otros creadores de contenido, emprendedores y organizaciones que enfrentan dificultades similares para identificar oportunidades en redes sociales.</w:t>
      </w:r>
    </w:p>
    <w:p w:rsidR="682D37BB" w:rsidP="29CC7249" w:rsidRDefault="682D37BB" w14:paraId="6CDEBD05" w14:textId="7A397187">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ANTECEDENTES</w:t>
      </w:r>
    </w:p>
    <w:p w:rsidR="682D37BB" w:rsidP="29CC7249" w:rsidRDefault="682D37BB" w14:paraId="537A1246" w14:textId="08B262D0">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Jagran</w:t>
      </w:r>
      <w:r w:rsidRPr="4601E584" w:rsidR="144E7801">
        <w:rPr>
          <w:rFonts w:ascii="Times New Roman" w:hAnsi="Times New Roman" w:eastAsia="Times New Roman" w:cs="Times New Roman"/>
        </w:rPr>
        <w:t xml:space="preserve"> New Media, es una solución de análisis de datos que permite a los equipos editoriales comprender el comportamiento de su audiencia y mejorar la planificación de contenidos. Fue desarrollada utilizando herramientas como Google </w:t>
      </w:r>
      <w:r w:rsidRPr="4601E584" w:rsidR="144E7801">
        <w:rPr>
          <w:rFonts w:ascii="Times New Roman" w:hAnsi="Times New Roman" w:eastAsia="Times New Roman" w:cs="Times New Roman"/>
        </w:rPr>
        <w:t>BigQuery</w:t>
      </w:r>
      <w:r w:rsidRPr="4601E584" w:rsidR="144E7801">
        <w:rPr>
          <w:rFonts w:ascii="Times New Roman" w:hAnsi="Times New Roman" w:eastAsia="Times New Roman" w:cs="Times New Roman"/>
        </w:rPr>
        <w:t xml:space="preserve">, Google Data Studio y Google Tag Manager, que permiten recopilar, organizar y visualizar información sobre el rendimiento de las publicaciones. Si bien esta solución no recopila información pública de redes sociales externas mediante API, sino que analiza datos propios sobre el comportamiento de sus lectores, resulta útil para el reto 30X por tres aspectos principales: </w:t>
      </w:r>
      <w:r w:rsidRPr="4601E584" w:rsidR="144E7801">
        <w:rPr>
          <w:rFonts w:ascii="Times New Roman" w:hAnsi="Times New Roman" w:eastAsia="Times New Roman" w:cs="Times New Roman"/>
          <w:b w:val="1"/>
          <w:bCs w:val="1"/>
        </w:rPr>
        <w:t>1. Segmentación de audiencias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Jagran</w:t>
      </w:r>
      <w:r w:rsidRPr="4601E584" w:rsidR="144E7801">
        <w:rPr>
          <w:rFonts w:ascii="Times New Roman" w:hAnsi="Times New Roman" w:eastAsia="Times New Roman" w:cs="Times New Roman"/>
        </w:rPr>
        <w:t xml:space="preserve"> dividió a sus lectores en cuatro segmentos para identificar qué contenidos generaban mayor interés en cada grupo, analizando sus patrones de consumo; este enfoque podría aplicarse en 30X para diferenciar, por ejemplo, contenidos de IA relevantes para líderes empresariales frente a aquellos dirigidos a equipos técnicos. </w:t>
      </w:r>
      <w:r w:rsidRPr="4601E584" w:rsidR="144E7801">
        <w:rPr>
          <w:rFonts w:ascii="Times New Roman" w:hAnsi="Times New Roman" w:eastAsia="Times New Roman" w:cs="Times New Roman"/>
          <w:b w:val="1"/>
          <w:bCs w:val="1"/>
        </w:rPr>
        <w:t xml:space="preserve">1. Indicadores de </w:t>
      </w:r>
      <w:r w:rsidRPr="4601E584" w:rsidR="144E7801">
        <w:rPr>
          <w:rFonts w:ascii="Times New Roman" w:hAnsi="Times New Roman" w:eastAsia="Times New Roman" w:cs="Times New Roman"/>
          <w:b w:val="1"/>
          <w:bCs w:val="1"/>
        </w:rPr>
        <w:t>engagement</w:t>
      </w:r>
      <w:r w:rsidRPr="4601E584" w:rsidR="144E7801">
        <w:rPr>
          <w:rFonts w:ascii="Times New Roman" w:hAnsi="Times New Roman" w:eastAsia="Times New Roman" w:cs="Times New Roman"/>
          <w:b w:val="1"/>
          <w:bCs w:val="1"/>
        </w:rPr>
        <w:t>:</w:t>
      </w:r>
      <w:r w:rsidRPr="4601E584" w:rsidR="144E7801">
        <w:rPr>
          <w:rFonts w:ascii="Times New Roman" w:hAnsi="Times New Roman" w:eastAsia="Times New Roman" w:cs="Times New Roman"/>
        </w:rPr>
        <w:t xml:space="preserve"> en lugar de evaluar únicamente las visualizaciones, incorporaron métricas como la tasa de finalización de artículos (lectores que alcanzan al menos el 75% del contenido), la tasa de recirculación (lectores que continúan navegando hacia otros artículos) y la duración de las sesiones. Para 30X, este enfoque permitiría considerar indicadores complementarios, como la proporción de comentarios o interacciones respecto a las visualizaciones, para evaluar el rendimiento de las publicaciones. </w:t>
      </w:r>
      <w:r w:rsidRPr="4601E584" w:rsidR="144E7801">
        <w:rPr>
          <w:rFonts w:ascii="Times New Roman" w:hAnsi="Times New Roman" w:eastAsia="Times New Roman" w:cs="Times New Roman"/>
          <w:b w:val="1"/>
          <w:bCs w:val="1"/>
        </w:rPr>
        <w:t xml:space="preserve">3. </w:t>
      </w:r>
      <w:r w:rsidRPr="4601E584" w:rsidR="144E7801">
        <w:rPr>
          <w:rFonts w:ascii="Times New Roman" w:hAnsi="Times New Roman" w:eastAsia="Times New Roman" w:cs="Times New Roman"/>
          <w:b w:val="1"/>
          <w:bCs w:val="1"/>
        </w:rPr>
        <w:t>Dashboard</w:t>
      </w:r>
      <w:r w:rsidRPr="4601E584" w:rsidR="144E7801">
        <w:rPr>
          <w:rFonts w:ascii="Times New Roman" w:hAnsi="Times New Roman" w:eastAsia="Times New Roman" w:cs="Times New Roman"/>
          <w:b w:val="1"/>
          <w:bCs w:val="1"/>
        </w:rPr>
        <w:t xml:space="preserve"> de análisis:</w:t>
      </w:r>
      <w:r w:rsidRPr="4601E584" w:rsidR="144E7801">
        <w:rPr>
          <w:rFonts w:ascii="Times New Roman" w:hAnsi="Times New Roman" w:eastAsia="Times New Roman" w:cs="Times New Roman"/>
        </w:rPr>
        <w:t xml:space="preserve"> desarrollaron un tablero interactivo para visualizar estas métricas por segmentos de audiencia, identificar patrones de comportamiento y facilitar decisiones editoriales sobre qué contenidos producir. Además, </w:t>
      </w:r>
      <w:r w:rsidRPr="4601E584" w:rsidR="144E7801">
        <w:rPr>
          <w:rFonts w:ascii="Times New Roman" w:hAnsi="Times New Roman" w:eastAsia="Times New Roman" w:cs="Times New Roman"/>
          <w:b w:val="1"/>
          <w:bCs w:val="1"/>
        </w:rPr>
        <w:t>optimizaron la infraestructura de procesamiento de datos</w:t>
      </w:r>
      <w:r w:rsidRPr="4601E584" w:rsidR="144E7801">
        <w:rPr>
          <w:rFonts w:ascii="Times New Roman" w:hAnsi="Times New Roman" w:eastAsia="Times New Roman" w:cs="Times New Roman"/>
        </w:rPr>
        <w:t>, logrando reducir en un 95% los costos asociados a las consultas y el procesamiento, lo cual constituye un referente para desarrollar soluciones de análisis de bajo costo. (Bhalla et al., 2021)</w:t>
      </w:r>
    </w:p>
    <w:p w:rsidR="682D37BB" w:rsidP="29CC7249" w:rsidRDefault="682D37BB" w14:paraId="44C98D5A" w14:textId="611E6B11">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Condé Nast – Data-</w:t>
      </w:r>
      <w:r w:rsidRPr="4601E584" w:rsidR="144E7801">
        <w:rPr>
          <w:rFonts w:ascii="Times New Roman" w:hAnsi="Times New Roman" w:eastAsia="Times New Roman" w:cs="Times New Roman"/>
        </w:rPr>
        <w:t>Driven</w:t>
      </w:r>
      <w:r w:rsidRPr="4601E584" w:rsidR="144E7801">
        <w:rPr>
          <w:rFonts w:ascii="Times New Roman" w:hAnsi="Times New Roman" w:eastAsia="Times New Roman" w:cs="Times New Roman"/>
        </w:rPr>
        <w:t xml:space="preserve"> Digital Media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AI </w:t>
      </w:r>
      <w:r w:rsidRPr="4601E584" w:rsidR="144E7801">
        <w:rPr>
          <w:rFonts w:ascii="Times New Roman" w:hAnsi="Times New Roman" w:eastAsia="Times New Roman" w:cs="Times New Roman"/>
        </w:rPr>
        <w:t>Innovation</w:t>
      </w:r>
      <w:r w:rsidRPr="4601E584" w:rsidR="144E7801">
        <w:rPr>
          <w:rFonts w:ascii="Times New Roman" w:hAnsi="Times New Roman" w:eastAsia="Times New Roman" w:cs="Times New Roman"/>
        </w:rPr>
        <w:t xml:space="preserve"> (AWS y </w:t>
      </w:r>
      <w:r w:rsidRPr="4601E584" w:rsidR="144E7801">
        <w:rPr>
          <w:rFonts w:ascii="Times New Roman" w:hAnsi="Times New Roman" w:eastAsia="Times New Roman" w:cs="Times New Roman"/>
        </w:rPr>
        <w:t>Databricks</w:t>
      </w:r>
      <w:r w:rsidRPr="4601E584" w:rsidR="144E7801">
        <w:rPr>
          <w:rFonts w:ascii="Times New Roman" w:hAnsi="Times New Roman" w:eastAsia="Times New Roman" w:cs="Times New Roman"/>
        </w:rPr>
        <w:t>)</w:t>
      </w:r>
      <w:r w:rsidRPr="4601E584" w:rsidR="144E7801">
        <w:rPr>
          <w:rFonts w:ascii="Times New Roman" w:hAnsi="Times New Roman" w:eastAsia="Times New Roman" w:cs="Times New Roman"/>
          <w:b w:val="1"/>
          <w:bCs w:val="1"/>
        </w:rPr>
        <w:t>.</w:t>
      </w:r>
      <w:r w:rsidRPr="4601E584" w:rsidR="144E7801">
        <w:rPr>
          <w:rFonts w:ascii="Times New Roman" w:hAnsi="Times New Roman" w:eastAsia="Times New Roman" w:cs="Times New Roman"/>
        </w:rPr>
        <w:t xml:space="preserve"> Es una solución que centraliza y analiza información de diferentes marcas editoriales, como Vogue, GQ y </w:t>
      </w:r>
      <w:r w:rsidRPr="4601E584" w:rsidR="144E7801">
        <w:rPr>
          <w:rFonts w:ascii="Times New Roman" w:hAnsi="Times New Roman" w:eastAsia="Times New Roman" w:cs="Times New Roman"/>
        </w:rPr>
        <w:t>Wired</w:t>
      </w:r>
      <w:r w:rsidRPr="4601E584" w:rsidR="144E7801">
        <w:rPr>
          <w:rFonts w:ascii="Times New Roman" w:hAnsi="Times New Roman" w:eastAsia="Times New Roman" w:cs="Times New Roman"/>
        </w:rPr>
        <w:t xml:space="preserve">, para comprender el comportamiento de sus audiencias, evaluar el rendimiento del contenido e identificar tendencias emergentes mediante modelos predictivos. Aunque trabaja principalmente con información propia y no documenta la extracción de publicaciones públicas de redes sociales externas, resulta relevante para el reto 30X por su metodología de integración y análisis de datos. Resulta relevante para el caso de estudio, pues junta elementos importantes. Primero, la </w:t>
      </w:r>
      <w:r w:rsidRPr="4601E584" w:rsidR="144E7801">
        <w:rPr>
          <w:rFonts w:ascii="Times New Roman" w:hAnsi="Times New Roman" w:eastAsia="Times New Roman" w:cs="Times New Roman"/>
          <w:b w:val="1"/>
          <w:bCs w:val="1"/>
        </w:rPr>
        <w:t xml:space="preserve">integración de </w:t>
      </w:r>
      <w:r w:rsidRPr="4601E584" w:rsidR="144E7801">
        <w:rPr>
          <w:rFonts w:ascii="Times New Roman" w:hAnsi="Times New Roman" w:eastAsia="Times New Roman" w:cs="Times New Roman"/>
          <w:b w:val="1"/>
          <w:bCs w:val="1"/>
        </w:rPr>
        <w:t>datos,</w:t>
      </w:r>
      <w:r w:rsidRPr="4601E584" w:rsidR="144E7801">
        <w:rPr>
          <w:rFonts w:ascii="Times New Roman" w:hAnsi="Times New Roman" w:eastAsia="Times New Roman" w:cs="Times New Roman"/>
        </w:rPr>
        <w:t xml:space="preserve"> utiliza </w:t>
      </w:r>
      <w:r w:rsidRPr="4601E584" w:rsidR="144E7801">
        <w:rPr>
          <w:rFonts w:ascii="Times New Roman" w:hAnsi="Times New Roman" w:eastAsia="Times New Roman" w:cs="Times New Roman"/>
        </w:rPr>
        <w:t>Snowplow</w:t>
      </w:r>
      <w:r w:rsidRPr="4601E584" w:rsidR="144E7801">
        <w:rPr>
          <w:rFonts w:ascii="Times New Roman" w:hAnsi="Times New Roman" w:eastAsia="Times New Roman" w:cs="Times New Roman"/>
        </w:rPr>
        <w:t xml:space="preserve"> para recopilar información del comportamiento de sus lectores, como clics, tiempo de permanencia y patrones de consumo. Posteriormente, almacena los datos en Amazon S3 y utiliza </w:t>
      </w:r>
      <w:r w:rsidRPr="4601E584" w:rsidR="144E7801">
        <w:rPr>
          <w:rFonts w:ascii="Times New Roman" w:hAnsi="Times New Roman" w:eastAsia="Times New Roman" w:cs="Times New Roman"/>
        </w:rPr>
        <w:t>Databricks</w:t>
      </w:r>
      <w:r w:rsidRPr="4601E584" w:rsidR="144E7801">
        <w:rPr>
          <w:rFonts w:ascii="Times New Roman" w:hAnsi="Times New Roman" w:eastAsia="Times New Roman" w:cs="Times New Roman"/>
        </w:rPr>
        <w:t xml:space="preserve"> para procesarlos, limpiarlos, estandarizarlos y unificarlos, permitiendo analizar información de diferentes marcas bajo criterios comunes. Este enfoque podría adaptarse a 30X para integrar datos públicos obtenidos de distintas redes sociales. Además, </w:t>
      </w:r>
      <w:r w:rsidRPr="4601E584" w:rsidR="144E7801">
        <w:rPr>
          <w:rFonts w:ascii="Times New Roman" w:hAnsi="Times New Roman" w:eastAsia="Times New Roman" w:cs="Times New Roman"/>
          <w:b w:val="1"/>
          <w:bCs w:val="1"/>
        </w:rPr>
        <w:t>identifica tendencias emergentes,</w:t>
      </w:r>
      <w:r w:rsidRPr="4601E584" w:rsidR="144E7801">
        <w:rPr>
          <w:rFonts w:ascii="Times New Roman" w:hAnsi="Times New Roman" w:eastAsia="Times New Roman" w:cs="Times New Roman"/>
        </w:rPr>
        <w:t xml:space="preserve"> utiliza modelos predictivos de machine </w:t>
      </w:r>
      <w:r w:rsidRPr="4601E584" w:rsidR="144E7801">
        <w:rPr>
          <w:rFonts w:ascii="Times New Roman" w:hAnsi="Times New Roman" w:eastAsia="Times New Roman" w:cs="Times New Roman"/>
        </w:rPr>
        <w:t>learning</w:t>
      </w:r>
      <w:r w:rsidRPr="4601E584" w:rsidR="144E7801">
        <w:rPr>
          <w:rFonts w:ascii="Times New Roman" w:hAnsi="Times New Roman" w:eastAsia="Times New Roman" w:cs="Times New Roman"/>
        </w:rPr>
        <w:t xml:space="preserve">, gestionados mediante </w:t>
      </w:r>
      <w:r w:rsidRPr="4601E584" w:rsidR="144E7801">
        <w:rPr>
          <w:rFonts w:ascii="Times New Roman" w:hAnsi="Times New Roman" w:eastAsia="Times New Roman" w:cs="Times New Roman"/>
        </w:rPr>
        <w:t>MLflow</w:t>
      </w:r>
      <w:r w:rsidRPr="4601E584" w:rsidR="144E7801">
        <w:rPr>
          <w:rFonts w:ascii="Times New Roman" w:hAnsi="Times New Roman" w:eastAsia="Times New Roman" w:cs="Times New Roman"/>
        </w:rPr>
        <w:t xml:space="preserve"> y Amazon </w:t>
      </w:r>
      <w:r w:rsidRPr="4601E584" w:rsidR="144E7801">
        <w:rPr>
          <w:rFonts w:ascii="Times New Roman" w:hAnsi="Times New Roman" w:eastAsia="Times New Roman" w:cs="Times New Roman"/>
        </w:rPr>
        <w:t>SageMaker</w:t>
      </w:r>
      <w:r w:rsidRPr="4601E584" w:rsidR="144E7801">
        <w:rPr>
          <w:rFonts w:ascii="Times New Roman" w:hAnsi="Times New Roman" w:eastAsia="Times New Roman" w:cs="Times New Roman"/>
        </w:rPr>
        <w:t xml:space="preserve">, para identificar tendencias de contenido antes de que alcancen su punto máximo. Aunque el artículo no especifica los algoritmos utilizados, este enfoque se relaciona directamente con el objetivo de 30X de detectar temas en crecimiento. </w:t>
      </w:r>
      <w:r w:rsidRPr="4601E584" w:rsidR="144E7801">
        <w:rPr>
          <w:rFonts w:ascii="Times New Roman" w:hAnsi="Times New Roman" w:eastAsia="Times New Roman" w:cs="Times New Roman"/>
          <w:b w:val="1"/>
          <w:bCs w:val="1"/>
        </w:rPr>
        <w:t>(3) Análisis y visualización:</w:t>
      </w:r>
      <w:r w:rsidRPr="4601E584" w:rsidR="144E7801">
        <w:rPr>
          <w:rFonts w:ascii="Times New Roman" w:hAnsi="Times New Roman" w:eastAsia="Times New Roman" w:cs="Times New Roman"/>
        </w:rPr>
        <w:t xml:space="preserve"> utiliza indicadores de interacción y modelos predictivos para alimentar </w:t>
      </w:r>
      <w:r w:rsidRPr="4601E584" w:rsidR="144E7801">
        <w:rPr>
          <w:rFonts w:ascii="Times New Roman" w:hAnsi="Times New Roman" w:eastAsia="Times New Roman" w:cs="Times New Roman"/>
        </w:rPr>
        <w:t>dashboards</w:t>
      </w:r>
      <w:r w:rsidRPr="4601E584" w:rsidR="144E7801">
        <w:rPr>
          <w:rFonts w:ascii="Times New Roman" w:hAnsi="Times New Roman" w:eastAsia="Times New Roman" w:cs="Times New Roman"/>
        </w:rPr>
        <w:t xml:space="preserve"> y sistemas de recomendación que apoyan la toma de decisiones editoriales. (Amazon Web </w:t>
      </w:r>
      <w:r w:rsidRPr="4601E584" w:rsidR="144E7801">
        <w:rPr>
          <w:rFonts w:ascii="Times New Roman" w:hAnsi="Times New Roman" w:eastAsia="Times New Roman" w:cs="Times New Roman"/>
        </w:rPr>
        <w:t>Services</w:t>
      </w:r>
      <w:r w:rsidRPr="4601E584" w:rsidR="144E7801">
        <w:rPr>
          <w:rFonts w:ascii="Times New Roman" w:hAnsi="Times New Roman" w:eastAsia="Times New Roman" w:cs="Times New Roman"/>
        </w:rPr>
        <w:t>, s. f.)</w:t>
      </w:r>
    </w:p>
    <w:p w:rsidR="682D37BB" w:rsidP="29CC7249" w:rsidRDefault="682D37BB" w14:paraId="576DCDC7" w14:textId="5FC7BB4B">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Sanoma – </w:t>
      </w:r>
      <w:r w:rsidRPr="4601E584" w:rsidR="144E7801">
        <w:rPr>
          <w:rFonts w:ascii="Times New Roman" w:hAnsi="Times New Roman" w:eastAsia="Times New Roman" w:cs="Times New Roman"/>
        </w:rPr>
        <w:t>Hennibot</w:t>
      </w:r>
      <w:r w:rsidRPr="4601E584" w:rsidR="144E7801">
        <w:rPr>
          <w:rFonts w:ascii="Times New Roman" w:hAnsi="Times New Roman" w:eastAsia="Times New Roman" w:cs="Times New Roman"/>
        </w:rPr>
        <w:t>: AI-</w:t>
      </w:r>
      <w:r w:rsidRPr="4601E584" w:rsidR="144E7801">
        <w:rPr>
          <w:rFonts w:ascii="Times New Roman" w:hAnsi="Times New Roman" w:eastAsia="Times New Roman" w:cs="Times New Roman"/>
        </w:rPr>
        <w:t>driven</w:t>
      </w:r>
      <w:r w:rsidRPr="4601E584" w:rsidR="144E7801">
        <w:rPr>
          <w:rFonts w:ascii="Times New Roman" w:hAnsi="Times New Roman" w:eastAsia="Times New Roman" w:cs="Times New Roman"/>
        </w:rPr>
        <w:t xml:space="preserve"> Editorial </w:t>
      </w:r>
      <w:r w:rsidRPr="4601E584" w:rsidR="144E7801">
        <w:rPr>
          <w:rFonts w:ascii="Times New Roman" w:hAnsi="Times New Roman" w:eastAsia="Times New Roman" w:cs="Times New Roman"/>
        </w:rPr>
        <w:t>Assistant</w:t>
      </w:r>
      <w:r w:rsidRPr="4601E584" w:rsidR="144E7801">
        <w:rPr>
          <w:rFonts w:ascii="Times New Roman" w:hAnsi="Times New Roman" w:eastAsia="Times New Roman" w:cs="Times New Roman"/>
        </w:rPr>
        <w:t xml:space="preserve"> (Futurice), es un asistente editorial basado en inteligencia artificial, desarrollado para apoyar a los periodistas en la creación de contenido a partir del análisis de publicaciones anteriores y del comportamiento de sus lectores. Su funcionamiento se basa en el </w:t>
      </w:r>
      <w:r w:rsidRPr="4601E584" w:rsidR="144E7801">
        <w:rPr>
          <w:rFonts w:ascii="Times New Roman" w:hAnsi="Times New Roman" w:eastAsia="Times New Roman" w:cs="Times New Roman"/>
          <w:b w:val="1"/>
          <w:bCs w:val="1"/>
        </w:rPr>
        <w:t>análisis de factores de éxito</w:t>
      </w:r>
      <w:r w:rsidRPr="4601E584" w:rsidR="144E7801">
        <w:rPr>
          <w:rFonts w:ascii="Times New Roman" w:hAnsi="Times New Roman" w:eastAsia="Times New Roman" w:cs="Times New Roman"/>
        </w:rPr>
        <w:t xml:space="preserve">, mediante la comparación de nuevos artículos con contenidos que han obtenido buenos resultados, considerando indicadores como el tiempo de lectura, las tasas de lectura, las veces que se comparte una publicación y la retroalimentación de los usuarios. A partir de esta información, </w:t>
      </w:r>
      <w:r w:rsidRPr="4601E584" w:rsidR="144E7801">
        <w:rPr>
          <w:rFonts w:ascii="Times New Roman" w:hAnsi="Times New Roman" w:eastAsia="Times New Roman" w:cs="Times New Roman"/>
        </w:rPr>
        <w:t>Hennibot</w:t>
      </w:r>
      <w:r w:rsidRPr="4601E584" w:rsidR="144E7801">
        <w:rPr>
          <w:rFonts w:ascii="Times New Roman" w:hAnsi="Times New Roman" w:eastAsia="Times New Roman" w:cs="Times New Roman"/>
        </w:rPr>
        <w:t xml:space="preserve"> genera </w:t>
      </w:r>
      <w:r w:rsidRPr="4601E584" w:rsidR="144E7801">
        <w:rPr>
          <w:rFonts w:ascii="Times New Roman" w:hAnsi="Times New Roman" w:eastAsia="Times New Roman" w:cs="Times New Roman"/>
          <w:b w:val="1"/>
          <w:bCs w:val="1"/>
        </w:rPr>
        <w:t>recomendaciones mediante IA</w:t>
      </w:r>
      <w:r w:rsidRPr="4601E584" w:rsidR="144E7801">
        <w:rPr>
          <w:rFonts w:ascii="Times New Roman" w:hAnsi="Times New Roman" w:eastAsia="Times New Roman" w:cs="Times New Roman"/>
        </w:rPr>
        <w:t xml:space="preserve"> para mejorar los titulares, la estructura, la terminología y otros elementos de los artículos, buscando aumentar su capacidad de atraer y mantener el interés de los lectores. En cuanto a la </w:t>
      </w:r>
      <w:r w:rsidRPr="4601E584" w:rsidR="144E7801">
        <w:rPr>
          <w:rFonts w:ascii="Times New Roman" w:hAnsi="Times New Roman" w:eastAsia="Times New Roman" w:cs="Times New Roman"/>
          <w:b w:val="1"/>
          <w:bCs w:val="1"/>
        </w:rPr>
        <w:t>integración y visualización</w:t>
      </w:r>
      <w:r w:rsidRPr="4601E584" w:rsidR="144E7801">
        <w:rPr>
          <w:rFonts w:ascii="Times New Roman" w:hAnsi="Times New Roman" w:eastAsia="Times New Roman" w:cs="Times New Roman"/>
        </w:rPr>
        <w:t xml:space="preserve">, la herramienta se incorpora directamente al editor </w:t>
      </w:r>
      <w:r w:rsidRPr="4601E584" w:rsidR="144E7801">
        <w:rPr>
          <w:rFonts w:ascii="Times New Roman" w:hAnsi="Times New Roman" w:eastAsia="Times New Roman" w:cs="Times New Roman"/>
        </w:rPr>
        <w:t>Naviga</w:t>
      </w:r>
      <w:r w:rsidRPr="4601E584" w:rsidR="144E7801">
        <w:rPr>
          <w:rFonts w:ascii="Times New Roman" w:hAnsi="Times New Roman" w:eastAsia="Times New Roman" w:cs="Times New Roman"/>
        </w:rPr>
        <w:t xml:space="preserve"> Digital Writer mediante </w:t>
      </w:r>
      <w:r w:rsidRPr="4601E584" w:rsidR="144E7801">
        <w:rPr>
          <w:rFonts w:ascii="Times New Roman" w:hAnsi="Times New Roman" w:eastAsia="Times New Roman" w:cs="Times New Roman"/>
        </w:rPr>
        <w:t>plugins</w:t>
      </w:r>
      <w:r w:rsidRPr="4601E584" w:rsidR="144E7801">
        <w:rPr>
          <w:rFonts w:ascii="Times New Roman" w:hAnsi="Times New Roman" w:eastAsia="Times New Roman" w:cs="Times New Roman"/>
        </w:rPr>
        <w:t xml:space="preserve"> y utiliza servicios como AWS Lambda y API Gateway para conectar sus funcionalidades y presentar las sugerencias dentro del proceso de creación de contenido. (Futurice, s. f.)</w:t>
      </w:r>
    </w:p>
    <w:p w:rsidR="682D37BB" w:rsidP="29CC7249" w:rsidRDefault="682D37BB" w14:paraId="3F598667" w14:textId="140065C1">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Identrics</w:t>
      </w:r>
      <w:r w:rsidRPr="4601E584" w:rsidR="144E7801">
        <w:rPr>
          <w:rFonts w:ascii="Times New Roman" w:hAnsi="Times New Roman" w:eastAsia="Times New Roman" w:cs="Times New Roman"/>
        </w:rPr>
        <w:t xml:space="preserve"> y </w:t>
      </w:r>
      <w:r w:rsidRPr="4601E584" w:rsidR="144E7801">
        <w:rPr>
          <w:rFonts w:ascii="Times New Roman" w:hAnsi="Times New Roman" w:eastAsia="Times New Roman" w:cs="Times New Roman"/>
        </w:rPr>
        <w:t>Medianet</w:t>
      </w:r>
      <w:r w:rsidRPr="4601E584" w:rsidR="144E7801">
        <w:rPr>
          <w:rFonts w:ascii="Times New Roman" w:hAnsi="Times New Roman" w:eastAsia="Times New Roman" w:cs="Times New Roman"/>
        </w:rPr>
        <w:t xml:space="preserve"> – AI Media </w:t>
      </w:r>
      <w:r w:rsidRPr="4601E584" w:rsidR="144E7801">
        <w:rPr>
          <w:rFonts w:ascii="Times New Roman" w:hAnsi="Times New Roman" w:eastAsia="Times New Roman" w:cs="Times New Roman"/>
        </w:rPr>
        <w:t>Intelligence</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Platform</w:t>
      </w:r>
      <w:r w:rsidRPr="4601E584" w:rsidR="144E7801">
        <w:rPr>
          <w:rFonts w:ascii="Times New Roman" w:hAnsi="Times New Roman" w:eastAsia="Times New Roman" w:cs="Times New Roman"/>
        </w:rPr>
        <w:t xml:space="preserve"> (2024), es una plataforma de inteligencia de medios diseñada para monitorear y analizar información publicada en fuentes externas, incluyendo periódicos, blogs, foros, medios digitales y redes sociales como Twitter/X y plataformas de Meta. Su principal característica es el </w:t>
      </w:r>
      <w:r w:rsidRPr="4601E584" w:rsidR="144E7801">
        <w:rPr>
          <w:rFonts w:ascii="Times New Roman" w:hAnsi="Times New Roman" w:eastAsia="Times New Roman" w:cs="Times New Roman"/>
          <w:b w:val="1"/>
          <w:bCs w:val="1"/>
        </w:rPr>
        <w:t>monitoreo de contenido externo</w:t>
      </w:r>
      <w:r w:rsidRPr="4601E584" w:rsidR="144E7801">
        <w:rPr>
          <w:rFonts w:ascii="Times New Roman" w:hAnsi="Times New Roman" w:eastAsia="Times New Roman" w:cs="Times New Roman"/>
        </w:rPr>
        <w:t xml:space="preserve">, que permite realizar búsquedas por temas, palabras clave, medios y autores, así como observar la evolución de las menciones a lo largo del tiempo. La plataforma incorpora </w:t>
      </w:r>
      <w:r w:rsidRPr="4601E584" w:rsidR="144E7801">
        <w:rPr>
          <w:rFonts w:ascii="Times New Roman" w:hAnsi="Times New Roman" w:eastAsia="Times New Roman" w:cs="Times New Roman"/>
          <w:b w:val="1"/>
          <w:bCs w:val="1"/>
        </w:rPr>
        <w:t>reconocimiento de entidades (NER)</w:t>
      </w:r>
      <w:r w:rsidRPr="4601E584" w:rsidR="144E7801">
        <w:rPr>
          <w:rFonts w:ascii="Times New Roman" w:hAnsi="Times New Roman" w:eastAsia="Times New Roman" w:cs="Times New Roman"/>
        </w:rPr>
        <w:t xml:space="preserve"> para identificar organizaciones y personas mencionadas en los contenidos, </w:t>
      </w:r>
      <w:r w:rsidRPr="4601E584" w:rsidR="144E7801">
        <w:rPr>
          <w:rFonts w:ascii="Times New Roman" w:hAnsi="Times New Roman" w:eastAsia="Times New Roman" w:cs="Times New Roman"/>
          <w:b w:val="1"/>
          <w:bCs w:val="1"/>
        </w:rPr>
        <w:t>clasificación automática de temas</w:t>
      </w:r>
      <w:r w:rsidRPr="4601E584" w:rsidR="144E7801">
        <w:rPr>
          <w:rFonts w:ascii="Times New Roman" w:hAnsi="Times New Roman" w:eastAsia="Times New Roman" w:cs="Times New Roman"/>
        </w:rPr>
        <w:t xml:space="preserve"> para categorizar las publicaciones y </w:t>
      </w:r>
      <w:r w:rsidRPr="4601E584" w:rsidR="144E7801">
        <w:rPr>
          <w:rFonts w:ascii="Times New Roman" w:hAnsi="Times New Roman" w:eastAsia="Times New Roman" w:cs="Times New Roman"/>
          <w:b w:val="1"/>
          <w:bCs w:val="1"/>
        </w:rPr>
        <w:t>análisis de sentimiento general y por entidad</w:t>
      </w:r>
      <w:r w:rsidRPr="4601E584" w:rsidR="144E7801">
        <w:rPr>
          <w:rFonts w:ascii="Times New Roman" w:hAnsi="Times New Roman" w:eastAsia="Times New Roman" w:cs="Times New Roman"/>
        </w:rPr>
        <w:t xml:space="preserve"> para determinar la percepción asociada a una conversación, empresa o marca. También permite configurar búsquedas guardadas, generar alertas y reportes automatizados para facilitar el seguimiento continuo de la información. Sin embargo, el estudio no especifica las API utilizadas para obtener los datos, los modelos de inteligencia artificial implementados ni los costos de operación. (</w:t>
      </w:r>
      <w:r w:rsidRPr="4601E584" w:rsidR="144E7801">
        <w:rPr>
          <w:rFonts w:ascii="Times New Roman" w:hAnsi="Times New Roman" w:eastAsia="Times New Roman" w:cs="Times New Roman"/>
        </w:rPr>
        <w:t>Identrics</w:t>
      </w:r>
      <w:r w:rsidRPr="4601E584" w:rsidR="144E7801">
        <w:rPr>
          <w:rFonts w:ascii="Times New Roman" w:hAnsi="Times New Roman" w:eastAsia="Times New Roman" w:cs="Times New Roman"/>
        </w:rPr>
        <w:t xml:space="preserve"> Editorial Team, 2024)</w:t>
      </w:r>
    </w:p>
    <w:p w:rsidR="682D37BB" w:rsidP="29CC7249" w:rsidRDefault="682D37BB" w14:paraId="587171F3" w14:textId="491F26EB">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 </w:t>
      </w:r>
    </w:p>
    <w:p w:rsidR="682D37BB" w:rsidP="29CC7249" w:rsidRDefault="682D37BB" w14:paraId="14EA643E" w14:textId="3280F7FC">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REFERENCIAS TÉCNICAS Y METODOLÓGICAS</w:t>
      </w:r>
    </w:p>
    <w:p w:rsidR="682D37BB" w:rsidP="29CC7249" w:rsidRDefault="682D37BB" w14:paraId="4E46482E" w14:textId="74F48FBE">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Thirdwatch</w:t>
      </w:r>
      <w:r w:rsidRPr="4601E584" w:rsidR="144E7801">
        <w:rPr>
          <w:rFonts w:ascii="Times New Roman" w:hAnsi="Times New Roman" w:eastAsia="Times New Roman" w:cs="Times New Roman"/>
        </w:rPr>
        <w:t xml:space="preserve"> – </w:t>
      </w:r>
      <w:r w:rsidRPr="4601E584" w:rsidR="144E7801">
        <w:rPr>
          <w:rFonts w:ascii="Times New Roman" w:hAnsi="Times New Roman" w:eastAsia="Times New Roman" w:cs="Times New Roman"/>
        </w:rPr>
        <w:t>Build</w:t>
      </w:r>
      <w:r w:rsidRPr="4601E584" w:rsidR="144E7801">
        <w:rPr>
          <w:rFonts w:ascii="Times New Roman" w:hAnsi="Times New Roman" w:eastAsia="Times New Roman" w:cs="Times New Roman"/>
        </w:rPr>
        <w:t xml:space="preserve"> a YouTube Content Trend Pipeline (2026). Es una guía técnica que explica cómo construir un sistema para detectar tendencias emergentes en YouTube mediante la recopilación y el análisis periódico de información de videos. Propone utilizar </w:t>
      </w:r>
      <w:r w:rsidRPr="4601E584" w:rsidR="144E7801">
        <w:rPr>
          <w:rFonts w:ascii="Times New Roman" w:hAnsi="Times New Roman" w:eastAsia="Times New Roman" w:cs="Times New Roman"/>
          <w:b w:val="1"/>
          <w:bCs w:val="1"/>
        </w:rPr>
        <w:t>TF-IDF y K-Means</w:t>
      </w:r>
      <w:r w:rsidRPr="4601E584" w:rsidR="144E7801">
        <w:rPr>
          <w:rFonts w:ascii="Times New Roman" w:hAnsi="Times New Roman" w:eastAsia="Times New Roman" w:cs="Times New Roman"/>
        </w:rPr>
        <w:t xml:space="preserve"> para agrupar publicaciones según la similitud de sus títulos y descripciones, comparar las visualizaciones entre diferentes periodos para identificar </w:t>
      </w:r>
      <w:r w:rsidRPr="4601E584" w:rsidR="144E7801">
        <w:rPr>
          <w:rFonts w:ascii="Times New Roman" w:hAnsi="Times New Roman" w:eastAsia="Times New Roman" w:cs="Times New Roman"/>
          <w:b w:val="1"/>
          <w:bCs w:val="1"/>
        </w:rPr>
        <w:t>temas con crecimiento significativo</w:t>
      </w:r>
      <w:r w:rsidRPr="4601E584" w:rsidR="144E7801">
        <w:rPr>
          <w:rFonts w:ascii="Times New Roman" w:hAnsi="Times New Roman" w:eastAsia="Times New Roman" w:cs="Times New Roman"/>
        </w:rPr>
        <w:t xml:space="preserve"> y analizar la duración de los videos para reconocer cambios en los formatos. Este artículo resulta útil como referente metodológico para la detección de tendencias, ya que presenta herramientas y procedimientos concretos que pueden estudiarse para desarrollar el prototipo. Para nuestro caso de estudio sería útil evaluar cómo implementar estos métodos utilizando la </w:t>
      </w:r>
      <w:r w:rsidRPr="4601E584" w:rsidR="144E7801">
        <w:rPr>
          <w:rFonts w:ascii="Times New Roman" w:hAnsi="Times New Roman" w:eastAsia="Times New Roman" w:cs="Times New Roman"/>
          <w:b w:val="1"/>
          <w:bCs w:val="1"/>
        </w:rPr>
        <w:t>YouTube Data API</w:t>
      </w:r>
      <w:r w:rsidRPr="4601E584" w:rsidR="144E7801">
        <w:rPr>
          <w:rFonts w:ascii="Times New Roman" w:hAnsi="Times New Roman" w:eastAsia="Times New Roman" w:cs="Times New Roman"/>
        </w:rPr>
        <w:t xml:space="preserve">, en lugar del </w:t>
      </w:r>
      <w:r w:rsidRPr="4601E584" w:rsidR="144E7801">
        <w:rPr>
          <w:rFonts w:ascii="Times New Roman" w:hAnsi="Times New Roman" w:eastAsia="Times New Roman" w:cs="Times New Roman"/>
        </w:rPr>
        <w:t>scraper</w:t>
      </w:r>
      <w:r w:rsidRPr="4601E584" w:rsidR="144E7801">
        <w:rPr>
          <w:rFonts w:ascii="Times New Roman" w:hAnsi="Times New Roman" w:eastAsia="Times New Roman" w:cs="Times New Roman"/>
        </w:rPr>
        <w:t xml:space="preserve"> comercial propuesto, y verificar que el análisis cumpla las políticas de la plataforma. (</w:t>
      </w:r>
      <w:r w:rsidRPr="4601E584" w:rsidR="144E7801">
        <w:rPr>
          <w:rFonts w:ascii="Times New Roman" w:hAnsi="Times New Roman" w:eastAsia="Times New Roman" w:cs="Times New Roman"/>
        </w:rPr>
        <w:t>Thirdwatch</w:t>
      </w:r>
      <w:r w:rsidRPr="4601E584" w:rsidR="144E7801">
        <w:rPr>
          <w:rFonts w:ascii="Times New Roman" w:hAnsi="Times New Roman" w:eastAsia="Times New Roman" w:cs="Times New Roman"/>
        </w:rPr>
        <w:t>, 2026)</w:t>
      </w:r>
    </w:p>
    <w:p w:rsidR="682D37BB" w:rsidP="29CC7249" w:rsidRDefault="682D37BB" w14:paraId="63E5BF09" w14:textId="08545BA4">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lang w:val="en-US"/>
        </w:rPr>
        <w:t xml:space="preserve">Link de </w:t>
      </w:r>
      <w:r w:rsidRPr="4601E584" w:rsidR="144E7801">
        <w:rPr>
          <w:rFonts w:ascii="Times New Roman" w:hAnsi="Times New Roman" w:eastAsia="Times New Roman" w:cs="Times New Roman"/>
          <w:lang w:val="en-US"/>
        </w:rPr>
        <w:t>acceso</w:t>
      </w:r>
      <w:r w:rsidRPr="4601E584" w:rsidR="144E7801">
        <w:rPr>
          <w:rFonts w:ascii="Times New Roman" w:hAnsi="Times New Roman" w:eastAsia="Times New Roman" w:cs="Times New Roman"/>
          <w:lang w:val="en-US"/>
        </w:rPr>
        <w:t xml:space="preserve">: </w:t>
      </w:r>
      <w:r>
        <w:fldChar w:fldCharType="begin"/>
      </w:r>
      <w:del w:author="Carolina Ujueta Ricardo" w:date="2026-10-18T01:01:00Z" w16du:dateUtc="2026-10-18T06:01:00Z" w:id="2057452420">
        <w:r>
          <w:delInstrText xml:space="preserve">HYPERLINK "https://thirdwatch.dev/blog/build-youtube-content-trend-pipeline" </w:delInstrText>
        </w:r>
      </w:del>
      <w:r>
        <w:fldChar w:fldCharType="separate"/>
      </w:r>
      <w:r w:rsidRPr="4601E584" w:rsidR="144E7801">
        <w:rPr>
          <w:rStyle w:val="Hyperlink"/>
          <w:lang w:val="en-US"/>
        </w:rPr>
        <w:t>https://thirdwatch.dev/blog/build-youtube-content-trend-pipeline</w:t>
      </w:r>
      <w:r>
        <w:fldChar w:fldCharType="end"/>
      </w:r>
      <w:r w:rsidRPr="4601E584" w:rsidR="144E7801">
        <w:rPr>
          <w:rFonts w:ascii="Times New Roman" w:hAnsi="Times New Roman" w:eastAsia="Times New Roman" w:cs="Times New Roman"/>
        </w:rPr>
        <w:t xml:space="preserve"> </w:t>
      </w:r>
    </w:p>
    <w:p w:rsidR="682D37BB" w:rsidP="29CC7249" w:rsidRDefault="682D37BB" w14:paraId="439EFDAA" w14:textId="3858F0EA">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Captapi</w:t>
      </w:r>
      <w:r w:rsidRPr="4601E584" w:rsidR="144E7801">
        <w:rPr>
          <w:rFonts w:ascii="Times New Roman" w:hAnsi="Times New Roman" w:eastAsia="Times New Roman" w:cs="Times New Roman"/>
        </w:rPr>
        <w:t xml:space="preserve"> – Social Media Trend </w:t>
      </w:r>
      <w:r w:rsidRPr="4601E584" w:rsidR="144E7801">
        <w:rPr>
          <w:rFonts w:ascii="Times New Roman" w:hAnsi="Times New Roman" w:eastAsia="Times New Roman" w:cs="Times New Roman"/>
        </w:rPr>
        <w:t>Analysis</w:t>
      </w:r>
      <w:r w:rsidRPr="4601E584" w:rsidR="144E7801">
        <w:rPr>
          <w:rFonts w:ascii="Times New Roman" w:hAnsi="Times New Roman" w:eastAsia="Times New Roman" w:cs="Times New Roman"/>
        </w:rPr>
        <w:t xml:space="preserve">: A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Practical</w:t>
      </w:r>
      <w:r w:rsidRPr="4601E584" w:rsidR="144E7801">
        <w:rPr>
          <w:rFonts w:ascii="Times New Roman" w:hAnsi="Times New Roman" w:eastAsia="Times New Roman" w:cs="Times New Roman"/>
        </w:rPr>
        <w:t xml:space="preserve"> Guide (2026). Es una guía técnica que explica cómo construir un sistema de detección de tendencias en redes sociales mediante la recopilación, procesamiento y análisis de datos. Su principal aporte es la combinación de </w:t>
      </w:r>
      <w:r w:rsidRPr="4601E584" w:rsidR="144E7801">
        <w:rPr>
          <w:rFonts w:ascii="Times New Roman" w:hAnsi="Times New Roman" w:eastAsia="Times New Roman" w:cs="Times New Roman"/>
          <w:b w:val="1"/>
          <w:bCs w:val="1"/>
        </w:rPr>
        <w:t>métodos estadísticos</w:t>
      </w:r>
      <w:r w:rsidRPr="4601E584" w:rsidR="144E7801">
        <w:rPr>
          <w:rFonts w:ascii="Times New Roman" w:hAnsi="Times New Roman" w:eastAsia="Times New Roman" w:cs="Times New Roman"/>
        </w:rPr>
        <w:t xml:space="preserve">, como Z-score, medias móviles y velocidad de crecimiento de interacciones, para identificar aumentos inusuales de popularidad; </w:t>
      </w:r>
      <w:r w:rsidRPr="4601E584" w:rsidR="144E7801">
        <w:rPr>
          <w:rFonts w:ascii="Times New Roman" w:hAnsi="Times New Roman" w:eastAsia="Times New Roman" w:cs="Times New Roman"/>
          <w:b w:val="1"/>
          <w:bCs w:val="1"/>
        </w:rPr>
        <w:t xml:space="preserve">procesamiento de lenguaje natural (NLP) y </w:t>
      </w:r>
      <w:r w:rsidRPr="4601E584" w:rsidR="144E7801">
        <w:rPr>
          <w:rFonts w:ascii="Times New Roman" w:hAnsi="Times New Roman" w:eastAsia="Times New Roman" w:cs="Times New Roman"/>
          <w:b w:val="1"/>
          <w:bCs w:val="1"/>
        </w:rPr>
        <w:t>embeddings</w:t>
      </w:r>
      <w:r w:rsidRPr="4601E584" w:rsidR="144E7801">
        <w:rPr>
          <w:rFonts w:ascii="Times New Roman" w:hAnsi="Times New Roman" w:eastAsia="Times New Roman" w:cs="Times New Roman"/>
        </w:rPr>
        <w:t xml:space="preserve">, para agrupar publicaciones relacionadas semánticamente, incluso cuando utilizan palabras diferentes; y </w:t>
      </w:r>
      <w:r w:rsidRPr="4601E584" w:rsidR="144E7801">
        <w:rPr>
          <w:rFonts w:ascii="Times New Roman" w:hAnsi="Times New Roman" w:eastAsia="Times New Roman" w:cs="Times New Roman"/>
          <w:b w:val="1"/>
          <w:bCs w:val="1"/>
        </w:rPr>
        <w:t>validación de tendencias</w:t>
      </w:r>
      <w:r w:rsidRPr="4601E584" w:rsidR="144E7801">
        <w:rPr>
          <w:rFonts w:ascii="Times New Roman" w:hAnsi="Times New Roman" w:eastAsia="Times New Roman" w:cs="Times New Roman"/>
        </w:rPr>
        <w:t xml:space="preserve">, mediante comparaciones entre periodos, análisis de sesgos y revisión de la distribución de interacciones, evitando confundir publicaciones virales aisladas con tendencias sostenidas. También presenta </w:t>
      </w:r>
      <w:r w:rsidRPr="4601E584" w:rsidR="144E7801">
        <w:rPr>
          <w:rFonts w:ascii="Times New Roman" w:hAnsi="Times New Roman" w:eastAsia="Times New Roman" w:cs="Times New Roman"/>
        </w:rPr>
        <w:t>Captapi</w:t>
      </w:r>
      <w:r w:rsidRPr="4601E584" w:rsidR="144E7801">
        <w:rPr>
          <w:rFonts w:ascii="Times New Roman" w:hAnsi="Times New Roman" w:eastAsia="Times New Roman" w:cs="Times New Roman"/>
        </w:rPr>
        <w:t>, una API comercial que unifica el acceso a datos de diferentes plataformas, aunque el artículo no demuestra que todas sus fuentes cumplan las restricciones de acceso establecidas para 30X. Esta guía resulta especialmente útil para estudiar métodos concretos de detección temprana de tendencias y evaluar la confiabilidad de los resultados obtenidos. (</w:t>
      </w:r>
      <w:r w:rsidRPr="4601E584" w:rsidR="144E7801">
        <w:rPr>
          <w:rFonts w:ascii="Times New Roman" w:hAnsi="Times New Roman" w:eastAsia="Times New Roman" w:cs="Times New Roman"/>
        </w:rPr>
        <w:t>Outrank</w:t>
      </w:r>
      <w:r w:rsidRPr="4601E584" w:rsidR="144E7801">
        <w:rPr>
          <w:rFonts w:ascii="Times New Roman" w:hAnsi="Times New Roman" w:eastAsia="Times New Roman" w:cs="Times New Roman"/>
        </w:rPr>
        <w:t>, 2026)</w:t>
      </w:r>
    </w:p>
    <w:p w:rsidR="682D37BB" w:rsidP="29CC7249" w:rsidRDefault="682D37BB" w14:paraId="1A1A84FC" w14:textId="1A72E6F6">
      <w:pPr>
        <w:spacing w:line="278" w:lineRule="auto"/>
        <w:jc w:val="both"/>
        <w:rPr>
          <w:rStyle w:val="Hyperlink"/>
          <w:lang w:val="es-ES"/>
        </w:rPr>
      </w:pPr>
      <w:r w:rsidRPr="4601E584" w:rsidR="144E7801">
        <w:rPr>
          <w:rFonts w:ascii="Times New Roman" w:hAnsi="Times New Roman" w:eastAsia="Times New Roman" w:cs="Times New Roman"/>
          <w:lang w:val="es-ES"/>
        </w:rPr>
        <w:t>Link</w:t>
      </w:r>
      <w:r w:rsidRPr="4601E584" w:rsidR="144E7801">
        <w:rPr>
          <w:rFonts w:ascii="Times New Roman" w:hAnsi="Times New Roman" w:eastAsia="Times New Roman" w:cs="Times New Roman"/>
          <w:lang w:val="es-ES"/>
        </w:rPr>
        <w:t xml:space="preserve"> de acceso: </w:t>
      </w:r>
      <w:r>
        <w:fldChar w:fldCharType="begin"/>
      </w:r>
      <w:del w:author="Carolina Ujueta Ricardo" w:date="2026-10-18T01:01:00Z" w16du:dateUtc="2026-10-18T06:01:00Z" w:id="308122744">
        <w:r>
          <w:delInstrText xml:space="preserve">HYPERLINK "https://captapi.com/blog/social-media-trend-analysis" </w:delInstrText>
        </w:r>
      </w:del>
      <w:r>
        <w:fldChar w:fldCharType="separate"/>
      </w:r>
      <w:r w:rsidRPr="4601E584" w:rsidR="144E7801">
        <w:rPr>
          <w:rStyle w:val="Hyperlink"/>
          <w:lang w:val="es-ES"/>
        </w:rPr>
        <w:t>https://captapi.com/blog/social-media-trend-analysis</w:t>
      </w:r>
      <w:r>
        <w:fldChar w:fldCharType="end"/>
      </w:r>
    </w:p>
    <w:p w:rsidR="682D37BB" w:rsidP="29CC7249" w:rsidRDefault="682D37BB" w14:paraId="3BBEC547" w14:textId="10E265E8">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Social Trend </w:t>
      </w:r>
      <w:r w:rsidRPr="4601E584" w:rsidR="144E7801">
        <w:rPr>
          <w:rFonts w:ascii="Times New Roman" w:hAnsi="Times New Roman" w:eastAsia="Times New Roman" w:cs="Times New Roman"/>
        </w:rPr>
        <w:t>Intelligence</w:t>
      </w:r>
      <w:r w:rsidRPr="4601E584" w:rsidR="144E7801">
        <w:rPr>
          <w:rFonts w:ascii="Times New Roman" w:hAnsi="Times New Roman" w:eastAsia="Times New Roman" w:cs="Times New Roman"/>
        </w:rPr>
        <w:t xml:space="preserve">: How </w:t>
      </w:r>
      <w:r w:rsidRPr="4601E584" w:rsidR="144E7801">
        <w:rPr>
          <w:rFonts w:ascii="Times New Roman" w:hAnsi="Times New Roman" w:eastAsia="Times New Roman" w:cs="Times New Roman"/>
        </w:rPr>
        <w:t>to</w:t>
      </w:r>
      <w:r w:rsidRPr="4601E584" w:rsidR="144E7801">
        <w:rPr>
          <w:rFonts w:ascii="Times New Roman" w:hAnsi="Times New Roman" w:eastAsia="Times New Roman" w:cs="Times New Roman"/>
        </w:rPr>
        <w:t xml:space="preserve"> Spot, Read, and </w:t>
      </w:r>
      <w:r w:rsidRPr="4601E584" w:rsidR="144E7801">
        <w:rPr>
          <w:rFonts w:ascii="Times New Roman" w:hAnsi="Times New Roman" w:eastAsia="Times New Roman" w:cs="Times New Roman"/>
        </w:rPr>
        <w:t>Act</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on</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Platform</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Signals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Before</w:t>
      </w:r>
      <w:r w:rsidRPr="4601E584" w:rsidR="144E7801">
        <w:rPr>
          <w:rFonts w:ascii="Times New Roman" w:hAnsi="Times New Roman" w:eastAsia="Times New Roman" w:cs="Times New Roman"/>
        </w:rPr>
        <w:t xml:space="preserve"> They Peak (2026), es un artículo que presenta un enfoque para detectar, evaluar y aprovechar tendencias en redes sociales antes de que alcancen su máxima popularidad. Su principal aporte es la </w:t>
      </w:r>
      <w:r w:rsidRPr="4601E584" w:rsidR="144E7801">
        <w:rPr>
          <w:rFonts w:ascii="Times New Roman" w:hAnsi="Times New Roman" w:eastAsia="Times New Roman" w:cs="Times New Roman"/>
          <w:b w:val="1"/>
          <w:bCs w:val="1"/>
        </w:rPr>
        <w:t>evaluación del ciclo de vida de las tendencias</w:t>
      </w:r>
      <w:r w:rsidRPr="4601E584" w:rsidR="144E7801">
        <w:rPr>
          <w:rFonts w:ascii="Times New Roman" w:hAnsi="Times New Roman" w:eastAsia="Times New Roman" w:cs="Times New Roman"/>
        </w:rPr>
        <w:t xml:space="preserve">, diferenciando aquellas que apenas comienzan a crecer de las que ya alcanzaron su punto máximo o están saturadas. Para ello, propone analizar tres criterios: </w:t>
      </w:r>
      <w:r w:rsidRPr="4601E584" w:rsidR="144E7801">
        <w:rPr>
          <w:rFonts w:ascii="Times New Roman" w:hAnsi="Times New Roman" w:eastAsia="Times New Roman" w:cs="Times New Roman"/>
          <w:b w:val="1"/>
          <w:bCs w:val="1"/>
        </w:rPr>
        <w:t>velocidad de crecimiento</w:t>
      </w:r>
      <w:r w:rsidRPr="4601E584" w:rsidR="144E7801">
        <w:rPr>
          <w:rFonts w:ascii="Times New Roman" w:hAnsi="Times New Roman" w:eastAsia="Times New Roman" w:cs="Times New Roman"/>
        </w:rPr>
        <w:t xml:space="preserve">, observando cómo se aceleran las interacciones o menciones; </w:t>
      </w:r>
      <w:r w:rsidRPr="4601E584" w:rsidR="144E7801">
        <w:rPr>
          <w:rFonts w:ascii="Times New Roman" w:hAnsi="Times New Roman" w:eastAsia="Times New Roman" w:cs="Times New Roman"/>
          <w:b w:val="1"/>
          <w:bCs w:val="1"/>
        </w:rPr>
        <w:t>relevancia para la audiencia</w:t>
      </w:r>
      <w:r w:rsidRPr="4601E584" w:rsidR="144E7801">
        <w:rPr>
          <w:rFonts w:ascii="Times New Roman" w:hAnsi="Times New Roman" w:eastAsia="Times New Roman" w:cs="Times New Roman"/>
        </w:rPr>
        <w:t xml:space="preserve">, evaluando la relación entre la tendencia y el público objetivo; y </w:t>
      </w:r>
      <w:r w:rsidRPr="4601E584" w:rsidR="144E7801">
        <w:rPr>
          <w:rFonts w:ascii="Times New Roman" w:hAnsi="Times New Roman" w:eastAsia="Times New Roman" w:cs="Times New Roman"/>
          <w:b w:val="1"/>
          <w:bCs w:val="1"/>
        </w:rPr>
        <w:t>etapa del ciclo de vida</w:t>
      </w:r>
      <w:r w:rsidRPr="4601E584" w:rsidR="144E7801">
        <w:rPr>
          <w:rFonts w:ascii="Times New Roman" w:hAnsi="Times New Roman" w:eastAsia="Times New Roman" w:cs="Times New Roman"/>
        </w:rPr>
        <w:t xml:space="preserve">, para determinar si todavía existe una oportunidad de aprovecharla. También destaca la importancia de identificar </w:t>
      </w:r>
      <w:r w:rsidRPr="4601E584" w:rsidR="144E7801">
        <w:rPr>
          <w:rFonts w:ascii="Times New Roman" w:hAnsi="Times New Roman" w:eastAsia="Times New Roman" w:cs="Times New Roman"/>
          <w:b w:val="1"/>
          <w:bCs w:val="1"/>
        </w:rPr>
        <w:t>tendencias en formatos</w:t>
      </w:r>
      <w:r w:rsidRPr="4601E584" w:rsidR="144E7801">
        <w:rPr>
          <w:rFonts w:ascii="Times New Roman" w:hAnsi="Times New Roman" w:eastAsia="Times New Roman" w:cs="Times New Roman"/>
        </w:rPr>
        <w:t>, como estilos de edición, sonidos o estructuras de video, y no únicamente en temas. Finalmente, plantea un proceso automatizado mediante agentes de IA que conecta la detección de tendencias con la generación y publicación de contenidos, reduciendo el tiempo de respuesta del equipo editorial. Sin embargo, no especifica los algoritmos ni las fuentes de datos utilizadas para implementar estos procesos. (Woo, 2026)</w:t>
      </w:r>
    </w:p>
    <w:p w:rsidR="682D37BB" w:rsidP="29CC7249" w:rsidRDefault="682D37BB" w14:paraId="554C7BFC" w14:textId="6C3B56DF">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lang w:val="en-US"/>
        </w:rPr>
        <w:t xml:space="preserve">Link de </w:t>
      </w:r>
      <w:r w:rsidRPr="4601E584" w:rsidR="144E7801">
        <w:rPr>
          <w:rFonts w:ascii="Times New Roman" w:hAnsi="Times New Roman" w:eastAsia="Times New Roman" w:cs="Times New Roman"/>
          <w:lang w:val="en-US"/>
        </w:rPr>
        <w:t>acceso</w:t>
      </w:r>
      <w:r w:rsidRPr="4601E584" w:rsidR="144E7801">
        <w:rPr>
          <w:rFonts w:ascii="Times New Roman" w:hAnsi="Times New Roman" w:eastAsia="Times New Roman" w:cs="Times New Roman"/>
          <w:lang w:val="en-US"/>
        </w:rPr>
        <w:t xml:space="preserve">: </w:t>
      </w:r>
      <w:r>
        <w:fldChar w:fldCharType="begin"/>
      </w:r>
      <w:del w:author="Carolina Ujueta Ricardo" w:date="2026-10-18T01:01:00Z" w16du:dateUtc="2026-10-18T06:01:00Z" w:id="238248047">
        <w:r>
          <w:delInstrText xml:space="preserve">HYPERLINK "https://gen.pro/blog/social-trend-intelligence-what-to-make-next/" </w:delInstrText>
        </w:r>
      </w:del>
      <w:r>
        <w:fldChar w:fldCharType="separate"/>
      </w:r>
      <w:r w:rsidRPr="4601E584" w:rsidR="144E7801">
        <w:rPr>
          <w:rStyle w:val="Hyperlink"/>
          <w:lang w:val="en-US"/>
        </w:rPr>
        <w:t>https://gen.pro/blog/social-trend-intelligence-what-to-make-next/</w:t>
      </w:r>
      <w:r>
        <w:fldChar w:fldCharType="end"/>
      </w:r>
      <w:r w:rsidRPr="4601E584" w:rsidR="144E7801">
        <w:rPr>
          <w:rFonts w:ascii="Times New Roman" w:hAnsi="Times New Roman" w:eastAsia="Times New Roman" w:cs="Times New Roman"/>
        </w:rPr>
        <w:t xml:space="preserve"> </w:t>
      </w:r>
    </w:p>
    <w:p w:rsidR="682D37BB" w:rsidP="29CC7249" w:rsidRDefault="682D37BB" w14:paraId="648BD14C" w14:textId="5D824C32">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How AI </w:t>
      </w:r>
      <w:r w:rsidRPr="4601E584" w:rsidR="144E7801">
        <w:rPr>
          <w:rFonts w:ascii="Times New Roman" w:hAnsi="Times New Roman" w:eastAsia="Times New Roman" w:cs="Times New Roman"/>
        </w:rPr>
        <w:t>Analyzes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Your</w:t>
      </w:r>
      <w:r w:rsidRPr="4601E584" w:rsidR="144E7801">
        <w:rPr>
          <w:rFonts w:ascii="Times New Roman" w:hAnsi="Times New Roman" w:eastAsia="Times New Roman" w:cs="Times New Roman"/>
        </w:rPr>
        <w:t xml:space="preserve"> Video </w:t>
      </w:r>
      <w:r w:rsidRPr="4601E584" w:rsidR="144E7801">
        <w:rPr>
          <w:rFonts w:ascii="Times New Roman" w:hAnsi="Times New Roman" w:eastAsia="Times New Roman" w:cs="Times New Roman"/>
        </w:rPr>
        <w:t>to</w:t>
      </w:r>
      <w:r w:rsidRPr="4601E584" w:rsidR="144E7801">
        <w:rPr>
          <w:rFonts w:ascii="Times New Roman" w:hAnsi="Times New Roman" w:eastAsia="Times New Roman" w:cs="Times New Roman"/>
        </w:rPr>
        <w:t xml:space="preserve"> Grow </w:t>
      </w:r>
      <w:r w:rsidRPr="4601E584" w:rsidR="144E7801">
        <w:rPr>
          <w:rFonts w:ascii="Times New Roman" w:hAnsi="Times New Roman" w:eastAsia="Times New Roman" w:cs="Times New Roman"/>
        </w:rPr>
        <w:t>Your</w:t>
      </w:r>
      <w:r w:rsidRPr="4601E584" w:rsidR="144E7801">
        <w:rPr>
          <w:rFonts w:ascii="Times New Roman" w:hAnsi="Times New Roman" w:eastAsia="Times New Roman" w:cs="Times New Roman"/>
        </w:rPr>
        <w:t xml:space="preserve"> Business (2026) es una guía que explica cómo la inteligencia artificial puede analizar diferentes componentes de un video para comprender sus características y evaluar su rendimiento en redes sociales. Su principal aporte es el </w:t>
      </w:r>
      <w:r w:rsidRPr="4601E584" w:rsidR="144E7801">
        <w:rPr>
          <w:rFonts w:ascii="Times New Roman" w:hAnsi="Times New Roman" w:eastAsia="Times New Roman" w:cs="Times New Roman"/>
          <w:b w:val="1"/>
          <w:bCs w:val="1"/>
        </w:rPr>
        <w:t>análisis multimodal del contenido</w:t>
      </w:r>
      <w:r w:rsidRPr="4601E584" w:rsidR="144E7801">
        <w:rPr>
          <w:rFonts w:ascii="Times New Roman" w:hAnsi="Times New Roman" w:eastAsia="Times New Roman" w:cs="Times New Roman"/>
        </w:rPr>
        <w:t xml:space="preserve">, que combina técnicas de visión por computador para identificar objetos, escenas, expresiones y textos en pantalla; </w:t>
      </w:r>
      <w:r w:rsidRPr="4601E584" w:rsidR="144E7801">
        <w:rPr>
          <w:rFonts w:ascii="Times New Roman" w:hAnsi="Times New Roman" w:eastAsia="Times New Roman" w:cs="Times New Roman"/>
          <w:b w:val="1"/>
          <w:bCs w:val="1"/>
        </w:rPr>
        <w:t>Speech-</w:t>
      </w:r>
      <w:r w:rsidRPr="4601E584" w:rsidR="144E7801">
        <w:rPr>
          <w:rFonts w:ascii="Times New Roman" w:hAnsi="Times New Roman" w:eastAsia="Times New Roman" w:cs="Times New Roman"/>
          <w:b w:val="1"/>
          <w:bCs w:val="1"/>
        </w:rPr>
        <w:t>to</w:t>
      </w:r>
      <w:r w:rsidRPr="4601E584" w:rsidR="144E7801">
        <w:rPr>
          <w:rFonts w:ascii="Times New Roman" w:hAnsi="Times New Roman" w:eastAsia="Times New Roman" w:cs="Times New Roman"/>
          <w:b w:val="1"/>
          <w:bCs w:val="1"/>
        </w:rPr>
        <w:t>-Text</w:t>
      </w:r>
      <w:r w:rsidRPr="4601E584" w:rsidR="144E7801">
        <w:rPr>
          <w:rFonts w:ascii="Times New Roman" w:hAnsi="Times New Roman" w:eastAsia="Times New Roman" w:cs="Times New Roman"/>
        </w:rPr>
        <w:t xml:space="preserve">, para convertir el audio hablado en texto y reconocer los temas tratados; y </w:t>
      </w:r>
      <w:r w:rsidRPr="4601E584" w:rsidR="144E7801">
        <w:rPr>
          <w:rFonts w:ascii="Times New Roman" w:hAnsi="Times New Roman" w:eastAsia="Times New Roman" w:cs="Times New Roman"/>
          <w:b w:val="1"/>
          <w:bCs w:val="1"/>
        </w:rPr>
        <w:t>análisis de audio</w:t>
      </w:r>
      <w:r w:rsidRPr="4601E584" w:rsidR="144E7801">
        <w:rPr>
          <w:rFonts w:ascii="Times New Roman" w:hAnsi="Times New Roman" w:eastAsia="Times New Roman" w:cs="Times New Roman"/>
        </w:rPr>
        <w:t xml:space="preserve">, para evaluar características como la claridad de la voz, la música y los sonidos de fondo. También explica la importancia de analizar los </w:t>
      </w:r>
      <w:r w:rsidRPr="4601E584" w:rsidR="144E7801">
        <w:rPr>
          <w:rFonts w:ascii="Times New Roman" w:hAnsi="Times New Roman" w:eastAsia="Times New Roman" w:cs="Times New Roman"/>
          <w:b w:val="1"/>
          <w:bCs w:val="1"/>
        </w:rPr>
        <w:t>ganchos iniciales, las miniaturas, los títulos y las estructuras narrativas</w:t>
      </w:r>
      <w:r w:rsidRPr="4601E584" w:rsidR="144E7801">
        <w:rPr>
          <w:rFonts w:ascii="Times New Roman" w:hAnsi="Times New Roman" w:eastAsia="Times New Roman" w:cs="Times New Roman"/>
        </w:rPr>
        <w:t>, relacionándolos con indicadores como la retención de audiencia, las interacciones y las reproducciones. Este artículo resulta útil como referente para comprender qué características audiovisuales pueden estudiarse al analizar el desempeño de un contenido. Sin embargo, no presenta una implementación técnica ni evidencia suficiente para demostrar qué elementos causan directamente un mayor rendimiento. (</w:t>
      </w:r>
      <w:r w:rsidRPr="4601E584" w:rsidR="144E7801">
        <w:rPr>
          <w:rFonts w:ascii="Times New Roman" w:hAnsi="Times New Roman" w:eastAsia="Times New Roman" w:cs="Times New Roman"/>
        </w:rPr>
        <w:t>Socialync</w:t>
      </w:r>
      <w:r w:rsidRPr="4601E584" w:rsidR="144E7801">
        <w:rPr>
          <w:rFonts w:ascii="Times New Roman" w:hAnsi="Times New Roman" w:eastAsia="Times New Roman" w:cs="Times New Roman"/>
        </w:rPr>
        <w:t xml:space="preserve"> Team, 2026)</w:t>
      </w:r>
    </w:p>
    <w:p w:rsidR="682D37BB" w:rsidP="29CC7249" w:rsidRDefault="682D37BB" w14:paraId="2E408BD4" w14:textId="1E780842">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lang w:val="en-US"/>
        </w:rPr>
        <w:t xml:space="preserve">Link de </w:t>
      </w:r>
      <w:r w:rsidRPr="4601E584" w:rsidR="144E7801">
        <w:rPr>
          <w:rFonts w:ascii="Times New Roman" w:hAnsi="Times New Roman" w:eastAsia="Times New Roman" w:cs="Times New Roman"/>
          <w:lang w:val="en-US"/>
        </w:rPr>
        <w:t>acceso</w:t>
      </w:r>
      <w:r w:rsidRPr="4601E584" w:rsidR="144E7801">
        <w:rPr>
          <w:rFonts w:ascii="Times New Roman" w:hAnsi="Times New Roman" w:eastAsia="Times New Roman" w:cs="Times New Roman"/>
          <w:lang w:val="en-US"/>
        </w:rPr>
        <w:t xml:space="preserve">: </w:t>
      </w:r>
      <w:r>
        <w:fldChar w:fldCharType="begin"/>
      </w:r>
      <w:del w:author="Carolina Ujueta Ricardo" w:date="2026-10-18T01:01:00Z" w16du:dateUtc="2026-10-18T06:01:00Z" w:id="1912441858">
        <w:r>
          <w:delInstrText xml:space="preserve">HYPERLINK "https://www.socialync.io/blog/how-ai-analyzes-video-grow-business-2026" </w:delInstrText>
        </w:r>
      </w:del>
      <w:r>
        <w:fldChar w:fldCharType="separate"/>
      </w:r>
      <w:r w:rsidRPr="4601E584" w:rsidR="144E7801">
        <w:rPr>
          <w:rStyle w:val="Hyperlink"/>
          <w:lang w:val="en-US"/>
        </w:rPr>
        <w:t>https://www.socialync.io/blog/how-ai-analyzes-video-grow-business-2026</w:t>
      </w:r>
      <w:r>
        <w:fldChar w:fldCharType="end"/>
      </w:r>
      <w:r w:rsidRPr="4601E584" w:rsidR="144E7801">
        <w:rPr>
          <w:rFonts w:ascii="Times New Roman" w:hAnsi="Times New Roman" w:eastAsia="Times New Roman" w:cs="Times New Roman"/>
        </w:rPr>
        <w:t xml:space="preserve"> </w:t>
      </w:r>
    </w:p>
    <w:p w:rsidR="682D37BB" w:rsidP="29CC7249" w:rsidRDefault="682D37BB" w14:paraId="704B25A1" w14:textId="7C974601">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Multi-Agent Trend-</w:t>
      </w:r>
      <w:r w:rsidRPr="4601E584" w:rsidR="144E7801">
        <w:rPr>
          <w:rFonts w:ascii="Times New Roman" w:hAnsi="Times New Roman" w:eastAsia="Times New Roman" w:cs="Times New Roman"/>
        </w:rPr>
        <w:t>to</w:t>
      </w:r>
      <w:r w:rsidRPr="4601E584" w:rsidR="144E7801">
        <w:rPr>
          <w:rFonts w:ascii="Times New Roman" w:hAnsi="Times New Roman" w:eastAsia="Times New Roman" w:cs="Times New Roman"/>
        </w:rPr>
        <w:t xml:space="preserve">-Content Pipeline (2026) es un proyecto publicado en GitHub que presenta un sistema automatizado para investigar tendencias y transformarlas en propuestas de contenido para YouTube Shorts y TikTok. Su principal aporte es una </w:t>
      </w:r>
      <w:r w:rsidRPr="4601E584" w:rsidR="144E7801">
        <w:rPr>
          <w:rFonts w:ascii="Times New Roman" w:hAnsi="Times New Roman" w:eastAsia="Times New Roman" w:cs="Times New Roman"/>
          <w:b w:val="1"/>
          <w:bCs w:val="1"/>
        </w:rPr>
        <w:t xml:space="preserve">arquitectura </w:t>
      </w:r>
      <w:r w:rsidRPr="4601E584" w:rsidR="144E7801">
        <w:rPr>
          <w:rFonts w:ascii="Times New Roman" w:hAnsi="Times New Roman" w:eastAsia="Times New Roman" w:cs="Times New Roman"/>
          <w:b w:val="1"/>
          <w:bCs w:val="1"/>
        </w:rPr>
        <w:t>multiagente</w:t>
      </w:r>
      <w:r w:rsidRPr="4601E584" w:rsidR="144E7801">
        <w:rPr>
          <w:rFonts w:ascii="Times New Roman" w:hAnsi="Times New Roman" w:eastAsia="Times New Roman" w:cs="Times New Roman"/>
        </w:rPr>
        <w:t xml:space="preserve">, compuesta por Robo, encargado de identificar tendencias, observar competidores y priorizar oportunidades, y Star, responsable de convertir los hallazgos en ideas de contenido, ganchos y recomendaciones de producción. Utiliza modelos Claude para ambos agentes, </w:t>
      </w:r>
      <w:r w:rsidRPr="4601E584" w:rsidR="144E7801">
        <w:rPr>
          <w:rFonts w:ascii="Times New Roman" w:hAnsi="Times New Roman" w:eastAsia="Times New Roman" w:cs="Times New Roman"/>
        </w:rPr>
        <w:t>OpenClaw</w:t>
      </w:r>
      <w:r w:rsidRPr="4601E584" w:rsidR="144E7801">
        <w:rPr>
          <w:rFonts w:ascii="Times New Roman" w:hAnsi="Times New Roman" w:eastAsia="Times New Roman" w:cs="Times New Roman"/>
        </w:rPr>
        <w:t xml:space="preserve"> para coordinar su ejecución y memoria, Brave Search API para realizar búsquedas y Discord para entregar reportes diarios y semanales. El sistema incorpora un </w:t>
      </w:r>
      <w:r w:rsidRPr="4601E584" w:rsidR="144E7801">
        <w:rPr>
          <w:rFonts w:ascii="Times New Roman" w:hAnsi="Times New Roman" w:eastAsia="Times New Roman" w:cs="Times New Roman"/>
          <w:b w:val="1"/>
          <w:bCs w:val="1"/>
        </w:rPr>
        <w:t>modelo de priorización</w:t>
      </w:r>
      <w:r w:rsidRPr="4601E584" w:rsidR="144E7801">
        <w:rPr>
          <w:rFonts w:ascii="Times New Roman" w:hAnsi="Times New Roman" w:eastAsia="Times New Roman" w:cs="Times New Roman"/>
        </w:rPr>
        <w:t xml:space="preserve"> que evalúa las oportunidades mediante siete criterios calificados de 1 a 5, así como una </w:t>
      </w:r>
      <w:r w:rsidRPr="4601E584" w:rsidR="144E7801">
        <w:rPr>
          <w:rFonts w:ascii="Times New Roman" w:hAnsi="Times New Roman" w:eastAsia="Times New Roman" w:cs="Times New Roman"/>
          <w:b w:val="1"/>
          <w:bCs w:val="1"/>
        </w:rPr>
        <w:t>clasificación temporal</w:t>
      </w:r>
      <w:r w:rsidRPr="4601E584" w:rsidR="144E7801">
        <w:rPr>
          <w:rFonts w:ascii="Times New Roman" w:hAnsi="Times New Roman" w:eastAsia="Times New Roman" w:cs="Times New Roman"/>
        </w:rPr>
        <w:t xml:space="preserve"> que diferencia contenidos inmediatos, semanales y atemporales. Además, contempla un proceso de retroalimentación que permite utilizar los resultados de publicaciones anteriores para mejorar futuras recomendaciones. Aunque presenta una estructura detallada de automatización, no documenta específicamente cómo obtiene métricas de YouTube mediante su API ni cómo calcula estadísticamente el crecimiento de las tendencias. (</w:t>
      </w:r>
      <w:r w:rsidRPr="4601E584" w:rsidR="144E7801">
        <w:rPr>
          <w:rFonts w:ascii="Times New Roman" w:hAnsi="Times New Roman" w:eastAsia="Times New Roman" w:cs="Times New Roman"/>
        </w:rPr>
        <w:t>roccopaz</w:t>
      </w:r>
      <w:r w:rsidRPr="4601E584" w:rsidR="144E7801">
        <w:rPr>
          <w:rFonts w:ascii="Times New Roman" w:hAnsi="Times New Roman" w:eastAsia="Times New Roman" w:cs="Times New Roman"/>
        </w:rPr>
        <w:t>, s. f.)</w:t>
      </w:r>
    </w:p>
    <w:p w:rsidR="682D37BB" w:rsidP="29CC7249" w:rsidRDefault="682D37BB" w14:paraId="0D0185AE" w14:textId="73CBF80B">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lang w:val="en-US"/>
        </w:rPr>
        <w:t xml:space="preserve">Link de </w:t>
      </w:r>
      <w:r w:rsidRPr="4601E584" w:rsidR="144E7801">
        <w:rPr>
          <w:rFonts w:ascii="Times New Roman" w:hAnsi="Times New Roman" w:eastAsia="Times New Roman" w:cs="Times New Roman"/>
          <w:lang w:val="en-US"/>
        </w:rPr>
        <w:t>acceso</w:t>
      </w:r>
      <w:r w:rsidRPr="4601E584" w:rsidR="144E7801">
        <w:rPr>
          <w:rFonts w:ascii="Times New Roman" w:hAnsi="Times New Roman" w:eastAsia="Times New Roman" w:cs="Times New Roman"/>
          <w:lang w:val="en-US"/>
        </w:rPr>
        <w:t xml:space="preserve">: </w:t>
      </w:r>
      <w:r>
        <w:fldChar w:fldCharType="begin"/>
      </w:r>
      <w:del w:author="Carolina Ujueta Ricardo" w:date="2026-10-18T01:01:00Z" w16du:dateUtc="2026-10-18T06:01:00Z" w:id="1352906183">
        <w:r>
          <w:delInstrText xml:space="preserve">HYPERLINK "https://github.com/roccopaz/content-research-workflow" </w:delInstrText>
        </w:r>
      </w:del>
      <w:r>
        <w:fldChar w:fldCharType="separate"/>
      </w:r>
      <w:r w:rsidRPr="4601E584" w:rsidR="144E7801">
        <w:rPr>
          <w:rStyle w:val="Hyperlink"/>
          <w:lang w:val="en-US"/>
        </w:rPr>
        <w:t>https://github.com/roccopaz/content-research-workflow</w:t>
      </w:r>
      <w:r>
        <w:fldChar w:fldCharType="end"/>
      </w:r>
      <w:r w:rsidRPr="4601E584" w:rsidR="144E7801">
        <w:rPr>
          <w:rFonts w:ascii="Times New Roman" w:hAnsi="Times New Roman" w:eastAsia="Times New Roman" w:cs="Times New Roman"/>
        </w:rPr>
        <w:t xml:space="preserve"> </w:t>
      </w:r>
    </w:p>
    <w:p w:rsidR="682D37BB" w:rsidP="29CC7249" w:rsidRDefault="682D37BB" w14:paraId="3B58688B" w14:textId="6A19F07E">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OBJETIVOS</w:t>
      </w:r>
    </w:p>
    <w:p w:rsidR="682D37BB" w:rsidP="29CC7249" w:rsidRDefault="682D37BB" w14:paraId="174F8206" w14:textId="6D15F812">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Desarrollar y validar un prototipo funcional de inteligencia de contenido que, mediante la integración de fuentes públicas de información, técnicas de análisis de datos y modelos de inteligencia artificial, permita identificar tendencias emergentes, analizar los factores asociados al rendimiento de las publicaciones y evaluar su relevancia para la audiencia de 30X, con el propósito de facilitar la toma de decisiones sobre la creación de contenido de manera confiable, oportuna y económicamente viable.</w:t>
      </w:r>
    </w:p>
    <w:p w:rsidR="682D37BB" w:rsidP="29CC7249" w:rsidRDefault="682D37BB" w14:paraId="328C7AB8" w14:textId="16AEDDF8">
      <w:pPr>
        <w:pStyle w:val="ListParagraph"/>
        <w:numPr>
          <w:ilvl w:val="0"/>
          <w:numId w:val="21"/>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Identificar e integrar fuentes de información pública de redes sociales y plataformas digitales, evaluando su accesibilidad, disponibilidad de métricas, costos y restricciones de uso, para implementar mecanismos de recopilación automatizada y asistida que garanticen el cumplimiento de las políticas de las plataformas y la protección de datos personales.</w:t>
      </w:r>
    </w:p>
    <w:p w:rsidR="682D37BB" w:rsidP="29CC7249" w:rsidRDefault="682D37BB" w14:paraId="6CE3D57D" w14:textId="73A76E19">
      <w:pPr>
        <w:pStyle w:val="ListParagraph"/>
        <w:numPr>
          <w:ilvl w:val="0"/>
          <w:numId w:val="21"/>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Implementar y validar métodos de análisis de tendencias mediante técnicas estadísticas y modelos de inteligencia artificial que permitan clasificar publicaciones por temática, analizar indicadores de crecimiento e interacción, identificar tendencias emergentes y reconocer patrones asociados al rendimiento del contenido, considerando características como el gancho, el formato, el momento de publicación y el tipo de publicador.</w:t>
      </w:r>
    </w:p>
    <w:p w:rsidR="682D37BB" w:rsidP="29CC7249" w:rsidRDefault="682D37BB" w14:paraId="63CC97CA" w14:textId="2BA1B0E5">
      <w:pPr>
        <w:pStyle w:val="ListParagraph"/>
        <w:numPr>
          <w:ilvl w:val="0"/>
          <w:numId w:val="21"/>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Desarrollar un sistema de evaluación y priorización de oportunidades de contenido que combine el crecimiento de las tendencias, el rendimiento de las publicaciones, la utilidad práctica y su relevancia para la audiencia de 30X, generando recomendaciones de temas, enfoques, ganchos y formatos que faciliten la planificación y creación de contenido.</w:t>
      </w:r>
    </w:p>
    <w:p w:rsidR="682D37BB" w:rsidP="29CC7249" w:rsidRDefault="682D37BB" w14:paraId="63709159" w14:textId="3802537F">
      <w:pPr>
        <w:pStyle w:val="ListParagraph"/>
        <w:numPr>
          <w:ilvl w:val="0"/>
          <w:numId w:val="21"/>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Evaluar la viabilidad técnica, económica y operativa del prototipo, mediante pruebas de funcionamiento, revisión de la confiabilidad de los resultados, estimación de costos y evaluación de su utilidad para el equipo de media de 30X, con el fin de determinar su potencial de implementación y su capacidad para reducir el tiempo y los recursos destinados a la identificación de oportunidades de contenido.</w:t>
      </w:r>
    </w:p>
    <w:p w:rsidR="29CC7249" w:rsidP="29CC7249" w:rsidRDefault="29CC7249" w14:paraId="22F41F88" w14:textId="0C138F84">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69BD1FDD" w14:textId="5D69D3B8">
      <w:pPr>
        <w:pStyle w:val="ListParagraph"/>
        <w:numPr>
          <w:ilvl w:val="0"/>
          <w:numId w:val="38"/>
        </w:numPr>
        <w:spacing w:after="0" w:line="278" w:lineRule="auto"/>
        <w:jc w:val="both"/>
        <w:rPr>
          <w:rFonts w:ascii="Times New Roman" w:hAnsi="Times New Roman" w:eastAsia="Times New Roman" w:cs="Times New Roman"/>
          <w:b w:val="1"/>
          <w:bCs w:val="1"/>
          <w:highlight w:val="yellow"/>
        </w:rPr>
      </w:pPr>
      <w:r w:rsidRPr="4601E584" w:rsidR="144E7801">
        <w:rPr>
          <w:rFonts w:ascii="Times New Roman" w:hAnsi="Times New Roman" w:eastAsia="Times New Roman" w:cs="Times New Roman"/>
          <w:b w:val="1"/>
          <w:bCs w:val="1"/>
          <w:highlight w:val="yellow"/>
        </w:rPr>
        <w:t>ESTRATEGIA DE SOLUCIÓN</w:t>
      </w:r>
    </w:p>
    <w:p w:rsidR="682D37BB" w:rsidP="29CC7249" w:rsidRDefault="682D37BB" w14:paraId="456EF0B3" w14:textId="7FB089DF">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Como respuesta al reto de 30X, se propone </w:t>
      </w:r>
      <w:r w:rsidRPr="4601E584" w:rsidR="144E7801">
        <w:rPr>
          <w:rFonts w:ascii="Times New Roman" w:hAnsi="Times New Roman" w:eastAsia="Times New Roman" w:cs="Times New Roman"/>
        </w:rPr>
        <w:t>CreativIA</w:t>
      </w:r>
      <w:r w:rsidRPr="4601E584" w:rsidR="144E7801">
        <w:rPr>
          <w:rFonts w:ascii="Times New Roman" w:hAnsi="Times New Roman" w:eastAsia="Times New Roman" w:cs="Times New Roman"/>
        </w:rPr>
        <w:t xml:space="preserve">: Radar de contenido, una solución que integra fuentes públicas de información, análisis estadístico e inteligencia artificial para identificar tendencias emergentes y transformarlas en oportunidades editoriales. El sistema recopila automáticamente publicaciones mediante las API públicas de Bluesky y Hacker News y los </w:t>
      </w:r>
      <w:r w:rsidRPr="4601E584" w:rsidR="144E7801">
        <w:rPr>
          <w:rFonts w:ascii="Times New Roman" w:hAnsi="Times New Roman" w:eastAsia="Times New Roman" w:cs="Times New Roman"/>
        </w:rPr>
        <w:t>feeds</w:t>
      </w:r>
      <w:r w:rsidRPr="4601E584" w:rsidR="144E7801">
        <w:rPr>
          <w:rFonts w:ascii="Times New Roman" w:hAnsi="Times New Roman" w:eastAsia="Times New Roman" w:cs="Times New Roman"/>
        </w:rPr>
        <w:t xml:space="preserve"> RSS de Google News y YouTube, complementando esta información con el ingreso asistido de contenidos de otras redes sociales. Posteriormente, los datos se limpian, anonimizan y clasifican con un clasificador local gratuito (o con </w:t>
      </w:r>
      <w:r w:rsidRPr="4601E584" w:rsidR="144E7801">
        <w:rPr>
          <w:rFonts w:ascii="Times New Roman" w:hAnsi="Times New Roman" w:eastAsia="Times New Roman" w:cs="Times New Roman"/>
        </w:rPr>
        <w:t>Jev</w:t>
      </w:r>
      <w:r w:rsidRPr="4601E584" w:rsidR="144E7801">
        <w:rPr>
          <w:rFonts w:ascii="Times New Roman" w:hAnsi="Times New Roman" w:eastAsia="Times New Roman" w:cs="Times New Roman"/>
        </w:rPr>
        <w:t xml:space="preserve">, cuando haya una clave con acceso), identificando su temática, tipo de gancho, formato y relevancia para la audiencia. A partir de indicadores de crecimiento, aceleración e interacción, el sistema determina la etapa de las tendencias y analiza patrones asociados al rendimiento de las publicaciones. Finalmente, prioriza las oportunidades según su crecimiento, relevancia y utilidad práctica, y utiliza un modelo open </w:t>
      </w:r>
      <w:r w:rsidRPr="4601E584" w:rsidR="144E7801">
        <w:rPr>
          <w:rFonts w:ascii="Times New Roman" w:hAnsi="Times New Roman" w:eastAsia="Times New Roman" w:cs="Times New Roman"/>
        </w:rPr>
        <w:t>source</w:t>
      </w:r>
      <w:r w:rsidRPr="4601E584" w:rsidR="144E7801">
        <w:rPr>
          <w:rFonts w:ascii="Times New Roman" w:hAnsi="Times New Roman" w:eastAsia="Times New Roman" w:cs="Times New Roman"/>
        </w:rPr>
        <w:t xml:space="preserve"> vía </w:t>
      </w:r>
      <w:r w:rsidRPr="4601E584" w:rsidR="144E7801">
        <w:rPr>
          <w:rFonts w:ascii="Times New Roman" w:hAnsi="Times New Roman" w:eastAsia="Times New Roman" w:cs="Times New Roman"/>
        </w:rPr>
        <w:t>OpenRouter</w:t>
      </w:r>
      <w:r w:rsidRPr="4601E584" w:rsidR="144E7801">
        <w:rPr>
          <w:rFonts w:ascii="Times New Roman" w:hAnsi="Times New Roman" w:eastAsia="Times New Roman" w:cs="Times New Roman"/>
        </w:rPr>
        <w:t xml:space="preserve"> o plantillas automatizadas para generar recomendaciones de temas, enfoques, ganchos y formatos, que se presentan en reportes y una interfaz de visualización. Esta combinación busca ofrecer una alternativa de bajo costo que facilite la planificación editorial basada en datos.</w:t>
      </w:r>
    </w:p>
    <w:p w:rsidR="682D37BB" w:rsidP="29CC7249" w:rsidRDefault="682D37BB" w14:paraId="3C303B57" w14:textId="7A5E809B">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Se planea un sistema que funcione así:</w:t>
      </w:r>
    </w:p>
    <w:p w:rsidR="682D37BB" w:rsidP="29CC7249" w:rsidRDefault="682D37BB" w14:paraId="78503BDE" w14:textId="1646B82D">
      <w:pPr>
        <w:spacing w:line="278" w:lineRule="auto"/>
        <w:jc w:val="center"/>
        <w:rPr>
          <w:rFonts w:ascii="Times New Roman" w:hAnsi="Times New Roman" w:eastAsia="Times New Roman" w:cs="Times New Roman"/>
          <w:sz w:val="22"/>
          <w:szCs w:val="22"/>
        </w:rPr>
      </w:pPr>
      <w:r w:rsidR="144E7801">
        <w:drawing>
          <wp:inline wp14:editId="3369C7C9" wp14:anchorId="09242645">
            <wp:extent cx="5734050" cy="1552575"/>
            <wp:effectExtent l="0" t="0" r="0" b="0"/>
            <wp:docPr id="1577564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564442" name="Picture 1577564442"/>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5734050" cy="1552575"/>
                    </a:xfrm>
                    <a:prstGeom prst="rect">
                      <a:avLst/>
                    </a:prstGeom>
                  </pic:spPr>
                </pic:pic>
              </a:graphicData>
            </a:graphic>
          </wp:inline>
        </w:drawing>
      </w:r>
      <w:r w:rsidRPr="4601E584" w:rsidR="144E7801">
        <w:rPr>
          <w:rFonts w:ascii="Times New Roman" w:hAnsi="Times New Roman" w:eastAsia="Times New Roman" w:cs="Times New Roman"/>
          <w:b w:val="1"/>
          <w:bCs w:val="1"/>
          <w:sz w:val="22"/>
          <w:szCs w:val="22"/>
        </w:rPr>
        <w:t>Imagen 1.</w:t>
      </w:r>
      <w:r w:rsidRPr="4601E584" w:rsidR="144E7801">
        <w:rPr>
          <w:rFonts w:ascii="Times New Roman" w:hAnsi="Times New Roman" w:eastAsia="Times New Roman" w:cs="Times New Roman"/>
          <w:sz w:val="22"/>
          <w:szCs w:val="22"/>
        </w:rPr>
        <w:t xml:space="preserve"> Diagrama de proceso. Fuente: Elaboración propia.</w:t>
      </w:r>
    </w:p>
    <w:p w:rsidR="682D37BB" w:rsidP="29CC7249" w:rsidRDefault="682D37BB" w14:paraId="58293C2C" w14:textId="54B9DA6D">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Recolección de datos públicos:</w:t>
      </w:r>
      <w:r w:rsidRPr="4601E584" w:rsidR="144E7801">
        <w:rPr>
          <w:rFonts w:ascii="Times New Roman" w:hAnsi="Times New Roman" w:eastAsia="Times New Roman" w:cs="Times New Roman"/>
        </w:rPr>
        <w:t xml:space="preserve"> Se obtiene información de publicaciones mediante las API de Bluesky y Hacker News, la API o los RSS de YouTube y los RSS de Google News. Para otras redes sociales, se permite el ingreso asistido de publicaciones mediante el botón «Aportar» de la aplicación o archivos CSV.</w:t>
      </w:r>
    </w:p>
    <w:p w:rsidR="29CC7249" w:rsidP="29CC7249" w:rsidRDefault="29CC7249" w14:paraId="417C9C69" w14:textId="09586B5F">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2FFF6A94" w14:textId="74BD8286">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Limpieza y anonimización:</w:t>
      </w:r>
      <w:r w:rsidRPr="4601E584" w:rsidR="144E7801">
        <w:rPr>
          <w:rFonts w:ascii="Times New Roman" w:hAnsi="Times New Roman" w:eastAsia="Times New Roman" w:cs="Times New Roman"/>
        </w:rPr>
        <w:t xml:space="preserve"> Se utiliza Python para eliminar duplicados, estandarizar los datos y anonimizar información personal, como nombres de usuario, correos y números telefónicos. Los autores se reemplazan por un identificador cifrado (hash), que permite contar autores distintos sin guardar su identidad.</w:t>
      </w:r>
    </w:p>
    <w:p w:rsidR="29CC7249" w:rsidP="29CC7249" w:rsidRDefault="29CC7249" w14:paraId="6369B702" w14:textId="05A0B033">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7C1CF76F" w14:textId="265D4E77">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Clasificación semántica de publicaciones:</w:t>
      </w:r>
      <w:r w:rsidRPr="4601E584" w:rsidR="144E7801">
        <w:rPr>
          <w:rFonts w:ascii="Times New Roman" w:hAnsi="Times New Roman" w:eastAsia="Times New Roman" w:cs="Times New Roman"/>
        </w:rPr>
        <w:t xml:space="preserve"> Se utiliza el clasificador local (o </w:t>
      </w:r>
      <w:r w:rsidRPr="4601E584" w:rsidR="144E7801">
        <w:rPr>
          <w:rFonts w:ascii="Times New Roman" w:hAnsi="Times New Roman" w:eastAsia="Times New Roman" w:cs="Times New Roman"/>
        </w:rPr>
        <w:t>Jev</w:t>
      </w:r>
      <w:r w:rsidRPr="4601E584" w:rsidR="144E7801">
        <w:rPr>
          <w:rFonts w:ascii="Times New Roman" w:hAnsi="Times New Roman" w:eastAsia="Times New Roman" w:cs="Times New Roman"/>
        </w:rPr>
        <w:t>, cuando haya una clave con acceso) para identificar el tema, tipo de gancho, formato, tipo de publicador y relevancia de cada publicación para la audiencia de 30X. Además, el clasificador estima qué tan práctica, técnica, exagerada (</w:t>
      </w:r>
      <w:r w:rsidRPr="4601E584" w:rsidR="144E7801">
        <w:rPr>
          <w:rFonts w:ascii="Times New Roman" w:hAnsi="Times New Roman" w:eastAsia="Times New Roman" w:cs="Times New Roman"/>
        </w:rPr>
        <w:t>hype</w:t>
      </w:r>
      <w:r w:rsidRPr="4601E584" w:rsidR="144E7801">
        <w:rPr>
          <w:rFonts w:ascii="Times New Roman" w:hAnsi="Times New Roman" w:eastAsia="Times New Roman" w:cs="Times New Roman"/>
        </w:rPr>
        <w:t>) y relevante para Latinoamérica es cada pieza.</w:t>
      </w:r>
    </w:p>
    <w:p w:rsidR="29CC7249" w:rsidP="29CC7249" w:rsidRDefault="29CC7249" w14:paraId="178CCDF9" w14:textId="7B6E6DF2">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54C0467C" w14:textId="1A78D731">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Cálculo de tendencias y crecimiento:</w:t>
      </w:r>
      <w:r w:rsidRPr="4601E584" w:rsidR="144E7801">
        <w:rPr>
          <w:rFonts w:ascii="Times New Roman" w:hAnsi="Times New Roman" w:eastAsia="Times New Roman" w:cs="Times New Roman"/>
        </w:rPr>
        <w:t xml:space="preserve"> Mediante Python se separan las publicaciones en dos periodos: la semana actual (últimos 7 días) y la línea base (los días anteriores del periodo analizado). El clasificador asigna a cada publicación una probabilidad de pertenecer a cada tema, P(tema), y los indicadores se calculan así:</w:t>
      </w:r>
    </w:p>
    <w:p w:rsidR="29CC7249" w:rsidP="29CC7249" w:rsidRDefault="29CC7249" w14:paraId="1E420556" w14:textId="5238D7F0">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2BB5CC3E" w14:textId="05AE9D7C">
      <w:pPr>
        <w:pStyle w:val="ListParagraph"/>
        <w:numPr>
          <w:ilvl w:val="0"/>
          <w:numId w:val="18"/>
        </w:numPr>
        <w:spacing w:after="0" w:line="278" w:lineRule="auto"/>
        <w:ind w:left="1440"/>
        <w:jc w:val="both"/>
        <w:rPr>
          <w:rFonts w:ascii="Times New Roman" w:hAnsi="Times New Roman" w:eastAsia="Times New Roman" w:cs="Times New Roman"/>
        </w:rPr>
      </w:pPr>
      <w:r w:rsidRPr="4601E584" w:rsidR="144E7801">
        <w:rPr>
          <w:rFonts w:ascii="Times New Roman" w:hAnsi="Times New Roman" w:eastAsia="Times New Roman" w:cs="Times New Roman"/>
        </w:rPr>
        <w:t>Participación temática: En cada plataforma p se mide la proporción de publicaciones de IA que le corresponde al tema:</w:t>
      </w:r>
    </w:p>
    <w:p w:rsidR="682D37BB" w:rsidP="29CC7249" w:rsidRDefault="682D37BB" w14:paraId="5846D51B" w14:textId="149594DC">
      <w:pPr>
        <w:spacing w:before="240" w:after="240" w:line="278" w:lineRule="auto"/>
        <w:ind w:left="1440"/>
        <w:jc w:val="both"/>
        <w:rPr>
          <w:rFonts w:ascii="Times New Roman" w:hAnsi="Times New Roman" w:eastAsia="Times New Roman" w:cs="Times New Roman"/>
        </w:rPr>
      </w:pPr>
      <w:r w:rsidRPr="4601E584" w:rsidR="144E7801">
        <w:rPr>
          <w:rFonts w:ascii="Times New Roman" w:hAnsi="Times New Roman" w:eastAsia="Times New Roman" w:cs="Times New Roman"/>
        </w:rPr>
        <w:t>Participación_p</w:t>
      </w:r>
      <w:r w:rsidRPr="4601E584" w:rsidR="144E7801">
        <w:rPr>
          <w:rFonts w:ascii="Times New Roman" w:hAnsi="Times New Roman" w:eastAsia="Times New Roman" w:cs="Times New Roman"/>
        </w:rPr>
        <w:t xml:space="preserve">(tema) = Σ </w:t>
      </w:r>
      <w:r w:rsidRPr="4601E584" w:rsidR="144E7801">
        <w:rPr>
          <w:rFonts w:ascii="Times New Roman" w:hAnsi="Times New Roman" w:eastAsia="Times New Roman" w:cs="Times New Roman"/>
        </w:rPr>
        <w:t>P(</w:t>
      </w:r>
      <w:r w:rsidRPr="4601E584" w:rsidR="144E7801">
        <w:rPr>
          <w:rFonts w:ascii="Times New Roman" w:hAnsi="Times New Roman" w:eastAsia="Times New Roman" w:cs="Times New Roman"/>
        </w:rPr>
        <w:t xml:space="preserve">tema | publicación) / </w:t>
      </w:r>
      <w:r w:rsidRPr="4601E584" w:rsidR="144E7801">
        <w:rPr>
          <w:rFonts w:ascii="Times New Roman" w:hAnsi="Times New Roman" w:eastAsia="Times New Roman" w:cs="Times New Roman"/>
        </w:rPr>
        <w:t>N_p</w:t>
      </w:r>
    </w:p>
    <w:p w:rsidR="682D37BB" w:rsidP="29CC7249" w:rsidRDefault="682D37BB" w14:paraId="1D5EA388" w14:textId="06DCA68E">
      <w:pPr>
        <w:spacing w:before="240" w:after="240" w:line="278" w:lineRule="auto"/>
        <w:ind w:left="144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Donde </w:t>
      </w:r>
      <w:r w:rsidRPr="4601E584" w:rsidR="144E7801">
        <w:rPr>
          <w:rFonts w:ascii="Times New Roman" w:hAnsi="Times New Roman" w:eastAsia="Times New Roman" w:cs="Times New Roman"/>
        </w:rPr>
        <w:t>N_p</w:t>
      </w:r>
      <w:r w:rsidRPr="4601E584" w:rsidR="144E7801">
        <w:rPr>
          <w:rFonts w:ascii="Times New Roman" w:hAnsi="Times New Roman" w:eastAsia="Times New Roman" w:cs="Times New Roman"/>
        </w:rPr>
        <w:t xml:space="preserve"> es el número de publicaciones de IA de esa plataforma en el periodo. La participación total es el promedio simple entre plataformas, para que cada una pese igual y el volumen de noticias no tape a las redes.</w:t>
      </w:r>
    </w:p>
    <w:p w:rsidR="682D37BB" w:rsidP="29CC7249" w:rsidRDefault="682D37BB" w14:paraId="6A2244A9" w14:textId="30C82252">
      <w:pPr>
        <w:spacing w:before="240" w:after="240" w:line="278" w:lineRule="auto"/>
        <w:ind w:left="1440"/>
        <w:jc w:val="both"/>
        <w:rPr>
          <w:rFonts w:ascii="Times New Roman" w:hAnsi="Times New Roman" w:eastAsia="Times New Roman" w:cs="Times New Roman"/>
        </w:rPr>
      </w:pPr>
      <w:r w:rsidRPr="4601E584" w:rsidR="144E7801">
        <w:rPr>
          <w:rFonts w:ascii="Times New Roman" w:hAnsi="Times New Roman" w:eastAsia="Times New Roman" w:cs="Times New Roman"/>
        </w:rPr>
        <w:t>Solo entran las plataformas con al menos 10 publicaciones en cada periodo. YouTube por RSS queda fuera, porque solo trae los últimos 15 videos por canal y eso fabricaría crecimiento.</w:t>
      </w:r>
    </w:p>
    <w:p w:rsidR="682D37BB" w:rsidP="29CC7249" w:rsidRDefault="682D37BB" w14:paraId="324EE588" w14:textId="37BB638F">
      <w:pPr>
        <w:pStyle w:val="ListParagraph"/>
        <w:numPr>
          <w:ilvl w:val="0"/>
          <w:numId w:val="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Crecimiento: Es la razón entre la participación de la semana actual y la de la línea base: </w:t>
      </w:r>
    </w:p>
    <w:p w:rsidR="682D37BB" w:rsidP="29CC7249" w:rsidRDefault="682D37BB" w14:paraId="1E8D7650" w14:textId="16D1468D">
      <w:pPr>
        <w:spacing w:before="240" w:after="240" w:line="278" w:lineRule="auto"/>
        <w:ind w:left="720" w:firstLine="720"/>
        <w:jc w:val="both"/>
        <w:rPr>
          <w:rFonts w:ascii="Times New Roman" w:hAnsi="Times New Roman" w:eastAsia="Times New Roman" w:cs="Times New Roman"/>
        </w:rPr>
      </w:pPr>
      <w:r w:rsidRPr="4601E584" w:rsidR="144E7801">
        <w:rPr>
          <w:rFonts w:ascii="Times New Roman" w:hAnsi="Times New Roman" w:eastAsia="Times New Roman" w:cs="Times New Roman"/>
        </w:rPr>
        <w:t>Crecimiento = (</w:t>
      </w:r>
      <w:r w:rsidRPr="4601E584" w:rsidR="144E7801">
        <w:rPr>
          <w:rFonts w:ascii="Times New Roman" w:hAnsi="Times New Roman" w:eastAsia="Times New Roman" w:cs="Times New Roman"/>
        </w:rPr>
        <w:t>Participación_actual</w:t>
      </w:r>
      <w:r w:rsidRPr="4601E584" w:rsidR="144E7801">
        <w:rPr>
          <w:rFonts w:ascii="Times New Roman" w:hAnsi="Times New Roman" w:eastAsia="Times New Roman" w:cs="Times New Roman"/>
          <w:i w:val="1"/>
          <w:iCs w:val="1"/>
        </w:rPr>
        <w:t xml:space="preserve"> +</w:t>
      </w:r>
      <w:r w:rsidRPr="4601E584" w:rsidR="144E7801">
        <w:rPr>
          <w:rFonts w:ascii="Times New Roman" w:hAnsi="Times New Roman" w:eastAsia="Times New Roman" w:cs="Times New Roman"/>
        </w:rPr>
        <w:t xml:space="preserve"> 0,01) / (</w:t>
      </w:r>
      <w:r w:rsidRPr="4601E584" w:rsidR="144E7801">
        <w:rPr>
          <w:rFonts w:ascii="Times New Roman" w:hAnsi="Times New Roman" w:eastAsia="Times New Roman" w:cs="Times New Roman"/>
        </w:rPr>
        <w:t>Participación</w:t>
      </w:r>
      <w:r w:rsidRPr="4601E584" w:rsidR="144E7801">
        <w:rPr>
          <w:rFonts w:ascii="Times New Roman" w:hAnsi="Times New Roman" w:eastAsia="Times New Roman" w:cs="Times New Roman"/>
          <w:i w:val="1"/>
          <w:iCs w:val="1"/>
        </w:rPr>
        <w:t>_</w:t>
      </w:r>
      <w:r w:rsidRPr="4601E584" w:rsidR="144E7801">
        <w:rPr>
          <w:rFonts w:ascii="Times New Roman" w:hAnsi="Times New Roman" w:eastAsia="Times New Roman" w:cs="Times New Roman"/>
        </w:rPr>
        <w:t>base</w:t>
      </w:r>
      <w:r w:rsidRPr="4601E584" w:rsidR="144E7801">
        <w:rPr>
          <w:rFonts w:ascii="Times New Roman" w:hAnsi="Times New Roman" w:eastAsia="Times New Roman" w:cs="Times New Roman"/>
        </w:rPr>
        <w:t xml:space="preserve"> + 0,01)</w:t>
      </w:r>
    </w:p>
    <w:p w:rsidR="682D37BB" w:rsidP="29CC7249" w:rsidRDefault="682D37BB" w14:paraId="5A6709E2" w14:textId="063A4497">
      <w:pPr>
        <w:spacing w:before="240" w:after="240" w:line="278" w:lineRule="auto"/>
        <w:ind w:left="720" w:firstLine="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El 0,01 es un suavizado que evita dividir por cero y exagerar temas diminutos. </w:t>
      </w:r>
    </w:p>
    <w:p w:rsidR="682D37BB" w:rsidP="29CC7249" w:rsidRDefault="682D37BB" w14:paraId="78751C4E" w14:textId="79095810">
      <w:pPr>
        <w:pStyle w:val="ListParagraph"/>
        <w:numPr>
          <w:ilvl w:val="0"/>
          <w:numId w:val="8"/>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Aceleración: Se calcula la participación diaria del tema, promediada entre las plataformas con datos ese día y se comparan los últimos 3 días con los 4 anteriores: </w:t>
      </w:r>
    </w:p>
    <w:p w:rsidR="682D37BB" w:rsidP="29CC7249" w:rsidRDefault="682D37BB" w14:paraId="3ED71F30" w14:textId="7BC71971">
      <w:pPr>
        <w:spacing w:before="240" w:after="240" w:line="278" w:lineRule="auto"/>
        <w:ind w:left="1440"/>
        <w:jc w:val="both"/>
        <w:rPr>
          <w:rFonts w:ascii="Times New Roman" w:hAnsi="Times New Roman" w:eastAsia="Times New Roman" w:cs="Times New Roman"/>
        </w:rPr>
      </w:pPr>
      <w:r w:rsidRPr="4601E584" w:rsidR="144E7801">
        <w:rPr>
          <w:rFonts w:ascii="Times New Roman" w:hAnsi="Times New Roman" w:eastAsia="Times New Roman" w:cs="Times New Roman"/>
        </w:rPr>
        <w:t>Aceleración = (promedio últimos 3 días + 0,01) / (promedio 4 días previos + 0,01)</w:t>
      </w:r>
    </w:p>
    <w:p w:rsidR="682D37BB" w:rsidP="29CC7249" w:rsidRDefault="682D37BB" w14:paraId="295797F9" w14:textId="4F78E427">
      <w:pPr>
        <w:pStyle w:val="ListParagraph"/>
        <w:numPr>
          <w:ilvl w:val="0"/>
          <w:numId w:val="7"/>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Evidencia: Es la cantidad de publicaciones del tema en la semana actual, ponderada por probabilidad: </w:t>
      </w:r>
    </w:p>
    <w:p w:rsidR="682D37BB" w:rsidP="29CC7249" w:rsidRDefault="682D37BB" w14:paraId="32973E46" w14:textId="6C24755B">
      <w:pPr>
        <w:spacing w:before="240" w:after="240" w:line="278" w:lineRule="auto"/>
        <w:ind w:left="1440"/>
        <w:jc w:val="both"/>
        <w:rPr>
          <w:rFonts w:ascii="Times New Roman" w:hAnsi="Times New Roman" w:eastAsia="Times New Roman" w:cs="Times New Roman"/>
        </w:rPr>
      </w:pPr>
      <w:r w:rsidRPr="4601E584" w:rsidR="144E7801">
        <w:rPr>
          <w:rFonts w:ascii="Times New Roman" w:hAnsi="Times New Roman" w:eastAsia="Times New Roman" w:cs="Times New Roman"/>
        </w:rPr>
        <w:t>Evidencia = Σ P(tema) en la semana actual</w:t>
      </w:r>
    </w:p>
    <w:p w:rsidR="682D37BB" w:rsidP="29CC7249" w:rsidRDefault="682D37BB" w14:paraId="19B6D429" w14:textId="370F5021">
      <w:pPr>
        <w:pStyle w:val="ListParagraph"/>
        <w:numPr>
          <w:ilvl w:val="1"/>
          <w:numId w:val="1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Clasificación de la etapa: Las reglas se aplican en este orden:</w:t>
      </w:r>
    </w:p>
    <w:p w:rsidR="682D37BB" w:rsidP="29CC7249" w:rsidRDefault="682D37BB" w14:paraId="386E5BB9" w14:textId="6C994FF5">
      <w:pPr>
        <w:pStyle w:val="ListParagraph"/>
        <w:numPr>
          <w:ilvl w:val="2"/>
          <w:numId w:val="1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Si Evidencia &lt; 3: Estable, porque no hay datos suficientes para declarar tendencia.</w:t>
      </w:r>
    </w:p>
    <w:p w:rsidR="682D37BB" w:rsidP="29CC7249" w:rsidRDefault="682D37BB" w14:paraId="1BC7EC40" w14:textId="22241790">
      <w:pPr>
        <w:pStyle w:val="ListParagraph"/>
        <w:numPr>
          <w:ilvl w:val="2"/>
          <w:numId w:val="1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Si Crecimiento ≥ 1,5 y </w:t>
      </w:r>
      <w:r w:rsidRPr="4601E584" w:rsidR="144E7801">
        <w:rPr>
          <w:rFonts w:ascii="Times New Roman" w:hAnsi="Times New Roman" w:eastAsia="Times New Roman" w:cs="Times New Roman"/>
        </w:rPr>
        <w:t>Participación_actual</w:t>
      </w:r>
      <w:r w:rsidRPr="4601E584" w:rsidR="144E7801">
        <w:rPr>
          <w:rFonts w:ascii="Times New Roman" w:hAnsi="Times New Roman" w:eastAsia="Times New Roman" w:cs="Times New Roman"/>
        </w:rPr>
        <w:t xml:space="preserve"> &lt; 8%: Naciente.</w:t>
      </w:r>
    </w:p>
    <w:p w:rsidR="682D37BB" w:rsidP="29CC7249" w:rsidRDefault="682D37BB" w14:paraId="1D649D6A" w14:textId="73A88BDF">
      <w:pPr>
        <w:pStyle w:val="ListParagraph"/>
        <w:numPr>
          <w:ilvl w:val="2"/>
          <w:numId w:val="1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Si Crecimiento ≥ 1,2: En crecimiento.</w:t>
      </w:r>
    </w:p>
    <w:p w:rsidR="682D37BB" w:rsidP="29CC7249" w:rsidRDefault="682D37BB" w14:paraId="2939B2EE" w14:textId="08A67521">
      <w:pPr>
        <w:pStyle w:val="ListParagraph"/>
        <w:numPr>
          <w:ilvl w:val="2"/>
          <w:numId w:val="1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Si Crecimiento &lt; 0,8: En declive.</w:t>
      </w:r>
    </w:p>
    <w:p w:rsidR="682D37BB" w:rsidP="29CC7249" w:rsidRDefault="682D37BB" w14:paraId="7207B3D2" w14:textId="60F7CF9F">
      <w:pPr>
        <w:pStyle w:val="ListParagraph"/>
        <w:numPr>
          <w:ilvl w:val="2"/>
          <w:numId w:val="1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Si </w:t>
      </w:r>
      <w:r w:rsidRPr="4601E584" w:rsidR="144E7801">
        <w:rPr>
          <w:rFonts w:ascii="Times New Roman" w:hAnsi="Times New Roman" w:eastAsia="Times New Roman" w:cs="Times New Roman"/>
        </w:rPr>
        <w:t>Participación_actual</w:t>
      </w:r>
      <w:r w:rsidRPr="4601E584" w:rsidR="144E7801">
        <w:rPr>
          <w:rFonts w:ascii="Times New Roman" w:hAnsi="Times New Roman" w:eastAsia="Times New Roman" w:cs="Times New Roman"/>
        </w:rPr>
        <w:t xml:space="preserve"> ≥ 10%: Saturada.</w:t>
      </w:r>
    </w:p>
    <w:p w:rsidR="682D37BB" w:rsidP="29CC7249" w:rsidRDefault="682D37BB" w14:paraId="4DEFCCC9" w14:textId="06A1D157">
      <w:pPr>
        <w:pStyle w:val="ListParagraph"/>
        <w:numPr>
          <w:ilvl w:val="2"/>
          <w:numId w:val="1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En cualquier otro caso: Estable. </w:t>
      </w:r>
    </w:p>
    <w:p w:rsidR="29CC7249" w:rsidP="29CC7249" w:rsidRDefault="29CC7249" w14:paraId="520ABCC8" w14:textId="3A328DBD">
      <w:pPr>
        <w:pStyle w:val="ListParagraph"/>
        <w:spacing w:after="0" w:line="278" w:lineRule="auto"/>
        <w:ind w:left="2520" w:hanging="360"/>
        <w:jc w:val="both"/>
        <w:rPr>
          <w:rFonts w:ascii="Times New Roman" w:hAnsi="Times New Roman" w:eastAsia="Times New Roman" w:cs="Times New Roman"/>
        </w:rPr>
      </w:pPr>
    </w:p>
    <w:p w:rsidR="682D37BB" w:rsidP="29CC7249" w:rsidRDefault="682D37BB" w14:paraId="615DD5B5" w14:textId="3EDCF5A8">
      <w:pPr>
        <w:pStyle w:val="ListParagraph"/>
        <w:numPr>
          <w:ilvl w:val="0"/>
          <w:numId w:val="4"/>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Impulso para la priorización: El crecimiento y la aceleración se combinan en un solo indicador: </w:t>
      </w:r>
    </w:p>
    <w:p w:rsidR="682D37BB" w:rsidP="29CC7249" w:rsidRDefault="682D37BB" w14:paraId="04F6720B" w14:textId="73906B2C">
      <w:pPr>
        <w:spacing w:before="240" w:after="240" w:line="278" w:lineRule="auto"/>
        <w:ind w:left="180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Impulso = </w:t>
      </w:r>
      <w:r w:rsidRPr="4601E584" w:rsidR="144E7801">
        <w:rPr>
          <w:rFonts w:ascii="Times New Roman" w:hAnsi="Times New Roman" w:eastAsia="Times New Roman" w:cs="Times New Roman"/>
        </w:rPr>
        <w:t>ln</w:t>
      </w:r>
      <w:r w:rsidRPr="4601E584" w:rsidR="144E7801">
        <w:rPr>
          <w:rFonts w:ascii="Times New Roman" w:hAnsi="Times New Roman" w:eastAsia="Times New Roman" w:cs="Times New Roman"/>
        </w:rPr>
        <w:t xml:space="preserve">(Crecimiento) + 0,5 * </w:t>
      </w:r>
      <w:r w:rsidRPr="4601E584" w:rsidR="144E7801">
        <w:rPr>
          <w:rFonts w:ascii="Times New Roman" w:hAnsi="Times New Roman" w:eastAsia="Times New Roman" w:cs="Times New Roman"/>
        </w:rPr>
        <w:t>ln</w:t>
      </w:r>
      <w:r w:rsidRPr="4601E584" w:rsidR="144E7801">
        <w:rPr>
          <w:rFonts w:ascii="Times New Roman" w:hAnsi="Times New Roman" w:eastAsia="Times New Roman" w:cs="Times New Roman"/>
        </w:rPr>
        <w:t>(Aceleración)</w:t>
      </w:r>
    </w:p>
    <w:p w:rsidR="682D37BB" w:rsidP="29CC7249" w:rsidRDefault="682D37BB" w14:paraId="4509F7C6" w14:textId="250FB18D">
      <w:pPr>
        <w:spacing w:before="240" w:after="240" w:line="278" w:lineRule="auto"/>
        <w:ind w:left="1800"/>
        <w:jc w:val="both"/>
        <w:rPr>
          <w:rFonts w:ascii="Times New Roman" w:hAnsi="Times New Roman" w:eastAsia="Times New Roman" w:cs="Times New Roman"/>
        </w:rPr>
      </w:pPr>
      <w:r w:rsidRPr="4601E584" w:rsidR="144E7801">
        <w:rPr>
          <w:rFonts w:ascii="Times New Roman" w:hAnsi="Times New Roman" w:eastAsia="Times New Roman" w:cs="Times New Roman"/>
        </w:rPr>
        <w:t>Luego se normaliza de 0 a 1 entre todos los temas (</w:t>
      </w:r>
      <w:r w:rsidRPr="4601E584" w:rsidR="144E7801">
        <w:rPr>
          <w:rFonts w:ascii="Times New Roman" w:hAnsi="Times New Roman" w:eastAsia="Times New Roman" w:cs="Times New Roman"/>
        </w:rPr>
        <w:t>mín-máx</w:t>
      </w:r>
      <w:r w:rsidRPr="4601E584" w:rsidR="144E7801">
        <w:rPr>
          <w:rFonts w:ascii="Times New Roman" w:hAnsi="Times New Roman" w:eastAsia="Times New Roman" w:cs="Times New Roman"/>
        </w:rPr>
        <w:t>). Este valor es el componente del 40% de la puntuación de prioridad.</w:t>
      </w:r>
    </w:p>
    <w:p w:rsidR="682D37BB" w:rsidP="29CC7249" w:rsidRDefault="682D37BB" w14:paraId="55154E4C" w14:textId="3B95B317">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Detección de factores de fracaso (multa por humo</w:t>
      </w:r>
      <w:r w:rsidRPr="4601E584" w:rsidR="144E7801">
        <w:rPr>
          <w:rFonts w:ascii="Times New Roman" w:hAnsi="Times New Roman" w:eastAsia="Times New Roman" w:cs="Times New Roman"/>
        </w:rPr>
        <w:t xml:space="preserve">): El clasificador evalúa cada publicación con la pregunta "¿es </w:t>
      </w:r>
      <w:r w:rsidRPr="4601E584" w:rsidR="144E7801">
        <w:rPr>
          <w:rFonts w:ascii="Times New Roman" w:hAnsi="Times New Roman" w:eastAsia="Times New Roman" w:cs="Times New Roman"/>
        </w:rPr>
        <w:t>clickbait</w:t>
      </w:r>
      <w:r w:rsidRPr="4601E584" w:rsidR="144E7801">
        <w:rPr>
          <w:rFonts w:ascii="Times New Roman" w:hAnsi="Times New Roman" w:eastAsia="Times New Roman" w:cs="Times New Roman"/>
        </w:rPr>
        <w:t xml:space="preserve"> o una exageración con poca sustancia?" y le asigna un puntaje de humo entre 0 y 1. Para cada tema se calcula el humo promedio, ponderado por cuánto pertenece cada publicación a ese tema. Ese valor se aplica como una multa sobre la puntuación de prioridad:</w:t>
      </w:r>
    </w:p>
    <w:p w:rsidR="682D37BB" w:rsidP="29CC7249" w:rsidRDefault="682D37BB" w14:paraId="5ABD075D" w14:textId="19548045">
      <w:pPr>
        <w:spacing w:before="240" w:after="240" w:line="278"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puntuación final = puntuación × (1 − 0,3 × humo)</w:t>
      </w:r>
    </w:p>
    <w:p w:rsidR="682D37BB" w:rsidP="29CC7249" w:rsidRDefault="682D37BB" w14:paraId="3DEA7ED0" w14:textId="002E3A8C">
      <w:pPr>
        <w:spacing w:after="0" w:line="278"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Así, un tema compuesto solo de humo pierde hasta un 30 % de su prioridad. Esto pasa, aunque esté creciendo o tenga muchas interacciones, porque el ruido viral no equivale a valor para la audiencia de 30X. En el prototipo, el clasificador local estima el humo por similitud semántica con un titular sensacionalista típico; con </w:t>
      </w:r>
      <w:r w:rsidRPr="4601E584" w:rsidR="144E7801">
        <w:rPr>
          <w:rFonts w:ascii="Times New Roman" w:hAnsi="Times New Roman" w:eastAsia="Times New Roman" w:cs="Times New Roman"/>
        </w:rPr>
        <w:t>Jev</w:t>
      </w:r>
      <w:r w:rsidRPr="4601E584" w:rsidR="144E7801">
        <w:rPr>
          <w:rFonts w:ascii="Times New Roman" w:hAnsi="Times New Roman" w:eastAsia="Times New Roman" w:cs="Times New Roman"/>
        </w:rPr>
        <w:t>, la misma pregunta se responde con una probabilidad calibrada. Como último recurso se usan reglas simples, como la presencia de signos de exclamación. Además, las recomendaciones editoriales incluyen un apartado de "cuidado" que advierte cuando un tema tiene mucho humo</w:t>
      </w:r>
      <w:r w:rsidRPr="4601E584" w:rsidR="1EDC1B45">
        <w:rPr>
          <w:rFonts w:ascii="Times New Roman" w:hAnsi="Times New Roman" w:eastAsia="Times New Roman" w:cs="Times New Roman"/>
        </w:rPr>
        <w:t>.</w:t>
      </w:r>
    </w:p>
    <w:p w:rsidR="29CC7249" w:rsidP="29CC7249" w:rsidRDefault="29CC7249" w14:paraId="02991B22" w14:textId="1270B9FA">
      <w:pPr>
        <w:spacing w:after="0" w:line="278" w:lineRule="auto"/>
        <w:ind w:left="720"/>
        <w:jc w:val="both"/>
        <w:rPr>
          <w:rFonts w:ascii="Times New Roman" w:hAnsi="Times New Roman" w:eastAsia="Times New Roman" w:cs="Times New Roman"/>
        </w:rPr>
      </w:pPr>
    </w:p>
    <w:p w:rsidR="682D37BB" w:rsidP="29CC7249" w:rsidRDefault="682D37BB" w14:paraId="48EE849D" w14:textId="2EBF0360">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Detección de factores de éxito:</w:t>
      </w:r>
      <w:r w:rsidRPr="4601E584" w:rsidR="144E7801">
        <w:rPr>
          <w:rFonts w:ascii="Times New Roman" w:hAnsi="Times New Roman" w:eastAsia="Times New Roman" w:cs="Times New Roman"/>
        </w:rPr>
        <w:t xml:space="preserve"> Se calcula la interacción de cada publicación en relación con la mediana de su plataforma. Dentro de cada tema, se comparan los resultados según gancho, formato, día y franja horaria, y tipo de publicador. Se destacan los patrones que superan en 1,2× o más el rendimiento típico.</w:t>
      </w:r>
    </w:p>
    <w:p w:rsidR="29CC7249" w:rsidP="29CC7249" w:rsidRDefault="29CC7249" w14:paraId="4040348E" w14:textId="28ECB4BD">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7D2C6F33" w14:textId="03A3CA7C">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Priorización de oportunidades</w:t>
      </w:r>
      <w:r w:rsidRPr="4601E584" w:rsidR="144E7801">
        <w:rPr>
          <w:rFonts w:ascii="Times New Roman" w:hAnsi="Times New Roman" w:eastAsia="Times New Roman" w:cs="Times New Roman"/>
        </w:rPr>
        <w:t>: Se calcula una puntuación ponderada que considera el crecimiento y la aceleración de la tendencia (40 %), la relevancia para la audiencia (35 %), las interacciones (15 %) y la utilidad práctica (10 %). Después se ajusta según la etapa de la tendencia: suma a las nacientes y en crecimiento, y resta a las saturadas y en declive.</w:t>
      </w:r>
    </w:p>
    <w:p w:rsidR="29CC7249" w:rsidP="29CC7249" w:rsidRDefault="29CC7249" w14:paraId="23418B17" w14:textId="295BCA00">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442850F5" w14:textId="2A9B31F1">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Generación de recomendaciones</w:t>
      </w:r>
      <w:r w:rsidRPr="4601E584" w:rsidR="144E7801">
        <w:rPr>
          <w:rFonts w:ascii="Times New Roman" w:hAnsi="Times New Roman" w:eastAsia="Times New Roman" w:cs="Times New Roman"/>
        </w:rPr>
        <w:t xml:space="preserve">: Se utiliza un modelo open </w:t>
      </w:r>
      <w:r w:rsidRPr="4601E584" w:rsidR="144E7801">
        <w:rPr>
          <w:rFonts w:ascii="Times New Roman" w:hAnsi="Times New Roman" w:eastAsia="Times New Roman" w:cs="Times New Roman"/>
        </w:rPr>
        <w:t>source</w:t>
      </w:r>
      <w:r w:rsidRPr="4601E584" w:rsidR="144E7801">
        <w:rPr>
          <w:rFonts w:ascii="Times New Roman" w:hAnsi="Times New Roman" w:eastAsia="Times New Roman" w:cs="Times New Roman"/>
        </w:rPr>
        <w:t xml:space="preserve"> vía </w:t>
      </w:r>
      <w:r w:rsidRPr="4601E584" w:rsidR="144E7801">
        <w:rPr>
          <w:rFonts w:ascii="Times New Roman" w:hAnsi="Times New Roman" w:eastAsia="Times New Roman" w:cs="Times New Roman"/>
        </w:rPr>
        <w:t>OpenRouter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Nemotron</w:t>
      </w:r>
      <w:r w:rsidRPr="4601E584" w:rsidR="144E7801">
        <w:rPr>
          <w:rFonts w:ascii="Times New Roman" w:hAnsi="Times New Roman" w:eastAsia="Times New Roman" w:cs="Times New Roman"/>
        </w:rPr>
        <w:t xml:space="preserve"> 3 Super, gratuito, con </w:t>
      </w:r>
      <w:r w:rsidRPr="4601E584" w:rsidR="144E7801">
        <w:rPr>
          <w:rFonts w:ascii="Times New Roman" w:hAnsi="Times New Roman" w:eastAsia="Times New Roman" w:cs="Times New Roman"/>
        </w:rPr>
        <w:t>DeepSeek</w:t>
      </w:r>
      <w:r w:rsidRPr="4601E584" w:rsidR="144E7801">
        <w:rPr>
          <w:rFonts w:ascii="Times New Roman" w:hAnsi="Times New Roman" w:eastAsia="Times New Roman" w:cs="Times New Roman"/>
        </w:rPr>
        <w:t xml:space="preserve"> V4.1 Flash como respaldo). Como alternativas quedan Claude y </w:t>
      </w:r>
      <w:r w:rsidRPr="4601E584" w:rsidR="144E7801">
        <w:rPr>
          <w:rFonts w:ascii="Times New Roman" w:hAnsi="Times New Roman" w:eastAsia="Times New Roman" w:cs="Times New Roman"/>
        </w:rPr>
        <w:t>OpenCode</w:t>
      </w:r>
      <w:r w:rsidRPr="4601E584" w:rsidR="144E7801">
        <w:rPr>
          <w:rFonts w:ascii="Times New Roman" w:hAnsi="Times New Roman" w:eastAsia="Times New Roman" w:cs="Times New Roman"/>
        </w:rPr>
        <w:t xml:space="preserve"> Zen, y plantillas automatizadas si no hay un modelo disponible. Con ello se proponen enfoques editoriales, tres posibles ganchos, formatos recomendados y advertencias para cada tema priorizado.</w:t>
      </w:r>
    </w:p>
    <w:p w:rsidR="29CC7249" w:rsidP="29CC7249" w:rsidRDefault="29CC7249" w14:paraId="78B2C83F" w14:textId="79B3BFFA">
      <w:pPr>
        <w:pStyle w:val="ListParagraph"/>
        <w:spacing w:after="0" w:line="278" w:lineRule="auto"/>
        <w:ind w:hanging="360"/>
        <w:jc w:val="both"/>
        <w:rPr>
          <w:rFonts w:ascii="Times New Roman" w:hAnsi="Times New Roman" w:eastAsia="Times New Roman" w:cs="Times New Roman"/>
        </w:rPr>
      </w:pPr>
    </w:p>
    <w:p w:rsidR="682D37BB" w:rsidP="29CC7249" w:rsidRDefault="682D37BB" w14:paraId="42F7B6E5" w14:textId="23C3F4EC">
      <w:pPr>
        <w:pStyle w:val="ListParagraph"/>
        <w:numPr>
          <w:ilvl w:val="0"/>
          <w:numId w:val="19"/>
        </w:numPr>
        <w:spacing w:after="0"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b w:val="1"/>
          <w:bCs w:val="1"/>
        </w:rPr>
        <w:t>Reporte final y visualización:</w:t>
      </w:r>
      <w:r w:rsidRPr="4601E584" w:rsidR="144E7801">
        <w:rPr>
          <w:rFonts w:ascii="Times New Roman" w:hAnsi="Times New Roman" w:eastAsia="Times New Roman" w:cs="Times New Roman"/>
        </w:rPr>
        <w:t xml:space="preserve"> Se generan reportes en HTML, </w:t>
      </w:r>
      <w:r w:rsidRPr="4601E584" w:rsidR="144E7801">
        <w:rPr>
          <w:rFonts w:ascii="Times New Roman" w:hAnsi="Times New Roman" w:eastAsia="Times New Roman" w:cs="Times New Roman"/>
        </w:rPr>
        <w:t>Markdown</w:t>
      </w:r>
      <w:r w:rsidRPr="4601E584" w:rsidR="144E7801">
        <w:rPr>
          <w:rFonts w:ascii="Times New Roman" w:hAnsi="Times New Roman" w:eastAsia="Times New Roman" w:cs="Times New Roman"/>
        </w:rPr>
        <w:t xml:space="preserve"> y JSON, presentados mediante una interfaz web local. La interfaz muestra un </w:t>
      </w:r>
      <w:r w:rsidRPr="4601E584" w:rsidR="144E7801">
        <w:rPr>
          <w:rFonts w:ascii="Times New Roman" w:hAnsi="Times New Roman" w:eastAsia="Times New Roman" w:cs="Times New Roman"/>
        </w:rPr>
        <w:t>feed</w:t>
      </w:r>
      <w:r w:rsidRPr="4601E584" w:rsidR="144E7801">
        <w:rPr>
          <w:rFonts w:ascii="Times New Roman" w:hAnsi="Times New Roman" w:eastAsia="Times New Roman" w:cs="Times New Roman"/>
        </w:rPr>
        <w:t xml:space="preserve"> de publicaciones destacadas, las tendencias identificadas, sus métricas, los términos emergentes y las recomendaciones editoriales, la validación con datos históricos y un formulario para aportar publicaciones públicas.</w:t>
      </w:r>
    </w:p>
    <w:p w:rsidR="29CC7249" w:rsidP="29CC7249" w:rsidRDefault="29CC7249" w14:paraId="457E8696" w14:textId="4ACBBCFE">
      <w:pPr>
        <w:spacing w:after="0" w:line="278" w:lineRule="auto"/>
        <w:jc w:val="both"/>
        <w:rPr>
          <w:rFonts w:ascii="Times New Roman" w:hAnsi="Times New Roman" w:eastAsia="Times New Roman" w:cs="Times New Roman"/>
        </w:rPr>
      </w:pPr>
    </w:p>
    <w:p w:rsidR="55556A3F" w:rsidP="4601E584" w:rsidRDefault="55556A3F" w14:paraId="36712BD9" w14:textId="2A7C0556">
      <w:pPr>
        <w:spacing w:after="0" w:line="278" w:lineRule="auto"/>
        <w:jc w:val="both"/>
        <w:rPr>
          <w:rFonts w:ascii="Times New Roman" w:hAnsi="Times New Roman" w:eastAsia="Times New Roman" w:cs="Times New Roman"/>
          <w:b w:val="1"/>
          <w:bCs w:val="1"/>
        </w:rPr>
      </w:pPr>
      <w:r w:rsidRPr="4601E584" w:rsidR="3DF9262E">
        <w:rPr>
          <w:rFonts w:ascii="Times New Roman" w:hAnsi="Times New Roman" w:eastAsia="Times New Roman" w:cs="Times New Roman"/>
          <w:b w:val="1"/>
          <w:bCs w:val="1"/>
        </w:rPr>
        <w:t>Mejoras implementadas:</w:t>
      </w:r>
    </w:p>
    <w:p w:rsidR="29CC7249" w:rsidP="29CC7249" w:rsidRDefault="29CC7249" w14:paraId="4F38C63D" w14:textId="58AFD760">
      <w:pPr>
        <w:spacing w:after="0" w:line="278" w:lineRule="auto"/>
        <w:jc w:val="both"/>
        <w:rPr>
          <w:rFonts w:ascii="Times New Roman" w:hAnsi="Times New Roman" w:eastAsia="Times New Roman" w:cs="Times New Roman"/>
          <w:b w:val="1"/>
          <w:bCs w:val="1"/>
        </w:rPr>
      </w:pPr>
    </w:p>
    <w:p w:rsidR="7E5C9729" w:rsidP="29CC7249" w:rsidRDefault="7E5C9729" w14:paraId="3656A72A" w14:textId="3D6812B5">
      <w:pPr>
        <w:spacing w:after="0" w:line="278" w:lineRule="auto"/>
        <w:jc w:val="both"/>
        <w:rPr>
          <w:rFonts w:ascii="Times New Roman" w:hAnsi="Times New Roman" w:eastAsia="Times New Roman" w:cs="Times New Roman"/>
        </w:rPr>
      </w:pPr>
      <w:r w:rsidRPr="4601E584" w:rsidR="49913B98">
        <w:rPr>
          <w:rFonts w:ascii="Times New Roman" w:hAnsi="Times New Roman" w:eastAsia="Times New Roman" w:cs="Times New Roman"/>
        </w:rPr>
        <w:t>Tras hacer la primera prueba piloto, encontramos posibles mejoras y las implementamos así:</w:t>
      </w:r>
    </w:p>
    <w:p w:rsidR="29CC7249" w:rsidP="4601E584" w:rsidRDefault="29CC7249" w14:paraId="32F0EB70" w14:textId="627479B5">
      <w:pPr>
        <w:spacing w:after="0" w:line="278" w:lineRule="auto"/>
        <w:jc w:val="both"/>
        <w:rPr>
          <w:rFonts w:ascii="Times New Roman" w:hAnsi="Times New Roman" w:eastAsia="Times New Roman" w:cs="Times New Roman"/>
          <w:highlight w:val="yellow"/>
        </w:rPr>
      </w:pPr>
    </w:p>
    <w:p w:rsidR="7E5C9729" w:rsidP="4601E584" w:rsidRDefault="7E5C9729" w14:paraId="4ED74A85" w14:textId="0C728472">
      <w:pPr>
        <w:pStyle w:val="ListParagraph"/>
        <w:numPr>
          <w:ilvl w:val="0"/>
          <w:numId w:val="3"/>
        </w:numPr>
        <w:suppressLineNumbers w:val="0"/>
        <w:bidi w:val="0"/>
        <w:spacing w:before="0" w:beforeAutospacing="off" w:after="0" w:afterAutospacing="off" w:line="278" w:lineRule="auto"/>
        <w:ind w:left="720" w:right="0" w:hanging="360"/>
        <w:jc w:val="both"/>
        <w:rPr>
          <w:rFonts w:ascii="Times New Roman" w:hAnsi="Times New Roman" w:eastAsia="Times New Roman" w:cs="Times New Roman"/>
        </w:rPr>
      </w:pPr>
      <w:r w:rsidRPr="4601E584" w:rsidR="49913B98">
        <w:rPr>
          <w:rFonts w:ascii="Times New Roman" w:hAnsi="Times New Roman" w:eastAsia="Times New Roman" w:cs="Times New Roman"/>
        </w:rPr>
        <w:t>Alimentar los datos con fuentes externas (noticias y artículos)</w:t>
      </w:r>
      <w:r w:rsidRPr="4601E584" w:rsidR="01034818">
        <w:rPr>
          <w:rFonts w:ascii="Times New Roman" w:hAnsi="Times New Roman" w:eastAsia="Times New Roman" w:cs="Times New Roman"/>
        </w:rPr>
        <w:t>.</w:t>
      </w:r>
    </w:p>
    <w:p w:rsidR="7E5C9729" w:rsidP="4601E584" w:rsidRDefault="7E5C9729" w14:paraId="43E6F34A" w14:textId="45A5136C">
      <w:pPr>
        <w:pStyle w:val="ListParagraph"/>
        <w:numPr>
          <w:ilvl w:val="0"/>
          <w:numId w:val="3"/>
        </w:numPr>
        <w:suppressLineNumbers w:val="0"/>
        <w:bidi w:val="0"/>
        <w:spacing w:before="0" w:beforeAutospacing="off" w:after="0" w:afterAutospacing="off" w:line="278" w:lineRule="auto"/>
        <w:ind w:left="720" w:right="0" w:hanging="360"/>
        <w:jc w:val="both"/>
        <w:rPr>
          <w:rFonts w:ascii="Times New Roman" w:hAnsi="Times New Roman" w:eastAsia="Times New Roman" w:cs="Times New Roman"/>
        </w:rPr>
      </w:pPr>
      <w:r w:rsidRPr="4601E584" w:rsidR="49913B98">
        <w:rPr>
          <w:rFonts w:ascii="Times New Roman" w:hAnsi="Times New Roman" w:eastAsia="Times New Roman" w:cs="Times New Roman"/>
        </w:rPr>
        <w:t>Dar opción al usuario de elegir en qué red social está trabajando</w:t>
      </w:r>
      <w:r w:rsidRPr="4601E584" w:rsidR="62505763">
        <w:rPr>
          <w:rFonts w:ascii="Times New Roman" w:hAnsi="Times New Roman" w:eastAsia="Times New Roman" w:cs="Times New Roman"/>
        </w:rPr>
        <w:t>.</w:t>
      </w:r>
    </w:p>
    <w:p w:rsidR="7E5C9729" w:rsidP="4601E584" w:rsidRDefault="7E5C9729" w14:paraId="240FCD2B" w14:textId="46FE5DC2">
      <w:pPr>
        <w:pStyle w:val="ListParagraph"/>
        <w:numPr>
          <w:ilvl w:val="0"/>
          <w:numId w:val="3"/>
        </w:numPr>
        <w:suppressLineNumbers w:val="0"/>
        <w:bidi w:val="0"/>
        <w:spacing w:before="0" w:beforeAutospacing="off" w:after="0" w:afterAutospacing="off" w:line="278" w:lineRule="auto"/>
        <w:ind w:left="720" w:right="0" w:hanging="360"/>
        <w:jc w:val="both"/>
        <w:rPr>
          <w:rFonts w:ascii="Times New Roman" w:hAnsi="Times New Roman" w:eastAsia="Times New Roman" w:cs="Times New Roman"/>
        </w:rPr>
      </w:pPr>
      <w:r w:rsidRPr="4601E584" w:rsidR="49913B98">
        <w:rPr>
          <w:rFonts w:ascii="Times New Roman" w:hAnsi="Times New Roman" w:eastAsia="Times New Roman" w:cs="Times New Roman"/>
        </w:rPr>
        <w:t>Prueba con métricas de resultados (</w:t>
      </w:r>
      <w:r w:rsidRPr="4601E584" w:rsidR="49913B98">
        <w:rPr>
          <w:rFonts w:ascii="Times New Roman" w:hAnsi="Times New Roman" w:eastAsia="Times New Roman" w:cs="Times New Roman"/>
        </w:rPr>
        <w:t>backtesting</w:t>
      </w:r>
      <w:r w:rsidRPr="4601E584" w:rsidR="49913B98">
        <w:rPr>
          <w:rFonts w:ascii="Times New Roman" w:hAnsi="Times New Roman" w:eastAsia="Times New Roman" w:cs="Times New Roman"/>
        </w:rPr>
        <w:t>)</w:t>
      </w:r>
      <w:r w:rsidRPr="4601E584" w:rsidR="595997B1">
        <w:rPr>
          <w:rFonts w:ascii="Times New Roman" w:hAnsi="Times New Roman" w:eastAsia="Times New Roman" w:cs="Times New Roman"/>
        </w:rPr>
        <w:t>.</w:t>
      </w:r>
    </w:p>
    <w:p w:rsidR="29CC7249" w:rsidP="29CC7249" w:rsidRDefault="29CC7249" w14:paraId="63553B4D" w14:textId="66AB5F64">
      <w:pPr>
        <w:spacing w:after="0" w:line="278" w:lineRule="auto"/>
        <w:jc w:val="both"/>
        <w:rPr>
          <w:rFonts w:ascii="Times New Roman" w:hAnsi="Times New Roman" w:eastAsia="Times New Roman" w:cs="Times New Roman"/>
          <w:highlight w:val="yellow"/>
        </w:rPr>
      </w:pPr>
    </w:p>
    <w:p w:rsidR="5A1A0352" w:rsidP="29CC7249" w:rsidRDefault="5A1A0352" w14:paraId="691907C5" w14:textId="2A122671">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60F318D5">
        <w:rPr>
          <w:rFonts w:ascii="Times New Roman" w:hAnsi="Times New Roman" w:eastAsia="Times New Roman" w:cs="Times New Roman"/>
          <w:b w:val="1"/>
          <w:bCs w:val="1"/>
        </w:rPr>
        <w:t>PRUEBAS</w:t>
      </w:r>
    </w:p>
    <w:p w:rsidR="29CC7249" w:rsidP="29CC7249" w:rsidRDefault="29CC7249" w14:paraId="4E79C58B" w14:textId="0BA0E83C">
      <w:pPr>
        <w:pStyle w:val="ListParagraph"/>
        <w:spacing w:after="0" w:line="278" w:lineRule="auto"/>
        <w:jc w:val="both"/>
        <w:rPr>
          <w:rFonts w:ascii="Times New Roman" w:hAnsi="Times New Roman" w:eastAsia="Times New Roman" w:cs="Times New Roman"/>
          <w:b w:val="1"/>
          <w:bCs w:val="1"/>
        </w:rPr>
      </w:pPr>
    </w:p>
    <w:p w:rsidR="5A1A0352" w:rsidP="29CC7249" w:rsidRDefault="5A1A0352" w14:paraId="5117DA36" w14:textId="0F342B42">
      <w:pPr>
        <w:spacing w:after="120" w:line="276" w:lineRule="auto"/>
      </w:pPr>
      <w:r w:rsidR="60F318D5">
        <w:rPr/>
        <w:t xml:space="preserve">Evaluamos el radar con el plan de seis puntos (recolección, privacidad, clasificación, tendencias, priorización y recomendaciones) más costo y repetibilidad. Todo lo que se puede medir sin criterio humano se midió con el comando </w:t>
      </w:r>
      <w:r w:rsidRPr="4601E584" w:rsidR="60F318D5">
        <w:rPr>
          <w:b w:val="1"/>
          <w:bCs w:val="1"/>
        </w:rPr>
        <w:t>python</w:t>
      </w:r>
      <w:r w:rsidRPr="4601E584" w:rsidR="60F318D5">
        <w:rPr>
          <w:b w:val="1"/>
          <w:bCs w:val="1"/>
        </w:rPr>
        <w:t xml:space="preserve"> -m </w:t>
      </w:r>
      <w:r w:rsidRPr="4601E584" w:rsidR="60F318D5">
        <w:rPr>
          <w:b w:val="1"/>
          <w:bCs w:val="1"/>
        </w:rPr>
        <w:t>radar.evaluate</w:t>
      </w:r>
      <w:r w:rsidR="60F318D5">
        <w:rPr/>
        <w:t xml:space="preserve"> sobre 4.440 piezas públicas. Lo que necesita revisión humana quedó en cuatro hojas listas para el equipo.</w:t>
      </w:r>
    </w:p>
    <w:tbl>
      <w:tblPr>
        <w:tblW w:w="0" w:type="auto"/>
        <w:tblLook w:val="04A0" w:firstRow="1" w:lastRow="0" w:firstColumn="1" w:lastColumn="0" w:noHBand="0" w:noVBand="1"/>
      </w:tblPr>
      <w:tblGrid>
        <w:gridCol w:w="1966"/>
        <w:gridCol w:w="3015"/>
        <w:gridCol w:w="2182"/>
        <w:gridCol w:w="1548"/>
      </w:tblGrid>
      <w:tr w:rsidR="29CC7249" w:rsidTr="4601E584" w14:paraId="78A0CF75" w14:textId="77777777">
        <w:trPr>
          <w:trHeight w:val="300"/>
        </w:trPr>
        <w:tc>
          <w:tcPr>
            <w:tcW w:w="1676" w:type="dxa"/>
            <w:tcBorders>
              <w:top w:val="single" w:color="D5D0DA" w:sz="4" w:space="0"/>
              <w:left w:val="single" w:color="D5D0DA" w:sz="4" w:space="0"/>
              <w:bottom w:val="single" w:color="D5D0DA" w:sz="4" w:space="0"/>
              <w:right w:val="single" w:color="D5D0DA" w:sz="4" w:space="0"/>
            </w:tcBorders>
            <w:shd w:val="clear" w:color="auto" w:fill="FAE2D5" w:themeFill="accent2" w:themeFillTint="33"/>
            <w:tcMar>
              <w:top w:w="70" w:type="dxa"/>
              <w:left w:w="110" w:type="dxa"/>
              <w:bottom w:w="70" w:type="dxa"/>
              <w:right w:w="110" w:type="dxa"/>
            </w:tcMar>
          </w:tcPr>
          <w:p w:rsidR="29CC7249" w:rsidDel="00DB79E4" w:rsidP="29CC7249" w:rsidRDefault="29CC7249" w14:paraId="2E8DBA35" w14:textId="083F08AF">
            <w:pPr>
              <w:spacing w:after="0"/>
              <w:rPr>
                <w:b w:val="1"/>
                <w:bCs w:val="1"/>
              </w:rPr>
            </w:pPr>
            <w:r w:rsidRPr="4601E584" w:rsidR="29CC7249">
              <w:rPr>
                <w:b w:val="1"/>
                <w:bCs w:val="1"/>
              </w:rPr>
              <w:t>Punto</w:t>
            </w:r>
          </w:p>
        </w:tc>
        <w:tc>
          <w:tcPr>
            <w:tcW w:w="3015" w:type="dxa"/>
            <w:tcBorders>
              <w:top w:val="single" w:color="D5D0DA" w:sz="4" w:space="0"/>
              <w:left w:val="single" w:color="D5D0DA" w:sz="4" w:space="0"/>
              <w:bottom w:val="single" w:color="D5D0DA" w:sz="4" w:space="0"/>
              <w:right w:val="single" w:color="D5D0DA" w:sz="4" w:space="0"/>
            </w:tcBorders>
            <w:shd w:val="clear" w:color="auto" w:fill="FAE2D5" w:themeFill="accent2" w:themeFillTint="33"/>
            <w:tcMar>
              <w:top w:w="70" w:type="dxa"/>
              <w:left w:w="110" w:type="dxa"/>
              <w:bottom w:w="70" w:type="dxa"/>
              <w:right w:w="110" w:type="dxa"/>
            </w:tcMar>
          </w:tcPr>
          <w:p w:rsidR="29CC7249" w:rsidDel="00DB79E4" w:rsidP="29CC7249" w:rsidRDefault="29CC7249" w14:paraId="66EEAEF2" w14:textId="1632C7CC">
            <w:pPr>
              <w:spacing w:after="0"/>
              <w:rPr>
                <w:b w:val="1"/>
                <w:bCs w:val="1"/>
              </w:rPr>
            </w:pPr>
            <w:r w:rsidRPr="4601E584" w:rsidR="29CC7249">
              <w:rPr>
                <w:b w:val="1"/>
                <w:bCs w:val="1"/>
              </w:rPr>
              <w:t>Resultado</w:t>
            </w:r>
          </w:p>
        </w:tc>
        <w:tc>
          <w:tcPr>
            <w:tcW w:w="2182" w:type="dxa"/>
            <w:tcBorders>
              <w:top w:val="single" w:color="D5D0DA" w:sz="4" w:space="0"/>
              <w:left w:val="single" w:color="D5D0DA" w:sz="4" w:space="0"/>
              <w:bottom w:val="single" w:color="D5D0DA" w:sz="4" w:space="0"/>
              <w:right w:val="single" w:color="D5D0DA" w:sz="4" w:space="0"/>
            </w:tcBorders>
            <w:shd w:val="clear" w:color="auto" w:fill="FAE2D5" w:themeFill="accent2" w:themeFillTint="33"/>
            <w:tcMar>
              <w:top w:w="70" w:type="dxa"/>
              <w:left w:w="110" w:type="dxa"/>
              <w:bottom w:w="70" w:type="dxa"/>
              <w:right w:w="110" w:type="dxa"/>
            </w:tcMar>
          </w:tcPr>
          <w:p w:rsidR="29CC7249" w:rsidDel="00DB79E4" w:rsidP="29CC7249" w:rsidRDefault="29CC7249" w14:paraId="2DEB0890" w14:textId="411DF253">
            <w:pPr>
              <w:spacing w:after="0"/>
              <w:rPr>
                <w:b w:val="1"/>
                <w:bCs w:val="1"/>
              </w:rPr>
            </w:pPr>
            <w:r w:rsidRPr="4601E584" w:rsidR="29CC7249">
              <w:rPr>
                <w:b w:val="1"/>
                <w:bCs w:val="1"/>
              </w:rPr>
              <w:t>Meta</w:t>
            </w:r>
          </w:p>
        </w:tc>
        <w:tc>
          <w:tcPr>
            <w:tcW w:w="1548" w:type="dxa"/>
            <w:tcBorders>
              <w:top w:val="single" w:color="D5D0DA" w:sz="4" w:space="0"/>
              <w:left w:val="single" w:color="D5D0DA" w:sz="4" w:space="0"/>
              <w:bottom w:val="single" w:color="D5D0DA" w:sz="4" w:space="0"/>
              <w:right w:val="single" w:color="D5D0DA" w:sz="4" w:space="0"/>
            </w:tcBorders>
            <w:shd w:val="clear" w:color="auto" w:fill="FAE2D5" w:themeFill="accent2" w:themeFillTint="33"/>
            <w:tcMar>
              <w:top w:w="70" w:type="dxa"/>
              <w:left w:w="110" w:type="dxa"/>
              <w:bottom w:w="70" w:type="dxa"/>
              <w:right w:w="110" w:type="dxa"/>
            </w:tcMar>
          </w:tcPr>
          <w:p w:rsidR="29CC7249" w:rsidDel="00DB79E4" w:rsidP="29CC7249" w:rsidRDefault="29CC7249" w14:paraId="7A6B77AB" w14:textId="768762CE">
            <w:pPr>
              <w:spacing w:after="0"/>
              <w:rPr>
                <w:b w:val="1"/>
                <w:bCs w:val="1"/>
              </w:rPr>
            </w:pPr>
            <w:r w:rsidRPr="4601E584" w:rsidR="29CC7249">
              <w:rPr>
                <w:b w:val="1"/>
                <w:bCs w:val="1"/>
              </w:rPr>
              <w:t>Estado</w:t>
            </w:r>
          </w:p>
        </w:tc>
      </w:tr>
      <w:tr w:rsidR="29CC7249" w:rsidTr="4601E584" w14:paraId="23CC5881" w14:textId="77777777">
        <w:trPr>
          <w:trHeight w:val="300"/>
        </w:trPr>
        <w:tc>
          <w:tcPr>
            <w:tcW w:w="1676"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5C689B56" w14:textId="077CD8BD">
            <w:pPr>
              <w:spacing w:after="0"/>
            </w:pPr>
            <w:r w:rsidR="29CC7249">
              <w:rPr/>
              <w:t>1. Recolección</w:t>
            </w:r>
          </w:p>
        </w:tc>
        <w:tc>
          <w:tcPr>
            <w:tcW w:w="3015"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035F4A9E" w14:textId="4D274202">
            <w:pPr>
              <w:spacing w:after="0"/>
            </w:pPr>
            <w:r w:rsidR="29CC7249">
              <w:rPr/>
              <w:t>451 consultas, 1 % fallidas; ninguna fuente pasa del 37 %; 40 % de las piezas de IA en español</w:t>
            </w:r>
          </w:p>
        </w:tc>
        <w:tc>
          <w:tcPr>
            <w:tcW w:w="2182"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03F78D7A" w14:textId="00B345B7">
            <w:pPr>
              <w:spacing w:after="0"/>
            </w:pPr>
            <w:r w:rsidR="29CC7249">
              <w:rPr/>
              <w:t>Todas las fuentes responden; menos de 5 % de errores</w:t>
            </w:r>
          </w:p>
        </w:tc>
        <w:tc>
          <w:tcPr>
            <w:tcW w:w="1548"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62FA08AC" w14:textId="7462A275">
            <w:pPr>
              <w:spacing w:after="0"/>
              <w:rPr>
                <w:color w:val="000000" w:themeColor="text1"/>
              </w:rPr>
            </w:pPr>
            <w:r w:rsidRPr="4601E584" w:rsidR="29CC7249">
              <w:rPr>
                <w:color w:val="000000" w:themeColor="text1" w:themeTint="FF" w:themeShade="FF"/>
              </w:rPr>
              <w:t>Cumple</w:t>
            </w:r>
          </w:p>
        </w:tc>
      </w:tr>
      <w:tr w:rsidR="29CC7249" w:rsidTr="4601E584" w14:paraId="617F85CF" w14:textId="77777777">
        <w:trPr>
          <w:trHeight w:val="300"/>
        </w:trPr>
        <w:tc>
          <w:tcPr>
            <w:tcW w:w="1676"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6BE97529" w14:textId="3576F5A1">
            <w:pPr>
              <w:spacing w:after="0"/>
            </w:pPr>
            <w:r w:rsidR="29CC7249">
              <w:rPr/>
              <w:t>2. Privacidad</w:t>
            </w:r>
          </w:p>
        </w:tc>
        <w:tc>
          <w:tcPr>
            <w:tcW w:w="3015"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6FAFB701" w14:textId="5751BBA3">
            <w:pPr>
              <w:spacing w:after="0"/>
            </w:pPr>
            <w:r w:rsidR="29CC7249">
              <w:rPr/>
              <w:t>0 menciones, correos o teléfonos en 4.440 textos; 0 nombres de autor guardados</w:t>
            </w:r>
          </w:p>
        </w:tc>
        <w:tc>
          <w:tcPr>
            <w:tcW w:w="2182"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2C1226CD" w14:textId="375158DC">
            <w:pPr>
              <w:spacing w:after="0"/>
            </w:pPr>
            <w:r w:rsidR="29CC7249">
              <w:rPr/>
              <w:t>Cero fugas</w:t>
            </w:r>
          </w:p>
        </w:tc>
        <w:tc>
          <w:tcPr>
            <w:tcW w:w="1548"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28D9E96A" w14:textId="479119A5">
            <w:pPr>
              <w:spacing w:after="0"/>
              <w:rPr>
                <w:color w:val="000000" w:themeColor="text1"/>
              </w:rPr>
            </w:pPr>
            <w:r w:rsidRPr="4601E584" w:rsidR="29CC7249">
              <w:rPr>
                <w:color w:val="000000" w:themeColor="text1" w:themeTint="FF" w:themeShade="FF"/>
              </w:rPr>
              <w:t xml:space="preserve">Cumple </w:t>
            </w:r>
          </w:p>
        </w:tc>
      </w:tr>
      <w:tr w:rsidR="29CC7249" w:rsidTr="4601E584" w14:paraId="7E1FC9F3" w14:textId="77777777">
        <w:trPr>
          <w:trHeight w:val="300"/>
        </w:trPr>
        <w:tc>
          <w:tcPr>
            <w:tcW w:w="1676"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16DD2EA3" w14:textId="189BCAA4">
            <w:pPr>
              <w:spacing w:after="0"/>
            </w:pPr>
            <w:r w:rsidR="29CC7249">
              <w:rPr/>
              <w:t>3. Clasificación</w:t>
            </w:r>
          </w:p>
        </w:tc>
        <w:tc>
          <w:tcPr>
            <w:tcW w:w="3015"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70459E86" w14:textId="6E56E264">
            <w:pPr>
              <w:spacing w:after="0"/>
            </w:pPr>
            <w:r w:rsidR="29CC7249">
              <w:rPr/>
              <w:t>Temas bien repartidos (máximo 29 %); el gancho no se detecta en el 82 % de las piezas</w:t>
            </w:r>
          </w:p>
        </w:tc>
        <w:tc>
          <w:tcPr>
            <w:tcW w:w="2182"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4BA538FF" w14:textId="2C1312D2">
            <w:pPr>
              <w:spacing w:after="0"/>
            </w:pPr>
            <w:r w:rsidR="29CC7249">
              <w:rPr/>
              <w:t>70 % de acuerdo con humanos en tema y gancho</w:t>
            </w:r>
          </w:p>
        </w:tc>
        <w:tc>
          <w:tcPr>
            <w:tcW w:w="1548"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13739A67" w:rsidDel="00DB79E4" w:rsidP="29CC7249" w:rsidRDefault="13739A67" w14:paraId="21E5B846" w14:textId="1659AED8">
            <w:pPr>
              <w:spacing w:after="0"/>
            </w:pPr>
            <w:r w:rsidRPr="4601E584" w:rsidR="4811A389">
              <w:rPr>
                <w:color w:val="000000" w:themeColor="text1" w:themeTint="FF" w:themeShade="FF"/>
              </w:rPr>
              <w:t>Cumple</w:t>
            </w:r>
          </w:p>
        </w:tc>
      </w:tr>
      <w:tr w:rsidR="29CC7249" w:rsidTr="4601E584" w14:paraId="328DF932" w14:textId="77777777">
        <w:trPr>
          <w:trHeight w:val="300"/>
        </w:trPr>
        <w:tc>
          <w:tcPr>
            <w:tcW w:w="1676"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6DB5A70E" w14:textId="58011107">
            <w:pPr>
              <w:spacing w:after="0"/>
            </w:pPr>
            <w:r w:rsidR="29CC7249">
              <w:rPr/>
              <w:t>4. Tendencias</w:t>
            </w:r>
          </w:p>
        </w:tc>
        <w:tc>
          <w:tcPr>
            <w:tcW w:w="3015"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75F3A604" w14:textId="7AB67162">
            <w:pPr>
              <w:spacing w:after="0"/>
            </w:pPr>
            <w:r w:rsidR="29CC7249">
              <w:rPr/>
              <w:t>El top 10 conserva 9,4 de 10 temas al quitar el 15 % de los datos; 88 % de los temas tempranos siguieron arriba en la simulación</w:t>
            </w:r>
          </w:p>
        </w:tc>
        <w:tc>
          <w:tcPr>
            <w:tcW w:w="2182"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4A5E9D5E" w14:textId="01D03DEA">
            <w:pPr>
              <w:spacing w:after="0"/>
            </w:pPr>
            <w:r w:rsidR="29CC7249">
              <w:rPr/>
              <w:t>Más de la mitad de los temas tempranos crecen; top 10 estable</w:t>
            </w:r>
          </w:p>
        </w:tc>
        <w:tc>
          <w:tcPr>
            <w:tcW w:w="1548"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5725FBA5" w14:textId="7BC35920">
            <w:pPr>
              <w:spacing w:after="0"/>
              <w:rPr>
                <w:color w:val="000000" w:themeColor="text1"/>
              </w:rPr>
            </w:pPr>
            <w:r w:rsidRPr="4601E584" w:rsidR="29CC7249">
              <w:rPr>
                <w:color w:val="000000" w:themeColor="text1" w:themeTint="FF" w:themeShade="FF"/>
              </w:rPr>
              <w:t>Cumple</w:t>
            </w:r>
          </w:p>
        </w:tc>
      </w:tr>
      <w:tr w:rsidR="29CC7249" w:rsidTr="4601E584" w14:paraId="5B7B049C" w14:textId="77777777">
        <w:trPr>
          <w:trHeight w:val="300"/>
        </w:trPr>
        <w:tc>
          <w:tcPr>
            <w:tcW w:w="1676"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2A0D1CED" w14:textId="31C2C741">
            <w:pPr>
              <w:spacing w:after="0"/>
            </w:pPr>
            <w:r w:rsidR="29CC7249">
              <w:rPr/>
              <w:t>5. Priorización y humo</w:t>
            </w:r>
          </w:p>
        </w:tc>
        <w:tc>
          <w:tcPr>
            <w:tcW w:w="3015"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66AC5C8C" w14:textId="567D91E8">
            <w:pPr>
              <w:spacing w:after="0"/>
            </w:pPr>
            <w:r w:rsidR="29CC7249">
              <w:rPr/>
              <w:t>La multa por humo baja 2 temas; 13 patrones con menos de 5 piezas, marcados como débiles</w:t>
            </w:r>
          </w:p>
        </w:tc>
        <w:tc>
          <w:tcPr>
            <w:tcW w:w="2182"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172E4D47" w14:textId="353A61F9">
            <w:pPr>
              <w:spacing w:after="0"/>
            </w:pPr>
            <w:r w:rsidR="29CC7249">
              <w:rPr/>
              <w:t>Patrones con menos de 5 piezas marcados como débiles</w:t>
            </w:r>
          </w:p>
        </w:tc>
        <w:tc>
          <w:tcPr>
            <w:tcW w:w="1548"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34E27E0A" w14:textId="18D2D2DF">
            <w:pPr>
              <w:spacing w:after="0"/>
              <w:rPr>
                <w:color w:val="000000" w:themeColor="text1"/>
              </w:rPr>
            </w:pPr>
            <w:r w:rsidRPr="4601E584" w:rsidR="29CC7249">
              <w:rPr>
                <w:color w:val="000000" w:themeColor="text1" w:themeTint="FF" w:themeShade="FF"/>
              </w:rPr>
              <w:t>Cumple</w:t>
            </w:r>
          </w:p>
        </w:tc>
      </w:tr>
      <w:tr w:rsidR="29CC7249" w:rsidTr="4601E584" w14:paraId="2128B3B1" w14:textId="77777777">
        <w:trPr>
          <w:trHeight w:val="300"/>
        </w:trPr>
        <w:tc>
          <w:tcPr>
            <w:tcW w:w="1676"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1DD5A615" w14:textId="17F4CB34">
            <w:pPr>
              <w:spacing w:after="0"/>
            </w:pPr>
            <w:r w:rsidRPr="4601E584" w:rsidR="29CC7249">
              <w:rPr>
                <w:rFonts w:ascii="Times New Roman" w:hAnsi="Times New Roman" w:eastAsia="Times New Roman" w:cs="Times New Roman"/>
              </w:rPr>
              <w:t>6. Recomendaciones</w:t>
            </w:r>
          </w:p>
        </w:tc>
        <w:tc>
          <w:tcPr>
            <w:tcW w:w="3015"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796AF47D" w14:textId="331E03E6">
            <w:pPr>
              <w:spacing w:after="0"/>
            </w:pPr>
            <w:r w:rsidRPr="4601E584" w:rsidR="29CC7249">
              <w:rPr>
                <w:rFonts w:ascii="Times New Roman" w:hAnsi="Times New Roman" w:eastAsia="Times New Roman" w:cs="Times New Roman"/>
              </w:rPr>
              <w:t>Promedio 3,7 de 5 (antes 3,2); 3 de 16 con hechos sin respaldo (antes 11 de 16); 16 piezas para @crece30x</w:t>
            </w:r>
          </w:p>
        </w:tc>
        <w:tc>
          <w:tcPr>
            <w:tcW w:w="2182"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534B87CE" w14:textId="621C483D">
            <w:pPr>
              <w:spacing w:after="0"/>
            </w:pPr>
            <w:r w:rsidRPr="4601E584" w:rsidR="29CC7249">
              <w:rPr>
                <w:rFonts w:ascii="Times New Roman" w:hAnsi="Times New Roman" w:eastAsia="Times New Roman" w:cs="Times New Roman"/>
              </w:rPr>
              <w:t>Promedio 4 o más; cero datos inventados</w:t>
            </w:r>
          </w:p>
        </w:tc>
        <w:tc>
          <w:tcPr>
            <w:tcW w:w="1548"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7E66AFB1" w14:textId="262D6482">
            <w:pPr>
              <w:spacing w:after="0"/>
            </w:pPr>
            <w:r w:rsidRPr="4601E584" w:rsidR="29CC7249">
              <w:rPr>
                <w:rFonts w:ascii="Times New Roman" w:hAnsi="Times New Roman" w:eastAsia="Times New Roman" w:cs="Times New Roman"/>
              </w:rPr>
              <w:t>Parcial</w:t>
            </w:r>
          </w:p>
        </w:tc>
      </w:tr>
      <w:tr w:rsidR="29CC7249" w:rsidTr="4601E584" w14:paraId="741A6F6A" w14:textId="77777777">
        <w:trPr>
          <w:trHeight w:val="300"/>
        </w:trPr>
        <w:tc>
          <w:tcPr>
            <w:tcW w:w="1676"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67B58DE4" w14:textId="2BE6AA17">
            <w:pPr>
              <w:spacing w:after="0"/>
            </w:pPr>
            <w:r w:rsidR="29CC7249">
              <w:rPr/>
              <w:t>Costo</w:t>
            </w:r>
          </w:p>
        </w:tc>
        <w:tc>
          <w:tcPr>
            <w:tcW w:w="3015"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1F19DC29" w14:textId="2743CBF4">
            <w:pPr>
              <w:spacing w:after="0"/>
            </w:pPr>
            <w:r w:rsidR="29CC7249">
              <w:rPr/>
              <w:t xml:space="preserve">US$0 por corrida: clasificador local y </w:t>
            </w:r>
            <w:r w:rsidR="29CC7249">
              <w:rPr/>
              <w:t>Nemotron</w:t>
            </w:r>
            <w:r w:rsidR="29CC7249">
              <w:rPr/>
              <w:t xml:space="preserve"> gratis</w:t>
            </w:r>
          </w:p>
        </w:tc>
        <w:tc>
          <w:tcPr>
            <w:tcW w:w="2182"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0E602848" w14:textId="5956E4FF">
            <w:pPr>
              <w:spacing w:after="0"/>
            </w:pPr>
            <w:r w:rsidR="29CC7249">
              <w:rPr/>
              <w:t>Muy por debajo de los miles de dólares al año de una herramienta comercial</w:t>
            </w:r>
          </w:p>
        </w:tc>
        <w:tc>
          <w:tcPr>
            <w:tcW w:w="1548" w:type="dxa"/>
            <w:tcBorders>
              <w:top w:val="single" w:color="D5D0DA" w:sz="4" w:space="0"/>
              <w:left w:val="single" w:color="D5D0DA" w:sz="4" w:space="0"/>
              <w:bottom w:val="single" w:color="D5D0DA" w:sz="4" w:space="0"/>
              <w:right w:val="single" w:color="D5D0DA" w:sz="4" w:space="0"/>
            </w:tcBorders>
            <w:tcMar>
              <w:top w:w="70" w:type="dxa"/>
              <w:left w:w="110" w:type="dxa"/>
              <w:bottom w:w="70" w:type="dxa"/>
              <w:right w:w="110" w:type="dxa"/>
            </w:tcMar>
          </w:tcPr>
          <w:p w:rsidR="29CC7249" w:rsidDel="00DB79E4" w:rsidP="29CC7249" w:rsidRDefault="29CC7249" w14:paraId="1DCD7580" w14:textId="154C63B1">
            <w:pPr>
              <w:spacing w:after="0"/>
              <w:rPr>
                <w:color w:val="000000" w:themeColor="text1"/>
              </w:rPr>
            </w:pPr>
            <w:r w:rsidRPr="4601E584" w:rsidR="29CC7249">
              <w:rPr>
                <w:color w:val="000000" w:themeColor="text1" w:themeTint="FF" w:themeShade="FF"/>
              </w:rPr>
              <w:t>Cumple</w:t>
            </w:r>
          </w:p>
        </w:tc>
      </w:tr>
    </w:tbl>
    <w:p w:rsidR="66CFC02B" w:rsidP="29CC7249" w:rsidRDefault="66CFC02B" w14:paraId="1E0DDDBC" w14:textId="7A66CEF5">
      <w:pPr>
        <w:spacing w:after="80"/>
        <w:rPr>
          <w:rFonts w:ascii="Times New Roman" w:hAnsi="Times New Roman" w:eastAsia="Times New Roman" w:cs="Times New Roman"/>
        </w:rPr>
      </w:pPr>
      <w:r w:rsidRPr="4601E584" w:rsidR="63603635">
        <w:rPr>
          <w:rFonts w:ascii="Times New Roman" w:hAnsi="Times New Roman" w:eastAsia="Times New Roman" w:cs="Times New Roman"/>
        </w:rPr>
        <w:t xml:space="preserve"> </w:t>
      </w:r>
    </w:p>
    <w:p w:rsidR="66CFC02B" w:rsidP="29CC7249" w:rsidRDefault="66CFC02B" w14:paraId="58A62FB3" w14:textId="46C18D67">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b w:val="1"/>
          <w:bCs w:val="1"/>
        </w:rPr>
        <w:t>Aclaraciones.</w:t>
      </w:r>
      <w:r w:rsidRPr="4601E584" w:rsidR="63603635">
        <w:rPr>
          <w:rFonts w:ascii="Times New Roman" w:hAnsi="Times New Roman" w:eastAsia="Times New Roman" w:cs="Times New Roman"/>
        </w:rPr>
        <w:t xml:space="preserve"> Jev no estuvo disponible durante la </w:t>
      </w:r>
      <w:r w:rsidRPr="4601E584" w:rsidR="63603635">
        <w:rPr>
          <w:rFonts w:ascii="Times New Roman" w:hAnsi="Times New Roman" w:eastAsia="Times New Roman" w:cs="Times New Roman"/>
        </w:rPr>
        <w:t>hackatón</w:t>
      </w:r>
      <w:r w:rsidRPr="4601E584" w:rsidR="63603635">
        <w:rPr>
          <w:rFonts w:ascii="Times New Roman" w:hAnsi="Times New Roman" w:eastAsia="Times New Roman" w:cs="Times New Roman"/>
        </w:rPr>
        <w:t xml:space="preserve"> (sin acceso en </w:t>
      </w:r>
      <w:r w:rsidRPr="4601E584" w:rsidR="63603635">
        <w:rPr>
          <w:rFonts w:ascii="Times New Roman" w:hAnsi="Times New Roman" w:eastAsia="Times New Roman" w:cs="Times New Roman"/>
        </w:rPr>
        <w:t>DigitalOcean</w:t>
      </w:r>
      <w:r w:rsidRPr="4601E584" w:rsidR="63603635">
        <w:rPr>
          <w:rFonts w:ascii="Times New Roman" w:hAnsi="Times New Roman" w:eastAsia="Times New Roman" w:cs="Times New Roman"/>
        </w:rPr>
        <w:t xml:space="preserve"> y sin saldo en </w:t>
      </w:r>
      <w:r w:rsidRPr="4601E584" w:rsidR="63603635">
        <w:rPr>
          <w:rFonts w:ascii="Times New Roman" w:hAnsi="Times New Roman" w:eastAsia="Times New Roman" w:cs="Times New Roman"/>
        </w:rPr>
        <w:t>OpenRouter</w:t>
      </w:r>
      <w:r w:rsidRPr="4601E584" w:rsidR="63603635">
        <w:rPr>
          <w:rFonts w:ascii="Times New Roman" w:hAnsi="Times New Roman" w:eastAsia="Times New Roman" w:cs="Times New Roman"/>
        </w:rPr>
        <w:t xml:space="preserve">), así que se evalúa el clasificador local que usa el prototipo. Las recomendaciones las redacta </w:t>
      </w:r>
      <w:r w:rsidRPr="4601E584" w:rsidR="63603635">
        <w:rPr>
          <w:rFonts w:ascii="Times New Roman" w:hAnsi="Times New Roman" w:eastAsia="Times New Roman" w:cs="Times New Roman"/>
        </w:rPr>
        <w:t>Nemotron</w:t>
      </w:r>
      <w:r w:rsidRPr="4601E584" w:rsidR="63603635">
        <w:rPr>
          <w:rFonts w:ascii="Times New Roman" w:hAnsi="Times New Roman" w:eastAsia="Times New Roman" w:cs="Times New Roman"/>
        </w:rPr>
        <w:t xml:space="preserve"> 3 Super (modelo abierto, gratuito vía </w:t>
      </w:r>
      <w:r w:rsidRPr="4601E584" w:rsidR="63603635">
        <w:rPr>
          <w:rFonts w:ascii="Times New Roman" w:hAnsi="Times New Roman" w:eastAsia="Times New Roman" w:cs="Times New Roman"/>
        </w:rPr>
        <w:t>OpenRouter</w:t>
      </w:r>
      <w:r w:rsidRPr="4601E584" w:rsidR="63603635">
        <w:rPr>
          <w:rFonts w:ascii="Times New Roman" w:hAnsi="Times New Roman" w:eastAsia="Times New Roman" w:cs="Times New Roman"/>
        </w:rPr>
        <w:t xml:space="preserve">). </w:t>
      </w:r>
    </w:p>
    <w:p w:rsidR="66CFC02B" w:rsidP="4601E584" w:rsidRDefault="66CFC02B" w14:paraId="086BBA2B" w14:textId="5F04157F">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Revisión manual frente a la evaluación automática</w:t>
      </w:r>
    </w:p>
    <w:p w:rsidR="66CFC02B" w:rsidP="29CC7249" w:rsidRDefault="66CFC02B" w14:paraId="22843C07" w14:textId="7164C71E">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rPr>
        <w:t>Llenamos las cuatro hojas de revisión (out/evaluacion/) leyendo cada fila. Las etiquetas se pusieron sin ver antes las del clasificador. Esta es la comparación con lo que había dicho la evaluación automática sobre la misma corrida:</w:t>
      </w:r>
    </w:p>
    <w:tbl>
      <w:tblPr>
        <w:tblW w:w="0" w:type="auto"/>
        <w:tblLook w:val="04A0" w:firstRow="1" w:lastRow="0" w:firstColumn="1" w:lastColumn="0" w:noHBand="0" w:noVBand="1"/>
      </w:tblPr>
      <w:tblGrid>
        <w:gridCol w:w="1966"/>
        <w:gridCol w:w="2182"/>
        <w:gridCol w:w="2521"/>
        <w:gridCol w:w="1972"/>
      </w:tblGrid>
      <w:tr w:rsidR="29CC7249" w:rsidTr="4601E584" w14:paraId="386FB169"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1E737F6" w14:textId="32018C7E">
            <w:pPr>
              <w:spacing w:after="0"/>
            </w:pPr>
            <w:r w:rsidRPr="4601E584" w:rsidR="29CC7249">
              <w:rPr>
                <w:rFonts w:ascii="Times New Roman" w:hAnsi="Times New Roman" w:eastAsia="Times New Roman" w:cs="Times New Roman"/>
                <w:b w:val="1"/>
                <w:bCs w:val="1"/>
              </w:rPr>
              <w:t>Qué se evalúa</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8830F0A" w14:textId="228A9983">
            <w:pPr>
              <w:spacing w:after="0"/>
            </w:pPr>
            <w:r w:rsidRPr="4601E584" w:rsidR="29CC7249">
              <w:rPr>
                <w:rFonts w:ascii="Times New Roman" w:hAnsi="Times New Roman" w:eastAsia="Times New Roman" w:cs="Times New Roman"/>
                <w:b w:val="1"/>
                <w:bCs w:val="1"/>
              </w:rPr>
              <w:t>Evaluación automática</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5F0275F" w14:textId="1D6BE8A5">
            <w:pPr>
              <w:spacing w:after="0"/>
            </w:pPr>
            <w:r w:rsidRPr="4601E584" w:rsidR="29CC7249">
              <w:rPr>
                <w:rFonts w:ascii="Times New Roman" w:hAnsi="Times New Roman" w:eastAsia="Times New Roman" w:cs="Times New Roman"/>
                <w:b w:val="1"/>
                <w:bCs w:val="1"/>
              </w:rPr>
              <w:t>Revisión manual</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4D4405E" w14:textId="360054C8">
            <w:pPr>
              <w:spacing w:after="0"/>
            </w:pPr>
            <w:r w:rsidRPr="4601E584" w:rsidR="29CC7249">
              <w:rPr>
                <w:rFonts w:ascii="Times New Roman" w:hAnsi="Times New Roman" w:eastAsia="Times New Roman" w:cs="Times New Roman"/>
                <w:b w:val="1"/>
                <w:bCs w:val="1"/>
              </w:rPr>
              <w:t>¿Coinciden?</w:t>
            </w:r>
          </w:p>
        </w:tc>
      </w:tr>
      <w:tr w:rsidR="29CC7249" w:rsidTr="4601E584" w14:paraId="36170B4A"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67955DA" w14:textId="5C58556D">
            <w:pPr>
              <w:spacing w:after="0"/>
            </w:pPr>
            <w:r w:rsidRPr="4601E584" w:rsidR="29CC7249">
              <w:rPr>
                <w:rFonts w:ascii="Times New Roman" w:hAnsi="Times New Roman" w:eastAsia="Times New Roman" w:cs="Times New Roman"/>
              </w:rPr>
              <w:t>Privacidad</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E9E0CF6" w14:textId="3399FADB">
            <w:pPr>
              <w:spacing w:after="0"/>
            </w:pPr>
            <w:r w:rsidRPr="4601E584" w:rsidR="29CC7249">
              <w:rPr>
                <w:rFonts w:ascii="Times New Roman" w:hAnsi="Times New Roman" w:eastAsia="Times New Roman" w:cs="Times New Roman"/>
              </w:rPr>
              <w:t>0 fugas en 4.440 textos</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6E27C95" w14:textId="4C234BA7">
            <w:pPr>
              <w:spacing w:after="0"/>
            </w:pPr>
            <w:r w:rsidRPr="4601E584" w:rsidR="29CC7249">
              <w:rPr>
                <w:rFonts w:ascii="Times New Roman" w:hAnsi="Times New Roman" w:eastAsia="Times New Roman" w:cs="Times New Roman"/>
              </w:rPr>
              <w:t>0 fugas en 30 piezas</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6A610BC" w14:textId="7D3BD6AF">
            <w:pPr>
              <w:spacing w:after="0"/>
            </w:pPr>
            <w:r w:rsidRPr="4601E584" w:rsidR="29CC7249">
              <w:rPr>
                <w:rFonts w:ascii="Times New Roman" w:hAnsi="Times New Roman" w:eastAsia="Times New Roman" w:cs="Times New Roman"/>
              </w:rPr>
              <w:t>Sí</w:t>
            </w:r>
          </w:p>
        </w:tc>
      </w:tr>
      <w:tr w:rsidR="29CC7249" w:rsidTr="4601E584" w14:paraId="49331198"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8D58DBE" w14:textId="30DA8438">
            <w:pPr>
              <w:spacing w:after="0"/>
            </w:pPr>
            <w:r w:rsidRPr="4601E584" w:rsidR="29CC7249">
              <w:rPr>
                <w:rFonts w:ascii="Times New Roman" w:hAnsi="Times New Roman" w:eastAsia="Times New Roman" w:cs="Times New Roman"/>
              </w:rPr>
              <w:t>Tema</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99B231D" w14:textId="1A282858">
            <w:pPr>
              <w:spacing w:after="0"/>
            </w:pPr>
            <w:r w:rsidRPr="4601E584" w:rsidR="29CC7249">
              <w:rPr>
                <w:rFonts w:ascii="Times New Roman" w:hAnsi="Times New Roman" w:eastAsia="Times New Roman" w:cs="Times New Roman"/>
              </w:rPr>
              <w:t>Solo mide la distribución: «Riesgos y seguridad» tiene el 29 %</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5697F17" w14:textId="092D3CD2">
            <w:pPr>
              <w:spacing w:after="0"/>
            </w:pPr>
            <w:r w:rsidRPr="4601E584" w:rsidR="29CC7249">
              <w:rPr>
                <w:rFonts w:ascii="Times New Roman" w:hAnsi="Times New Roman" w:eastAsia="Times New Roman" w:cs="Times New Roman"/>
              </w:rPr>
              <w:t>Acuerdo con el clasificador: 38 %</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42B551E" w14:textId="319787D1">
            <w:pPr>
              <w:spacing w:after="0"/>
            </w:pPr>
            <w:r w:rsidRPr="4601E584" w:rsidR="29CC7249">
              <w:rPr>
                <w:rFonts w:ascii="Times New Roman" w:hAnsi="Times New Roman" w:eastAsia="Times New Roman" w:cs="Times New Roman"/>
              </w:rPr>
              <w:t>No: la automática no veía el error</w:t>
            </w:r>
          </w:p>
        </w:tc>
      </w:tr>
      <w:tr w:rsidR="29CC7249" w:rsidTr="4601E584" w14:paraId="6BF9A121"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2CFDADE" w14:textId="4E1C11F0">
            <w:pPr>
              <w:spacing w:after="0"/>
            </w:pPr>
            <w:r w:rsidRPr="4601E584" w:rsidR="29CC7249">
              <w:rPr>
                <w:rFonts w:ascii="Times New Roman" w:hAnsi="Times New Roman" w:eastAsia="Times New Roman" w:cs="Times New Roman"/>
              </w:rPr>
              <w:t>Gancho</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E80311C" w14:textId="3BC9F39A">
            <w:pPr>
              <w:spacing w:after="0"/>
            </w:pPr>
            <w:r w:rsidRPr="4601E584" w:rsidR="29CC7249">
              <w:rPr>
                <w:rFonts w:ascii="Times New Roman" w:hAnsi="Times New Roman" w:eastAsia="Times New Roman" w:cs="Times New Roman"/>
              </w:rPr>
              <w:t>Alerta: 82 % «sin gancho»</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2F57E65" w14:textId="3B87D288">
            <w:pPr>
              <w:spacing w:after="0"/>
            </w:pPr>
            <w:r w:rsidRPr="4601E584" w:rsidR="29CC7249">
              <w:rPr>
                <w:rFonts w:ascii="Times New Roman" w:hAnsi="Times New Roman" w:eastAsia="Times New Roman" w:cs="Times New Roman"/>
              </w:rPr>
              <w:t>Acuerdo 54 %; cuando sí hay gancho, acierta 5 de 28</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5A76864" w14:textId="25102FEC">
            <w:pPr>
              <w:spacing w:after="0"/>
            </w:pPr>
            <w:r w:rsidRPr="4601E584" w:rsidR="29CC7249">
              <w:rPr>
                <w:rFonts w:ascii="Times New Roman" w:hAnsi="Times New Roman" w:eastAsia="Times New Roman" w:cs="Times New Roman"/>
              </w:rPr>
              <w:t>Sí: confirma la alerta</w:t>
            </w:r>
          </w:p>
        </w:tc>
      </w:tr>
      <w:tr w:rsidR="29CC7249" w:rsidTr="4601E584" w14:paraId="5E91CC11"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19EA0D6" w14:textId="5211FDC5">
            <w:pPr>
              <w:spacing w:after="0"/>
            </w:pPr>
            <w:r w:rsidRPr="4601E584" w:rsidR="29CC7249">
              <w:rPr>
                <w:rFonts w:ascii="Times New Roman" w:hAnsi="Times New Roman" w:eastAsia="Times New Roman" w:cs="Times New Roman"/>
              </w:rPr>
              <w:t>Formato</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92244A3" w14:textId="6099FA09">
            <w:pPr>
              <w:spacing w:after="0"/>
            </w:pPr>
            <w:r w:rsidRPr="4601E584" w:rsidR="29CC7249">
              <w:rPr>
                <w:rFonts w:ascii="Times New Roman" w:hAnsi="Times New Roman" w:eastAsia="Times New Roman" w:cs="Times New Roman"/>
              </w:rPr>
              <w:t>Usa solo 3 de 8 formatos</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1881781" w14:textId="44E172EF">
            <w:pPr>
              <w:spacing w:after="0"/>
            </w:pPr>
            <w:r w:rsidRPr="4601E584" w:rsidR="29CC7249">
              <w:rPr>
                <w:rFonts w:ascii="Times New Roman" w:hAnsi="Times New Roman" w:eastAsia="Times New Roman" w:cs="Times New Roman"/>
              </w:rPr>
              <w:t>Acuerdo 46 %</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33EB372" w14:textId="7901DD44">
            <w:pPr>
              <w:spacing w:after="0"/>
            </w:pPr>
            <w:r w:rsidRPr="4601E584" w:rsidR="29CC7249">
              <w:rPr>
                <w:rFonts w:ascii="Times New Roman" w:hAnsi="Times New Roman" w:eastAsia="Times New Roman" w:cs="Times New Roman"/>
              </w:rPr>
              <w:t>Sí</w:t>
            </w:r>
          </w:p>
        </w:tc>
      </w:tr>
      <w:tr w:rsidR="29CC7249" w:rsidTr="4601E584" w14:paraId="2544E0C6"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57CB972" w14:textId="05F7EF83">
            <w:pPr>
              <w:spacing w:after="0"/>
            </w:pPr>
            <w:r w:rsidRPr="4601E584" w:rsidR="29CC7249">
              <w:rPr>
                <w:rFonts w:ascii="Times New Roman" w:hAnsi="Times New Roman" w:eastAsia="Times New Roman" w:cs="Times New Roman"/>
              </w:rPr>
              <w:t>Humo y relevancia</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94F2BAB" w14:textId="4C14A4EF">
            <w:pPr>
              <w:spacing w:after="0"/>
            </w:pPr>
            <w:r w:rsidRPr="4601E584" w:rsidR="29CC7249">
              <w:rPr>
                <w:rFonts w:ascii="Times New Roman" w:hAnsi="Times New Roman" w:eastAsia="Times New Roman" w:cs="Times New Roman"/>
              </w:rPr>
              <w:t>—</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90380C7" w14:textId="6194D3BF">
            <w:pPr>
              <w:spacing w:after="0"/>
            </w:pPr>
            <w:r w:rsidRPr="4601E584" w:rsidR="29CC7249">
              <w:rPr>
                <w:rFonts w:ascii="Times New Roman" w:hAnsi="Times New Roman" w:eastAsia="Times New Roman" w:cs="Times New Roman"/>
              </w:rPr>
              <w:t>Acuerdo 80 % en humo y 70 % en relevancia (±1)</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B07D9BC" w14:textId="4A2000A6">
            <w:pPr>
              <w:spacing w:after="0"/>
            </w:pPr>
            <w:r w:rsidRPr="4601E584" w:rsidR="29CC7249">
              <w:rPr>
                <w:rFonts w:ascii="Times New Roman" w:hAnsi="Times New Roman" w:eastAsia="Times New Roman" w:cs="Times New Roman"/>
              </w:rPr>
              <w:t>Aceptable</w:t>
            </w:r>
          </w:p>
        </w:tc>
      </w:tr>
      <w:tr w:rsidR="29CC7249" w:rsidTr="4601E584" w14:paraId="7C0A57A1"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2E26355" w14:textId="03F28A88">
            <w:pPr>
              <w:spacing w:after="0"/>
            </w:pPr>
            <w:r w:rsidRPr="4601E584" w:rsidR="29CC7249">
              <w:rPr>
                <w:rFonts w:ascii="Times New Roman" w:hAnsi="Times New Roman" w:eastAsia="Times New Roman" w:cs="Times New Roman"/>
              </w:rPr>
              <w:t>Top 10</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F44997C" w14:textId="5363B7FD">
            <w:pPr>
              <w:spacing w:after="0"/>
            </w:pPr>
            <w:r w:rsidRPr="4601E584" w:rsidR="29CC7249">
              <w:rPr>
                <w:rFonts w:ascii="Times New Roman" w:hAnsi="Times New Roman" w:eastAsia="Times New Roman" w:cs="Times New Roman"/>
              </w:rPr>
              <w:t>Estabilidad 9,4 de 10; simulación 80 %</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EAF8E56" w14:textId="3511DEC1">
            <w:pPr>
              <w:spacing w:after="0"/>
            </w:pPr>
            <w:r w:rsidRPr="4601E584" w:rsidR="29CC7249">
              <w:rPr>
                <w:rFonts w:ascii="Times New Roman" w:hAnsi="Times New Roman" w:eastAsia="Times New Roman" w:cs="Times New Roman"/>
              </w:rPr>
              <w:t>5 de 10 tienen sentido con sus ejemplos; 30X publicaría sobre 9 de 10</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B68E546" w14:textId="13A3434E">
            <w:pPr>
              <w:spacing w:after="0"/>
            </w:pPr>
            <w:r w:rsidRPr="4601E584" w:rsidR="29CC7249">
              <w:rPr>
                <w:rFonts w:ascii="Times New Roman" w:hAnsi="Times New Roman" w:eastAsia="Times New Roman" w:cs="Times New Roman"/>
              </w:rPr>
              <w:t>No: estable no es lo mismo que correcto</w:t>
            </w:r>
          </w:p>
        </w:tc>
      </w:tr>
      <w:tr w:rsidR="29CC7249" w:rsidTr="4601E584" w14:paraId="3C13F100" w14:textId="77777777">
        <w:trPr>
          <w:trHeight w:val="300"/>
        </w:trPr>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8C9A659" w14:textId="3E99EE13">
            <w:pPr>
              <w:spacing w:after="0"/>
            </w:pPr>
            <w:r w:rsidRPr="4601E584" w:rsidR="29CC7249">
              <w:rPr>
                <w:rFonts w:ascii="Times New Roman" w:hAnsi="Times New Roman" w:eastAsia="Times New Roman" w:cs="Times New Roman"/>
              </w:rPr>
              <w:t>Recomendaciones</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908641C" w14:textId="01C4DCC5">
            <w:pPr>
              <w:spacing w:after="0"/>
            </w:pPr>
            <w:r w:rsidRPr="4601E584" w:rsidR="29CC7249">
              <w:rPr>
                <w:rFonts w:ascii="Times New Roman" w:hAnsi="Times New Roman" w:eastAsia="Times New Roman" w:cs="Times New Roman"/>
              </w:rPr>
              <w:t>2 cifras inventadas</w:t>
            </w:r>
          </w:p>
        </w:tc>
        <w:tc>
          <w:tcPr>
            <w:tcW w:w="25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68224BB" w14:textId="3CEDD19B">
            <w:pPr>
              <w:spacing w:after="0"/>
            </w:pPr>
            <w:r w:rsidRPr="4601E584" w:rsidR="29CC7249">
              <w:rPr>
                <w:rFonts w:ascii="Times New Roman" w:hAnsi="Times New Roman" w:eastAsia="Times New Roman" w:cs="Times New Roman"/>
              </w:rPr>
              <w:t>11 de 16 afirman hechos sin respaldo; promedio 3,2 de 5</w:t>
            </w:r>
          </w:p>
        </w:tc>
        <w:tc>
          <w:tcPr>
            <w:tcW w:w="19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65BACFE" w14:textId="1816C8CB">
            <w:pPr>
              <w:spacing w:after="0"/>
            </w:pPr>
            <w:r w:rsidRPr="4601E584" w:rsidR="29CC7249">
              <w:rPr>
                <w:rFonts w:ascii="Times New Roman" w:hAnsi="Times New Roman" w:eastAsia="Times New Roman" w:cs="Times New Roman"/>
              </w:rPr>
              <w:t>No: la automática solo busca números</w:t>
            </w:r>
          </w:p>
        </w:tc>
      </w:tr>
    </w:tbl>
    <w:p w:rsidR="66CFC02B" w:rsidP="29CC7249" w:rsidRDefault="66CFC02B" w14:paraId="5B33C40F" w14:textId="3B01C31A">
      <w:pPr>
        <w:spacing w:after="80"/>
        <w:rPr>
          <w:rFonts w:ascii="Times New Roman" w:hAnsi="Times New Roman" w:eastAsia="Times New Roman" w:cs="Times New Roman"/>
        </w:rPr>
      </w:pPr>
      <w:r w:rsidRPr="4601E584" w:rsidR="63603635">
        <w:rPr>
          <w:rFonts w:ascii="Times New Roman" w:hAnsi="Times New Roman" w:eastAsia="Times New Roman" w:cs="Times New Roman"/>
        </w:rPr>
        <w:t xml:space="preserve"> </w:t>
      </w:r>
    </w:p>
    <w:p w:rsidR="66CFC02B" w:rsidP="29CC7249" w:rsidRDefault="66CFC02B" w14:paraId="1D795C86" w14:textId="26743EA1">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Los temas están bien elegidos, pero varios ejemplos no les corresponden.</w:t>
      </w:r>
      <w:r w:rsidRPr="4601E584" w:rsidR="63603635">
        <w:rPr>
          <w:rFonts w:ascii="Times New Roman" w:hAnsi="Times New Roman" w:eastAsia="Times New Roman" w:cs="Times New Roman"/>
        </w:rPr>
        <w:t xml:space="preserve"> «IA en Latinoamérica» se apoyaba en una broma y una crítica a un blog, ninguna de la región; lo mismo pasaba con «Liderazgo» y «No-code». El clasificador local confunde temas: varias opiniones sobre la sociedad terminan como «Riesgos y seguridad», y por eso esa categoría era la más grande.</w:t>
      </w:r>
    </w:p>
    <w:p w:rsidR="66CFC02B" w:rsidP="29CC7249" w:rsidRDefault="66CFC02B" w14:paraId="5AF72CFA" w14:textId="3539B745">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El detector de ganchos casi no funciona:</w:t>
      </w:r>
      <w:r w:rsidRPr="4601E584" w:rsidR="63603635">
        <w:rPr>
          <w:rFonts w:ascii="Times New Roman" w:hAnsi="Times New Roman" w:eastAsia="Times New Roman" w:cs="Times New Roman"/>
        </w:rPr>
        <w:t xml:space="preserve"> marca «sin gancho» en 44 de 50 piezas, aunque en 28 sí había gancho (opinión, contraintuitivo, noticia urgente, advertencia).</w:t>
      </w:r>
    </w:p>
    <w:p w:rsidR="66CFC02B" w:rsidP="29CC7249" w:rsidRDefault="66CFC02B" w14:paraId="7F0F649A" w14:textId="4F146DA0">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Las recomendaciones inventaban hechos con palabras, no solo cifras:</w:t>
      </w:r>
      <w:r w:rsidRPr="4601E584" w:rsidR="63603635">
        <w:rPr>
          <w:rFonts w:ascii="Times New Roman" w:hAnsi="Times New Roman" w:eastAsia="Times New Roman" w:cs="Times New Roman"/>
        </w:rPr>
        <w:t xml:space="preserve"> «una encuesta reciente», «acaba de salir un informe», «normas que entrarán en vigor en Brasil el próximo año». El verificador automático solo busca números y no los detectaba.</w:t>
      </w:r>
    </w:p>
    <w:p w:rsidR="66CFC02B" w:rsidP="29CC7249" w:rsidRDefault="66CFC02B" w14:paraId="727CDD36" w14:textId="56493BA3">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Redacción:</w:t>
      </w:r>
      <w:r w:rsidRPr="4601E584" w:rsidR="63603635">
        <w:rPr>
          <w:rFonts w:ascii="Times New Roman" w:hAnsi="Times New Roman" w:eastAsia="Times New Roman" w:cs="Times New Roman"/>
        </w:rPr>
        <w:t xml:space="preserve"> palabras en inglés («overlooking», «Carousel», «deployar»), voseo («¿Sabés?»), mezcla de usted y tú, y un error cultural («Día de los Muertos» en Brasil).</w:t>
      </w:r>
    </w:p>
    <w:p w:rsidR="66CFC02B" w:rsidP="29CC7249" w:rsidRDefault="66CFC02B" w14:paraId="0711397E" w14:textId="3C524EC3">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Privacidad:</w:t>
      </w:r>
      <w:r w:rsidRPr="4601E584" w:rsidR="63603635">
        <w:rPr>
          <w:rFonts w:ascii="Times New Roman" w:hAnsi="Times New Roman" w:eastAsia="Times New Roman" w:cs="Times New Roman"/>
        </w:rPr>
        <w:t xml:space="preserve"> ninguna fuga, pero se coló una publicación para adultos (#nfsw) y el limpiador tapó una fecha creyendo que era un teléfono («Nov [teléfono]% online»).</w:t>
      </w:r>
    </w:p>
    <w:p w:rsidR="66CFC02B" w:rsidP="29CC7249" w:rsidRDefault="66CFC02B" w14:paraId="079325F5" w14:textId="463284AB">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Cuenta @crece30x:</w:t>
      </w:r>
      <w:r w:rsidRPr="4601E584" w:rsidR="63603635">
        <w:rPr>
          <w:rFonts w:ascii="Times New Roman" w:hAnsi="Times New Roman" w:eastAsia="Times New Roman" w:cs="Times New Roman"/>
        </w:rPr>
        <w:t xml:space="preserve"> el reporte no tenía ninguna pieza para la cuenta, porque la corrida se hizo sin la ficha.</w:t>
      </w:r>
    </w:p>
    <w:p w:rsidR="66CFC02B" w:rsidP="4601E584" w:rsidRDefault="66CFC02B" w14:paraId="5B1F8504" w14:textId="49874C2C">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Qué corregimos</w:t>
      </w:r>
    </w:p>
    <w:p w:rsidR="66CFC02B" w:rsidP="29CC7249" w:rsidRDefault="66CFC02B" w14:paraId="579FA483" w14:textId="4B80867F">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rPr>
        <w:t>Esta es la segunda ronda de correcciones. La primera (gancho «opinión» por defecto, patrones de 2 o 3 piezas citados como evidencia y falsas alertas de cifras) se describió en la versión anterior de este documento.</w:t>
      </w:r>
    </w:p>
    <w:tbl>
      <w:tblPr>
        <w:tblW w:w="0" w:type="auto"/>
        <w:tblLook w:val="04A0" w:firstRow="1" w:lastRow="0" w:firstColumn="1" w:lastColumn="0" w:noHBand="0" w:noVBand="1"/>
      </w:tblPr>
      <w:tblGrid>
        <w:gridCol w:w="2565"/>
        <w:gridCol w:w="3493"/>
        <w:gridCol w:w="2595"/>
      </w:tblGrid>
      <w:tr w:rsidR="29CC7249" w:rsidTr="4601E584" w14:paraId="7789C0B2" w14:textId="77777777">
        <w:trPr>
          <w:trHeight w:val="300"/>
        </w:trPr>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6436CCD" w14:textId="167D6334">
            <w:pPr>
              <w:spacing w:after="0"/>
            </w:pPr>
            <w:r w:rsidRPr="4601E584" w:rsidR="29CC7249">
              <w:rPr>
                <w:rFonts w:ascii="Times New Roman" w:hAnsi="Times New Roman" w:eastAsia="Times New Roman" w:cs="Times New Roman"/>
                <w:b w:val="1"/>
                <w:bCs w:val="1"/>
              </w:rPr>
              <w:t>Hallazgo</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35CC098" w14:textId="6BA8465A">
            <w:pPr>
              <w:spacing w:after="0"/>
            </w:pPr>
            <w:r w:rsidRPr="4601E584" w:rsidR="29CC7249">
              <w:rPr>
                <w:rFonts w:ascii="Times New Roman" w:hAnsi="Times New Roman" w:eastAsia="Times New Roman" w:cs="Times New Roman"/>
                <w:b w:val="1"/>
                <w:bCs w:val="1"/>
              </w:rPr>
              <w:t>Corrección</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777F2E1" w14:textId="18EAAA69">
            <w:pPr>
              <w:spacing w:after="0"/>
            </w:pPr>
            <w:r w:rsidRPr="4601E584" w:rsidR="29CC7249">
              <w:rPr>
                <w:rFonts w:ascii="Times New Roman" w:hAnsi="Times New Roman" w:eastAsia="Times New Roman" w:cs="Times New Roman"/>
                <w:b w:val="1"/>
                <w:bCs w:val="1"/>
              </w:rPr>
              <w:t>Resultado en la nueva corrida</w:t>
            </w:r>
          </w:p>
        </w:tc>
      </w:tr>
      <w:tr w:rsidR="29CC7249" w:rsidTr="4601E584" w14:paraId="6BB02C13" w14:textId="77777777">
        <w:trPr>
          <w:trHeight w:val="300"/>
        </w:trPr>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B4D1A27" w14:textId="5434B030">
            <w:pPr>
              <w:spacing w:after="0"/>
            </w:pPr>
            <w:r w:rsidRPr="4601E584" w:rsidR="29CC7249">
              <w:rPr>
                <w:rFonts w:ascii="Times New Roman" w:hAnsi="Times New Roman" w:eastAsia="Times New Roman" w:cs="Times New Roman"/>
              </w:rPr>
              <w:t>Recomendaciones con estudios, informes y normas inventados</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47D577A" w14:textId="09127C8C">
            <w:pPr>
              <w:spacing w:after="0"/>
            </w:pPr>
            <w:r w:rsidRPr="4601E584" w:rsidR="29CC7249">
              <w:rPr>
                <w:rFonts w:ascii="Times New Roman" w:hAnsi="Times New Roman" w:eastAsia="Times New Roman" w:cs="Times New Roman"/>
              </w:rPr>
              <w:t>El prompt prohíbe inventar estudios, encuestas, informes, conferencias, leyes y fechas, y pide plantear como idea lo que no está en la evidencia; además recibe la fecha de hoy</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7602423" w14:textId="1982443C">
            <w:pPr>
              <w:spacing w:after="0"/>
            </w:pPr>
            <w:r w:rsidRPr="4601E584" w:rsidR="29CC7249">
              <w:rPr>
                <w:rFonts w:ascii="Times New Roman" w:hAnsi="Times New Roman" w:eastAsia="Times New Roman" w:cs="Times New Roman"/>
              </w:rPr>
              <w:t>Hechos sin respaldo: de 11 de 16 a 3 de 16</w:t>
            </w:r>
          </w:p>
        </w:tc>
      </w:tr>
      <w:tr w:rsidR="29CC7249" w:rsidTr="4601E584" w14:paraId="3D6783B7" w14:textId="77777777">
        <w:trPr>
          <w:trHeight w:val="300"/>
        </w:trPr>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BEE1822" w14:textId="75150E70">
            <w:pPr>
              <w:spacing w:after="0"/>
            </w:pPr>
            <w:r w:rsidRPr="4601E584" w:rsidR="29CC7249">
              <w:rPr>
                <w:rFonts w:ascii="Times New Roman" w:hAnsi="Times New Roman" w:eastAsia="Times New Roman" w:cs="Times New Roman"/>
              </w:rPr>
              <w:t>Voseo, usted y palabras en inglés</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B1175B9" w14:textId="28B992F0">
            <w:pPr>
              <w:spacing w:after="0"/>
            </w:pPr>
            <w:r w:rsidRPr="4601E584" w:rsidR="29CC7249">
              <w:rPr>
                <w:rFonts w:ascii="Times New Roman" w:hAnsi="Times New Roman" w:eastAsia="Times New Roman" w:cs="Times New Roman"/>
              </w:rPr>
              <w:t>El prompt pide español neutro, tuteo y equivalentes en español</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637D9FA" w14:textId="1E0F6896">
            <w:pPr>
              <w:spacing w:after="0"/>
            </w:pPr>
            <w:r w:rsidRPr="4601E584" w:rsidR="29CC7249">
              <w:rPr>
                <w:rFonts w:ascii="Times New Roman" w:hAnsi="Times New Roman" w:eastAsia="Times New Roman" w:cs="Times New Roman"/>
              </w:rPr>
              <w:t>Sin voseo ni usted; quedan 3 palabras en inglés («disruption», «Swipe», «saved»)</w:t>
            </w:r>
          </w:p>
        </w:tc>
      </w:tr>
      <w:tr w:rsidR="29CC7249" w:rsidTr="4601E584" w14:paraId="47814C53" w14:textId="77777777">
        <w:trPr>
          <w:trHeight w:val="300"/>
        </w:trPr>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36F5A32" w14:textId="738067B9">
            <w:pPr>
              <w:spacing w:after="0"/>
            </w:pPr>
            <w:r w:rsidRPr="4601E584" w:rsidR="29CC7249">
              <w:rPr>
                <w:rFonts w:ascii="Times New Roman" w:hAnsi="Times New Roman" w:eastAsia="Times New Roman" w:cs="Times New Roman"/>
              </w:rPr>
              <w:t>Contenido para adultos</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7B896B0" w14:textId="68793A03">
            <w:pPr>
              <w:spacing w:after="0"/>
            </w:pPr>
            <w:r w:rsidRPr="4601E584" w:rsidR="29CC7249">
              <w:rPr>
                <w:rFonts w:ascii="Times New Roman" w:hAnsi="Times New Roman" w:eastAsia="Times New Roman" w:cs="Times New Roman"/>
              </w:rPr>
              <w:t>Filtro de etiquetas explícitas (#nsfw, #rule34, OnlyFans, etc.) al recolectar; las noticias sobre deepfakes sí se conservan</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5D2BDD9" w14:textId="62791EE0">
            <w:pPr>
              <w:spacing w:after="0"/>
            </w:pPr>
            <w:r w:rsidRPr="4601E584" w:rsidR="29CC7249">
              <w:rPr>
                <w:rFonts w:ascii="Times New Roman" w:hAnsi="Times New Roman" w:eastAsia="Times New Roman" w:cs="Times New Roman"/>
              </w:rPr>
              <w:t>78 piezas filtradas en esta corrida; después afinamos el filtro para no botar 2 noticias</w:t>
            </w:r>
          </w:p>
        </w:tc>
      </w:tr>
      <w:tr w:rsidR="29CC7249" w:rsidTr="4601E584" w14:paraId="1FD1DB76" w14:textId="77777777">
        <w:trPr>
          <w:trHeight w:val="300"/>
        </w:trPr>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FAE1670" w14:textId="2DA1D633">
            <w:pPr>
              <w:spacing w:after="0"/>
            </w:pPr>
            <w:r w:rsidRPr="4601E584" w:rsidR="29CC7249">
              <w:rPr>
                <w:rFonts w:ascii="Times New Roman" w:hAnsi="Times New Roman" w:eastAsia="Times New Roman" w:cs="Times New Roman"/>
              </w:rPr>
              <w:t>Fecha tapada como teléfono</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1D7B757" w14:textId="3F957E85">
            <w:pPr>
              <w:spacing w:after="0"/>
            </w:pPr>
            <w:r w:rsidRPr="4601E584" w:rsidR="29CC7249">
              <w:rPr>
                <w:rFonts w:ascii="Times New Roman" w:hAnsi="Times New Roman" w:eastAsia="Times New Roman" w:cs="Times New Roman"/>
              </w:rPr>
              <w:t>Solo se tapa un número con 8 dígitos o más y sin «%» detrás; el verificador usa el mismo criterio</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800E428" w14:textId="32910CA1">
            <w:pPr>
              <w:spacing w:after="0"/>
            </w:pPr>
            <w:r w:rsidRPr="4601E584" w:rsidR="29CC7249">
              <w:rPr>
                <w:rFonts w:ascii="Times New Roman" w:hAnsi="Times New Roman" w:eastAsia="Times New Roman" w:cs="Times New Roman"/>
              </w:rPr>
              <w:t>La fecha ya se conserva; 0 teléfonos reales</w:t>
            </w:r>
          </w:p>
        </w:tc>
      </w:tr>
      <w:tr w:rsidR="29CC7249" w:rsidTr="4601E584" w14:paraId="6F2AC381" w14:textId="77777777">
        <w:trPr>
          <w:trHeight w:val="300"/>
        </w:trPr>
        <w:tc>
          <w:tcPr>
            <w:tcW w:w="2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25706C9" w14:textId="5985E468">
            <w:pPr>
              <w:spacing w:after="0"/>
            </w:pPr>
            <w:r w:rsidRPr="4601E584" w:rsidR="29CC7249">
              <w:rPr>
                <w:rFonts w:ascii="Times New Roman" w:hAnsi="Times New Roman" w:eastAsia="Times New Roman" w:cs="Times New Roman"/>
              </w:rPr>
              <w:t>Sin piezas para @crece30x</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E7204F6" w14:textId="426B2077">
            <w:pPr>
              <w:spacing w:after="0"/>
            </w:pPr>
            <w:r w:rsidRPr="4601E584" w:rsidR="29CC7249">
              <w:rPr>
                <w:rFonts w:ascii="Times New Roman" w:hAnsi="Times New Roman" w:eastAsia="Times New Roman" w:cs="Times New Roman"/>
              </w:rPr>
              <w:t>Llenamos la ficha de la cuenta con la audiencia del reto y volvimos a correr</w:t>
            </w:r>
          </w:p>
        </w:tc>
        <w:tc>
          <w:tcPr>
            <w:tcW w:w="25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6ADA74D" w14:textId="22C4C9BD">
            <w:pPr>
              <w:spacing w:after="0"/>
            </w:pPr>
            <w:r w:rsidRPr="4601E584" w:rsidR="29CC7249">
              <w:rPr>
                <w:rFonts w:ascii="Times New Roman" w:hAnsi="Times New Roman" w:eastAsia="Times New Roman" w:cs="Times New Roman"/>
              </w:rPr>
              <w:t>16 de 16 temas traen pieza para @crece30x</w:t>
            </w:r>
          </w:p>
        </w:tc>
      </w:tr>
    </w:tbl>
    <w:p w:rsidR="66CFC02B" w:rsidP="4601E584" w:rsidRDefault="66CFC02B" w14:paraId="1E993C4E" w14:textId="2337A9A4">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1. Recolección de datos</w:t>
      </w:r>
    </w:p>
    <w:p w:rsidR="66CFC02B" w:rsidP="29CC7249" w:rsidRDefault="66CFC02B" w14:paraId="4C732F2C" w14:textId="6FFBEDBD">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Fuentes:</w:t>
      </w:r>
      <w:r w:rsidRPr="4601E584" w:rsidR="63603635">
        <w:rPr>
          <w:rFonts w:ascii="Times New Roman" w:hAnsi="Times New Roman" w:eastAsia="Times New Roman" w:cs="Times New Roman"/>
        </w:rPr>
        <w:t xml:space="preserve"> Bluesky 36 %, Hacker News 20 %, Google News 14 % y noticias sobre IA en YouTube, Instagram, TikTok y LinkedIn (7–8 % cada una). Ninguna domina.</w:t>
      </w:r>
    </w:p>
    <w:p w:rsidR="66CFC02B" w:rsidP="29CC7249" w:rsidRDefault="66CFC02B" w14:paraId="4E7AF600" w14:textId="5A958062">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Idioma y región:</w:t>
      </w:r>
      <w:r w:rsidRPr="4601E584" w:rsidR="63603635">
        <w:rPr>
          <w:rFonts w:ascii="Times New Roman" w:hAnsi="Times New Roman" w:eastAsia="Times New Roman" w:cs="Times New Roman"/>
        </w:rPr>
        <w:t xml:space="preserve"> 39 % de las piezas de IA están en español; solo el 2 % habla explícitamente de Latinoamérica. Por eso el filtro de audiencia y el ángulo regional los aporta el radar.</w:t>
      </w:r>
    </w:p>
    <w:p w:rsidR="66CFC02B" w:rsidP="29CC7249" w:rsidRDefault="66CFC02B" w14:paraId="160DBD64" w14:textId="3B4302E1">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Errores:</w:t>
      </w:r>
      <w:r w:rsidRPr="4601E584" w:rsidR="63603635">
        <w:rPr>
          <w:rFonts w:ascii="Times New Roman" w:hAnsi="Times New Roman" w:eastAsia="Times New Roman" w:cs="Times New Roman"/>
        </w:rPr>
        <w:t xml:space="preserve"> de 451 consultas fallaron 10 (2 %), todas del RSS de YouTube, que esta vez no devolvió videos. Con una clave gratuita de la API de YouTube se reemplaza el RSS.</w:t>
      </w:r>
    </w:p>
    <w:p w:rsidR="66CFC02B" w:rsidP="29CC7249" w:rsidRDefault="66CFC02B" w14:paraId="2CE3EDF4" w14:textId="14D6E612">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Limpieza:</w:t>
      </w:r>
      <w:r w:rsidRPr="4601E584" w:rsidR="63603635">
        <w:rPr>
          <w:rFonts w:ascii="Times New Roman" w:hAnsi="Times New Roman" w:eastAsia="Times New Roman" w:cs="Times New Roman"/>
        </w:rPr>
        <w:t xml:space="preserve"> 72 duplicados, 9 piezas sin texto y 78 de contenido para adultos eliminadas; quedaron 4.342 piezas.</w:t>
      </w:r>
    </w:p>
    <w:p w:rsidR="66CFC02B" w:rsidP="29CC7249" w:rsidRDefault="66CFC02B" w14:paraId="7000AC3D" w14:textId="0A6F7BCA">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Tiempo:</w:t>
      </w:r>
      <w:r w:rsidRPr="4601E584" w:rsidR="63603635">
        <w:rPr>
          <w:rFonts w:ascii="Times New Roman" w:hAnsi="Times New Roman" w:eastAsia="Times New Roman" w:cs="Times New Roman"/>
        </w:rPr>
        <w:t xml:space="preserve"> recolección 14 segundos; corrida completa 12 minutos.</w:t>
      </w:r>
    </w:p>
    <w:p w:rsidR="66CFC02B" w:rsidP="4601E584" w:rsidRDefault="66CFC02B" w14:paraId="3E83853F" w14:textId="71585ABB">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2. Privacidad</w:t>
      </w:r>
    </w:p>
    <w:p w:rsidR="66CFC02B" w:rsidP="29CC7249" w:rsidRDefault="66CFC02B" w14:paraId="7404EA91" w14:textId="503C7471">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Búsqueda automática en 4.342 textos:</w:t>
      </w:r>
      <w:r w:rsidRPr="4601E584" w:rsidR="63603635">
        <w:rPr>
          <w:rFonts w:ascii="Times New Roman" w:hAnsi="Times New Roman" w:eastAsia="Times New Roman" w:cs="Times New Roman"/>
        </w:rPr>
        <w:t xml:space="preserve"> 0 menciones, 0 correos y 0 teléfonos.</w:t>
      </w:r>
    </w:p>
    <w:p w:rsidR="66CFC02B" w:rsidP="29CC7249" w:rsidRDefault="66CFC02B" w14:paraId="1522473E" w14:textId="4FAA1AF1">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Revisión manual de 30 piezas al azar:</w:t>
      </w:r>
      <w:r w:rsidRPr="4601E584" w:rsidR="63603635">
        <w:rPr>
          <w:rFonts w:ascii="Times New Roman" w:hAnsi="Times New Roman" w:eastAsia="Times New Roman" w:cs="Times New Roman"/>
        </w:rPr>
        <w:t xml:space="preserve"> 0 fugas. Las menciones quedaron como @usuario y las figuras públicas (políticos, periodistas) aparecen solo cuando la noticia habla de ellas.</w:t>
      </w:r>
    </w:p>
    <w:p w:rsidR="66CFC02B" w:rsidP="29CC7249" w:rsidRDefault="66CFC02B" w14:paraId="7BC29CB6" w14:textId="37369F38">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Autores:</w:t>
      </w:r>
      <w:r w:rsidRPr="4601E584" w:rsidR="63603635">
        <w:rPr>
          <w:rFonts w:ascii="Times New Roman" w:hAnsi="Times New Roman" w:eastAsia="Times New Roman" w:cs="Times New Roman"/>
        </w:rPr>
        <w:t xml:space="preserve"> ninguno se guarda con nombre; el autor es un código irreversible.</w:t>
      </w:r>
    </w:p>
    <w:p w:rsidR="66CFC02B" w:rsidP="29CC7249" w:rsidRDefault="66CFC02B" w14:paraId="2ABB7F31" w14:textId="35584A12">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Enlaces de Bluesky:</w:t>
      </w:r>
      <w:r w:rsidRPr="4601E584" w:rsidR="63603635">
        <w:rPr>
          <w:rFonts w:ascii="Times New Roman" w:hAnsi="Times New Roman" w:eastAsia="Times New Roman" w:cs="Times New Roman"/>
        </w:rPr>
        <w:t xml:space="preserve"> usan el identificador técnico (DID), no el nombre; al abrirlos se ve el perfil público, como con cualquier enlace a una publicación.</w:t>
      </w:r>
    </w:p>
    <w:p w:rsidR="66CFC02B" w:rsidP="4601E584" w:rsidRDefault="66CFC02B" w14:paraId="56B2526D" w14:textId="1CEDCB2D">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3. Calidad de la clasificación</w:t>
      </w:r>
    </w:p>
    <w:p w:rsidR="66CFC02B" w:rsidP="29CC7249" w:rsidRDefault="66CFC02B" w14:paraId="0904A99E" w14:textId="23C0CE7D">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rPr>
        <w:t>Comparamos las etiquetas del clasificador local con la revisión manual de 50 piezas al azar.</w:t>
      </w:r>
    </w:p>
    <w:tbl>
      <w:tblPr>
        <w:tblW w:w="0" w:type="auto"/>
        <w:tblLook w:val="04A0" w:firstRow="1" w:lastRow="0" w:firstColumn="1" w:lastColumn="0" w:noHBand="0" w:noVBand="1"/>
      </w:tblPr>
      <w:tblGrid>
        <w:gridCol w:w="1599"/>
        <w:gridCol w:w="1233"/>
        <w:gridCol w:w="1094"/>
        <w:gridCol w:w="4495"/>
      </w:tblGrid>
      <w:tr w:rsidR="29CC7249" w:rsidTr="4601E584" w14:paraId="6A5C2D58" w14:textId="77777777">
        <w:trPr>
          <w:trHeight w:val="300"/>
        </w:trPr>
        <w:tc>
          <w:tcPr>
            <w:tcW w:w="1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3F26CF7" w14:textId="0E3E9893">
            <w:pPr>
              <w:spacing w:after="0"/>
            </w:pPr>
            <w:r w:rsidRPr="4601E584" w:rsidR="29CC7249">
              <w:rPr>
                <w:rFonts w:ascii="Times New Roman" w:hAnsi="Times New Roman" w:eastAsia="Times New Roman" w:cs="Times New Roman"/>
                <w:b w:val="1"/>
                <w:bCs w:val="1"/>
              </w:rPr>
              <w:t>Pregunta</w:t>
            </w:r>
          </w:p>
        </w:tc>
        <w:tc>
          <w:tcPr>
            <w:tcW w:w="12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3AA04E7" w14:textId="21E81CBC">
            <w:pPr>
              <w:spacing w:after="0"/>
            </w:pPr>
            <w:r w:rsidRPr="4601E584" w:rsidR="29CC7249">
              <w:rPr>
                <w:rFonts w:ascii="Times New Roman" w:hAnsi="Times New Roman" w:eastAsia="Times New Roman" w:cs="Times New Roman"/>
                <w:b w:val="1"/>
                <w:bCs w:val="1"/>
              </w:rPr>
              <w:t>Acuerdo</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D68F886" w14:textId="50E975D4">
            <w:pPr>
              <w:spacing w:after="0"/>
            </w:pPr>
            <w:r w:rsidRPr="4601E584" w:rsidR="29CC7249">
              <w:rPr>
                <w:rFonts w:ascii="Times New Roman" w:hAnsi="Times New Roman" w:eastAsia="Times New Roman" w:cs="Times New Roman"/>
                <w:b w:val="1"/>
                <w:bCs w:val="1"/>
              </w:rPr>
              <w:t>Meta</w:t>
            </w:r>
          </w:p>
        </w:tc>
        <w:tc>
          <w:tcPr>
            <w:tcW w:w="4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1FB93B9" w14:textId="703BF265">
            <w:pPr>
              <w:spacing w:after="0"/>
            </w:pPr>
            <w:r w:rsidRPr="4601E584" w:rsidR="29CC7249">
              <w:rPr>
                <w:rFonts w:ascii="Times New Roman" w:hAnsi="Times New Roman" w:eastAsia="Times New Roman" w:cs="Times New Roman"/>
                <w:b w:val="1"/>
                <w:bCs w:val="1"/>
              </w:rPr>
              <w:t>Lectura</w:t>
            </w:r>
          </w:p>
        </w:tc>
      </w:tr>
      <w:tr w:rsidR="29CC7249" w:rsidTr="4601E584" w14:paraId="06CCD59B" w14:textId="77777777">
        <w:trPr>
          <w:trHeight w:val="300"/>
        </w:trPr>
        <w:tc>
          <w:tcPr>
            <w:tcW w:w="1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88BF544" w14:textId="277ED0D4">
            <w:pPr>
              <w:spacing w:after="0"/>
            </w:pPr>
            <w:r w:rsidRPr="4601E584" w:rsidR="29CC7249">
              <w:rPr>
                <w:rFonts w:ascii="Times New Roman" w:hAnsi="Times New Roman" w:eastAsia="Times New Roman" w:cs="Times New Roman"/>
              </w:rPr>
              <w:t>Tema</w:t>
            </w:r>
          </w:p>
        </w:tc>
        <w:tc>
          <w:tcPr>
            <w:tcW w:w="12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19AA046" w14:textId="48589AE8">
            <w:pPr>
              <w:spacing w:after="0"/>
            </w:pPr>
            <w:r w:rsidRPr="4601E584" w:rsidR="29CC7249">
              <w:rPr>
                <w:rFonts w:ascii="Times New Roman" w:hAnsi="Times New Roman" w:eastAsia="Times New Roman" w:cs="Times New Roman"/>
              </w:rPr>
              <w:t>38 %</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D488596" w14:textId="33B31461">
            <w:pPr>
              <w:spacing w:after="0"/>
            </w:pPr>
            <w:r w:rsidRPr="4601E584" w:rsidR="29CC7249">
              <w:rPr>
                <w:rFonts w:ascii="Times New Roman" w:hAnsi="Times New Roman" w:eastAsia="Times New Roman" w:cs="Times New Roman"/>
              </w:rPr>
              <w:t>70 %</w:t>
            </w:r>
          </w:p>
        </w:tc>
        <w:tc>
          <w:tcPr>
            <w:tcW w:w="4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604FAF4" w14:textId="738CC97D">
            <w:pPr>
              <w:spacing w:after="0"/>
            </w:pPr>
            <w:r w:rsidRPr="4601E584" w:rsidR="29CC7249">
              <w:rPr>
                <w:rFonts w:ascii="Times New Roman" w:hAnsi="Times New Roman" w:eastAsia="Times New Roman" w:cs="Times New Roman"/>
              </w:rPr>
              <w:t>No cumple. Con confianza alta acierta 44 %; con baja, 32 %</w:t>
            </w:r>
          </w:p>
        </w:tc>
      </w:tr>
      <w:tr w:rsidR="29CC7249" w:rsidTr="4601E584" w14:paraId="09B6DDD9" w14:textId="77777777">
        <w:trPr>
          <w:trHeight w:val="300"/>
        </w:trPr>
        <w:tc>
          <w:tcPr>
            <w:tcW w:w="1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6ED1B69" w14:textId="13DF6F2A">
            <w:pPr>
              <w:spacing w:after="0"/>
            </w:pPr>
            <w:r w:rsidRPr="4601E584" w:rsidR="29CC7249">
              <w:rPr>
                <w:rFonts w:ascii="Times New Roman" w:hAnsi="Times New Roman" w:eastAsia="Times New Roman" w:cs="Times New Roman"/>
              </w:rPr>
              <w:t>Gancho</w:t>
            </w:r>
          </w:p>
        </w:tc>
        <w:tc>
          <w:tcPr>
            <w:tcW w:w="12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06B4E59" w14:textId="28AAFACA">
            <w:pPr>
              <w:spacing w:after="0"/>
            </w:pPr>
            <w:r w:rsidRPr="4601E584" w:rsidR="29CC7249">
              <w:rPr>
                <w:rFonts w:ascii="Times New Roman" w:hAnsi="Times New Roman" w:eastAsia="Times New Roman" w:cs="Times New Roman"/>
              </w:rPr>
              <w:t>54 %</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3C149BD" w14:textId="7F467FCF">
            <w:pPr>
              <w:spacing w:after="0"/>
            </w:pPr>
            <w:r w:rsidRPr="4601E584" w:rsidR="29CC7249">
              <w:rPr>
                <w:rFonts w:ascii="Times New Roman" w:hAnsi="Times New Roman" w:eastAsia="Times New Roman" w:cs="Times New Roman"/>
              </w:rPr>
              <w:t>70 %</w:t>
            </w:r>
          </w:p>
        </w:tc>
        <w:tc>
          <w:tcPr>
            <w:tcW w:w="4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04AC41B" w14:textId="5961415B">
            <w:pPr>
              <w:spacing w:after="0"/>
            </w:pPr>
            <w:r w:rsidRPr="4601E584" w:rsidR="29CC7249">
              <w:rPr>
                <w:rFonts w:ascii="Times New Roman" w:hAnsi="Times New Roman" w:eastAsia="Times New Roman" w:cs="Times New Roman"/>
              </w:rPr>
              <w:t>No cumple. Casi todo sale «sin gancho»; cuando hay gancho acierta 5 de 28</w:t>
            </w:r>
          </w:p>
        </w:tc>
      </w:tr>
      <w:tr w:rsidR="29CC7249" w:rsidTr="4601E584" w14:paraId="4919B499" w14:textId="77777777">
        <w:trPr>
          <w:trHeight w:val="300"/>
        </w:trPr>
        <w:tc>
          <w:tcPr>
            <w:tcW w:w="1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B1B2241" w14:textId="0F8EC262">
            <w:pPr>
              <w:spacing w:after="0"/>
            </w:pPr>
            <w:r w:rsidRPr="4601E584" w:rsidR="29CC7249">
              <w:rPr>
                <w:rFonts w:ascii="Times New Roman" w:hAnsi="Times New Roman" w:eastAsia="Times New Roman" w:cs="Times New Roman"/>
              </w:rPr>
              <w:t>Formato</w:t>
            </w:r>
          </w:p>
        </w:tc>
        <w:tc>
          <w:tcPr>
            <w:tcW w:w="12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B065AAB" w14:textId="6A82B9B7">
            <w:pPr>
              <w:spacing w:after="0"/>
            </w:pPr>
            <w:r w:rsidRPr="4601E584" w:rsidR="29CC7249">
              <w:rPr>
                <w:rFonts w:ascii="Times New Roman" w:hAnsi="Times New Roman" w:eastAsia="Times New Roman" w:cs="Times New Roman"/>
              </w:rPr>
              <w:t>46 %</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135ED73" w14:textId="2F438BF2">
            <w:pPr>
              <w:spacing w:after="0"/>
            </w:pPr>
            <w:r w:rsidRPr="4601E584" w:rsidR="29CC7249">
              <w:rPr>
                <w:rFonts w:ascii="Times New Roman" w:hAnsi="Times New Roman" w:eastAsia="Times New Roman" w:cs="Times New Roman"/>
              </w:rPr>
              <w:t>—</w:t>
            </w:r>
          </w:p>
        </w:tc>
        <w:tc>
          <w:tcPr>
            <w:tcW w:w="4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6267B39" w14:textId="3B016473">
            <w:pPr>
              <w:spacing w:after="0"/>
            </w:pPr>
            <w:r w:rsidRPr="4601E584" w:rsidR="29CC7249">
              <w:rPr>
                <w:rFonts w:ascii="Times New Roman" w:hAnsi="Times New Roman" w:eastAsia="Times New Roman" w:cs="Times New Roman"/>
              </w:rPr>
              <w:t>Solo usa 3 formatos; nunca detecta humor, demos ni debates</w:t>
            </w:r>
          </w:p>
        </w:tc>
      </w:tr>
      <w:tr w:rsidR="29CC7249" w:rsidTr="4601E584" w14:paraId="636E2B92" w14:textId="77777777">
        <w:trPr>
          <w:trHeight w:val="300"/>
        </w:trPr>
        <w:tc>
          <w:tcPr>
            <w:tcW w:w="1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BD6C51E" w14:textId="0E779081">
            <w:pPr>
              <w:spacing w:after="0"/>
            </w:pPr>
            <w:r w:rsidRPr="4601E584" w:rsidR="29CC7249">
              <w:rPr>
                <w:rFonts w:ascii="Times New Roman" w:hAnsi="Times New Roman" w:eastAsia="Times New Roman" w:cs="Times New Roman"/>
              </w:rPr>
              <w:t>Humo</w:t>
            </w:r>
          </w:p>
        </w:tc>
        <w:tc>
          <w:tcPr>
            <w:tcW w:w="12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D668E5F" w14:textId="6F17B3C8">
            <w:pPr>
              <w:spacing w:after="0"/>
            </w:pPr>
            <w:r w:rsidRPr="4601E584" w:rsidR="29CC7249">
              <w:rPr>
                <w:rFonts w:ascii="Times New Roman" w:hAnsi="Times New Roman" w:eastAsia="Times New Roman" w:cs="Times New Roman"/>
              </w:rPr>
              <w:t>80 %</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98A2C22" w14:textId="0E25F9F3">
            <w:pPr>
              <w:spacing w:after="0"/>
            </w:pPr>
            <w:r w:rsidRPr="4601E584" w:rsidR="29CC7249">
              <w:rPr>
                <w:rFonts w:ascii="Times New Roman" w:hAnsi="Times New Roman" w:eastAsia="Times New Roman" w:cs="Times New Roman"/>
              </w:rPr>
              <w:t>—</w:t>
            </w:r>
          </w:p>
        </w:tc>
        <w:tc>
          <w:tcPr>
            <w:tcW w:w="4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7942D98" w14:textId="60922F1F">
            <w:pPr>
              <w:spacing w:after="0"/>
            </w:pPr>
            <w:r w:rsidRPr="4601E584" w:rsidR="29CC7249">
              <w:rPr>
                <w:rFonts w:ascii="Times New Roman" w:hAnsi="Times New Roman" w:eastAsia="Times New Roman" w:cs="Times New Roman"/>
              </w:rPr>
              <w:t>Aceptable</w:t>
            </w:r>
          </w:p>
        </w:tc>
      </w:tr>
      <w:tr w:rsidR="29CC7249" w:rsidTr="4601E584" w14:paraId="66D15AA6" w14:textId="77777777">
        <w:trPr>
          <w:trHeight w:val="300"/>
        </w:trPr>
        <w:tc>
          <w:tcPr>
            <w:tcW w:w="1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C290942" w14:textId="32A17FC6">
            <w:pPr>
              <w:spacing w:after="0"/>
            </w:pPr>
            <w:r w:rsidRPr="4601E584" w:rsidR="29CC7249">
              <w:rPr>
                <w:rFonts w:ascii="Times New Roman" w:hAnsi="Times New Roman" w:eastAsia="Times New Roman" w:cs="Times New Roman"/>
              </w:rPr>
              <w:t>Relevancia (±1)</w:t>
            </w:r>
          </w:p>
        </w:tc>
        <w:tc>
          <w:tcPr>
            <w:tcW w:w="12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5FFCC3F" w14:textId="3E85BFEA">
            <w:pPr>
              <w:spacing w:after="0"/>
            </w:pPr>
            <w:r w:rsidRPr="4601E584" w:rsidR="29CC7249">
              <w:rPr>
                <w:rFonts w:ascii="Times New Roman" w:hAnsi="Times New Roman" w:eastAsia="Times New Roman" w:cs="Times New Roman"/>
              </w:rPr>
              <w:t>70 %</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CF5CDE4" w14:textId="1937B6F7">
            <w:pPr>
              <w:spacing w:after="0"/>
            </w:pPr>
            <w:r w:rsidRPr="4601E584" w:rsidR="29CC7249">
              <w:rPr>
                <w:rFonts w:ascii="Times New Roman" w:hAnsi="Times New Roman" w:eastAsia="Times New Roman" w:cs="Times New Roman"/>
              </w:rPr>
              <w:t>—</w:t>
            </w:r>
          </w:p>
        </w:tc>
        <w:tc>
          <w:tcPr>
            <w:tcW w:w="4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85612A7" w14:textId="52303C21">
            <w:pPr>
              <w:spacing w:after="0"/>
            </w:pPr>
            <w:r w:rsidRPr="4601E584" w:rsidR="29CC7249">
              <w:rPr>
                <w:rFonts w:ascii="Times New Roman" w:hAnsi="Times New Roman" w:eastAsia="Times New Roman" w:cs="Times New Roman"/>
              </w:rPr>
              <w:t>Aceptable</w:t>
            </w:r>
          </w:p>
        </w:tc>
      </w:tr>
    </w:tbl>
    <w:p w:rsidR="66CFC02B" w:rsidP="29CC7249" w:rsidRDefault="66CFC02B" w14:paraId="1FE3546A" w14:textId="2BC46F07">
      <w:pPr>
        <w:spacing w:after="80"/>
        <w:rPr>
          <w:rFonts w:ascii="Times New Roman" w:hAnsi="Times New Roman" w:eastAsia="Times New Roman" w:cs="Times New Roman"/>
        </w:rPr>
      </w:pPr>
      <w:r w:rsidRPr="4601E584" w:rsidR="63603635">
        <w:rPr>
          <w:rFonts w:ascii="Times New Roman" w:hAnsi="Times New Roman" w:eastAsia="Times New Roman" w:cs="Times New Roman"/>
        </w:rPr>
        <w:t xml:space="preserve"> </w:t>
      </w:r>
    </w:p>
    <w:p w:rsidR="66CFC02B" w:rsidP="29CC7249" w:rsidRDefault="66CFC02B" w14:paraId="7AF71448" w14:textId="4658E60A">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Lectura:</w:t>
      </w:r>
      <w:r w:rsidRPr="4601E584" w:rsidR="63603635">
        <w:rPr>
          <w:rFonts w:ascii="Times New Roman" w:hAnsi="Times New Roman" w:eastAsia="Times New Roman" w:cs="Times New Roman"/>
        </w:rPr>
        <w:t xml:space="preserve"> el clasificador local sirve para contar volumen por tema a grandes rasgos, pero no para etiquetar piezas individuales. Es la parte del radar que más ganaría con Jev o con un modelo más grande.</w:t>
      </w:r>
    </w:p>
    <w:p w:rsidR="66CFC02B" w:rsidP="29CC7249" w:rsidRDefault="66CFC02B" w14:paraId="78EA0715" w14:textId="26594174">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En la nueva corrida</w:t>
      </w:r>
      <w:r w:rsidRPr="4601E584" w:rsidR="63603635">
        <w:rPr>
          <w:rFonts w:ascii="Times New Roman" w:hAnsi="Times New Roman" w:eastAsia="Times New Roman" w:cs="Times New Roman"/>
        </w:rPr>
        <w:t xml:space="preserve"> la distribución es igual (tema mayor 29 %, «sin gancho» 83 %): esta ronda no cambió el clasificador.</w:t>
      </w:r>
    </w:p>
    <w:p w:rsidR="66CFC02B" w:rsidP="4601E584" w:rsidRDefault="66CFC02B" w14:paraId="6C206874" w14:textId="17F134DB">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4. Detección de tendencias</w:t>
      </w:r>
    </w:p>
    <w:p w:rsidR="66CFC02B" w:rsidP="4601E584" w:rsidRDefault="66CFC02B" w14:paraId="5F4841B6" w14:textId="42C3F8D3">
      <w:pPr>
        <w:pStyle w:val="Heading2"/>
        <w:spacing w:before="220" w:after="100"/>
        <w:rPr>
          <w:rFonts w:ascii="Times New Roman" w:hAnsi="Times New Roman" w:eastAsia="Times New Roman" w:cs="Times New Roman"/>
          <w:b w:val="1"/>
          <w:bCs w:val="1"/>
          <w:i w:val="1"/>
          <w:iCs w:val="1"/>
          <w:color w:val="000000" w:themeColor="text1"/>
          <w:sz w:val="24"/>
          <w:szCs w:val="24"/>
        </w:rPr>
      </w:pPr>
      <w:r w:rsidRPr="4601E584" w:rsidR="63603635">
        <w:rPr>
          <w:rFonts w:ascii="Times New Roman" w:hAnsi="Times New Roman" w:eastAsia="Times New Roman" w:cs="Times New Roman"/>
          <w:b w:val="1"/>
          <w:bCs w:val="1"/>
          <w:i w:val="1"/>
          <w:iCs w:val="1"/>
          <w:color w:val="000000" w:themeColor="text1" w:themeTint="FF" w:themeShade="FF"/>
          <w:sz w:val="24"/>
          <w:szCs w:val="24"/>
        </w:rPr>
        <w:t>Simulación con datos históricos (backtest)</w:t>
      </w:r>
    </w:p>
    <w:p w:rsidR="66CFC02B" w:rsidP="29CC7249" w:rsidRDefault="66CFC02B" w14:paraId="7FDE59E2" w14:textId="0825AADD">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rPr>
        <w:t>El radar vio solo las publicaciones anteriores a tres fechas de corte (26 de septiembre, 3 y 10 de octubre) y comparamos lo que predijo con lo que pasó los 7 días siguientes.</w:t>
      </w:r>
    </w:p>
    <w:tbl>
      <w:tblPr>
        <w:tblW w:w="0" w:type="auto"/>
        <w:tblLook w:val="04A0" w:firstRow="1" w:lastRow="0" w:firstColumn="1" w:lastColumn="0" w:noHBand="0" w:noVBand="1"/>
      </w:tblPr>
      <w:tblGrid>
        <w:gridCol w:w="3646"/>
        <w:gridCol w:w="1605"/>
        <w:gridCol w:w="1666"/>
        <w:gridCol w:w="1504"/>
      </w:tblGrid>
      <w:tr w:rsidR="29CC7249" w:rsidTr="4601E584" w14:paraId="6175B941" w14:textId="77777777">
        <w:trPr>
          <w:trHeight w:val="300"/>
        </w:trPr>
        <w:tc>
          <w:tcPr>
            <w:tcW w:w="36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49C1082" w14:textId="0F4FA2C0">
            <w:pPr>
              <w:spacing w:after="0"/>
            </w:pPr>
            <w:r w:rsidRPr="4601E584" w:rsidR="29CC7249">
              <w:rPr>
                <w:rFonts w:ascii="Times New Roman" w:hAnsi="Times New Roman" w:eastAsia="Times New Roman" w:cs="Times New Roman"/>
                <w:b w:val="1"/>
                <w:bCs w:val="1"/>
              </w:rPr>
              <w:t>Métrica</w:t>
            </w:r>
          </w:p>
        </w:tc>
        <w:tc>
          <w:tcPr>
            <w:tcW w:w="1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456500C" w14:textId="27BFF55F">
            <w:pPr>
              <w:spacing w:after="0"/>
            </w:pPr>
            <w:r w:rsidRPr="4601E584" w:rsidR="29CC7249">
              <w:rPr>
                <w:rFonts w:ascii="Times New Roman" w:hAnsi="Times New Roman" w:eastAsia="Times New Roman" w:cs="Times New Roman"/>
                <w:b w:val="1"/>
                <w:bCs w:val="1"/>
              </w:rPr>
              <w:t>Radar</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4F8F811" w14:textId="1741BB22">
            <w:pPr>
              <w:spacing w:after="0"/>
            </w:pPr>
            <w:r w:rsidRPr="4601E584" w:rsidR="29CC7249">
              <w:rPr>
                <w:rFonts w:ascii="Times New Roman" w:hAnsi="Times New Roman" w:eastAsia="Times New Roman" w:cs="Times New Roman"/>
                <w:b w:val="1"/>
                <w:bCs w:val="1"/>
              </w:rPr>
              <w:t>Temas más populares</w:t>
            </w:r>
          </w:p>
        </w:tc>
        <w:tc>
          <w:tcPr>
            <w:tcW w:w="15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09BF9BA" w14:textId="3639C480">
            <w:pPr>
              <w:spacing w:after="0"/>
            </w:pPr>
            <w:r w:rsidRPr="4601E584" w:rsidR="29CC7249">
              <w:rPr>
                <w:rFonts w:ascii="Times New Roman" w:hAnsi="Times New Roman" w:eastAsia="Times New Roman" w:cs="Times New Roman"/>
                <w:b w:val="1"/>
                <w:bCs w:val="1"/>
              </w:rPr>
              <w:t>Cualquier tema</w:t>
            </w:r>
          </w:p>
        </w:tc>
      </w:tr>
      <w:tr w:rsidR="29CC7249" w:rsidTr="4601E584" w14:paraId="2B2D6857" w14:textId="77777777">
        <w:trPr>
          <w:trHeight w:val="300"/>
        </w:trPr>
        <w:tc>
          <w:tcPr>
            <w:tcW w:w="36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027F11C" w14:textId="3A7E809B">
            <w:pPr>
              <w:spacing w:after="0"/>
            </w:pPr>
            <w:r w:rsidRPr="4601E584" w:rsidR="29CC7249">
              <w:rPr>
                <w:rFonts w:ascii="Times New Roman" w:hAnsi="Times New Roman" w:eastAsia="Times New Roman" w:cs="Times New Roman"/>
              </w:rPr>
              <w:t>Temas del top 10 que siguieron por encima de lo normal</w:t>
            </w:r>
          </w:p>
        </w:tc>
        <w:tc>
          <w:tcPr>
            <w:tcW w:w="1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9A9F72F" w14:textId="699A35AD">
            <w:pPr>
              <w:spacing w:after="0"/>
            </w:pPr>
            <w:r w:rsidRPr="4601E584" w:rsidR="29CC7249">
              <w:rPr>
                <w:rFonts w:ascii="Times New Roman" w:hAnsi="Times New Roman" w:eastAsia="Times New Roman" w:cs="Times New Roman"/>
              </w:rPr>
              <w:t>80 %</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6BEDDF2" w14:textId="1EA1D2F7">
            <w:pPr>
              <w:spacing w:after="0"/>
            </w:pPr>
            <w:r w:rsidRPr="4601E584" w:rsidR="29CC7249">
              <w:rPr>
                <w:rFonts w:ascii="Times New Roman" w:hAnsi="Times New Roman" w:eastAsia="Times New Roman" w:cs="Times New Roman"/>
              </w:rPr>
              <w:t>67 %</w:t>
            </w:r>
          </w:p>
        </w:tc>
        <w:tc>
          <w:tcPr>
            <w:tcW w:w="15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1185D6E" w14:textId="5957234B">
            <w:pPr>
              <w:spacing w:after="0"/>
            </w:pPr>
            <w:r w:rsidRPr="4601E584" w:rsidR="29CC7249">
              <w:rPr>
                <w:rFonts w:ascii="Times New Roman" w:hAnsi="Times New Roman" w:eastAsia="Times New Roman" w:cs="Times New Roman"/>
              </w:rPr>
              <w:t>69 %</w:t>
            </w:r>
          </w:p>
        </w:tc>
      </w:tr>
      <w:tr w:rsidR="29CC7249" w:rsidTr="4601E584" w14:paraId="6A7B5466" w14:textId="77777777">
        <w:trPr>
          <w:trHeight w:val="300"/>
        </w:trPr>
        <w:tc>
          <w:tcPr>
            <w:tcW w:w="36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2C9844F" w14:textId="37F777D0">
            <w:pPr>
              <w:spacing w:after="0"/>
            </w:pPr>
            <w:r w:rsidRPr="4601E584" w:rsidR="29CC7249">
              <w:rPr>
                <w:rFonts w:ascii="Times New Roman" w:hAnsi="Times New Roman" w:eastAsia="Times New Roman" w:cs="Times New Roman"/>
              </w:rPr>
              <w:t>Temas nacientes o en crecimiento que siguieron arriba</w:t>
            </w:r>
          </w:p>
        </w:tc>
        <w:tc>
          <w:tcPr>
            <w:tcW w:w="1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4996AF2" w14:textId="63B22EEB">
            <w:pPr>
              <w:spacing w:after="0"/>
            </w:pPr>
            <w:r w:rsidRPr="4601E584" w:rsidR="29CC7249">
              <w:rPr>
                <w:rFonts w:ascii="Times New Roman" w:hAnsi="Times New Roman" w:eastAsia="Times New Roman" w:cs="Times New Roman"/>
              </w:rPr>
              <w:t>88 % (7 de 8)</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3A997DE" w14:textId="41AAC8EF">
            <w:pPr>
              <w:spacing w:after="0"/>
            </w:pPr>
            <w:r w:rsidRPr="4601E584" w:rsidR="29CC7249">
              <w:rPr>
                <w:rFonts w:ascii="Times New Roman" w:hAnsi="Times New Roman" w:eastAsia="Times New Roman" w:cs="Times New Roman"/>
              </w:rPr>
              <w:t>—</w:t>
            </w:r>
          </w:p>
        </w:tc>
        <w:tc>
          <w:tcPr>
            <w:tcW w:w="15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0A8CB47" w14:textId="7FE0EBAC">
            <w:pPr>
              <w:spacing w:after="0"/>
            </w:pPr>
            <w:r w:rsidRPr="4601E584" w:rsidR="29CC7249">
              <w:rPr>
                <w:rFonts w:ascii="Times New Roman" w:hAnsi="Times New Roman" w:eastAsia="Times New Roman" w:cs="Times New Roman"/>
              </w:rPr>
              <w:t>—</w:t>
            </w:r>
          </w:p>
        </w:tc>
      </w:tr>
      <w:tr w:rsidR="29CC7249" w:rsidTr="4601E584" w14:paraId="6CC1230F" w14:textId="77777777">
        <w:trPr>
          <w:trHeight w:val="300"/>
        </w:trPr>
        <w:tc>
          <w:tcPr>
            <w:tcW w:w="36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329F067" w14:textId="64BD984F">
            <w:pPr>
              <w:spacing w:after="0"/>
            </w:pPr>
            <w:r w:rsidRPr="4601E584" w:rsidR="29CC7249">
              <w:rPr>
                <w:rFonts w:ascii="Times New Roman" w:hAnsi="Times New Roman" w:eastAsia="Times New Roman" w:cs="Times New Roman"/>
              </w:rPr>
              <w:t>Temas en declive que siguieron abajo</w:t>
            </w:r>
          </w:p>
        </w:tc>
        <w:tc>
          <w:tcPr>
            <w:tcW w:w="1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54F754B" w14:textId="59E27B86">
            <w:pPr>
              <w:spacing w:after="0"/>
            </w:pPr>
            <w:r w:rsidRPr="4601E584" w:rsidR="29CC7249">
              <w:rPr>
                <w:rFonts w:ascii="Times New Roman" w:hAnsi="Times New Roman" w:eastAsia="Times New Roman" w:cs="Times New Roman"/>
              </w:rPr>
              <w:t>67 % (2 de 3)</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A6A6498" w14:textId="26058F6E">
            <w:pPr>
              <w:spacing w:after="0"/>
            </w:pPr>
            <w:r w:rsidRPr="4601E584" w:rsidR="29CC7249">
              <w:rPr>
                <w:rFonts w:ascii="Times New Roman" w:hAnsi="Times New Roman" w:eastAsia="Times New Roman" w:cs="Times New Roman"/>
              </w:rPr>
              <w:t>—</w:t>
            </w:r>
          </w:p>
        </w:tc>
        <w:tc>
          <w:tcPr>
            <w:tcW w:w="15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E75894C" w14:textId="0CCF6668">
            <w:pPr>
              <w:spacing w:after="0"/>
            </w:pPr>
            <w:r w:rsidRPr="4601E584" w:rsidR="29CC7249">
              <w:rPr>
                <w:rFonts w:ascii="Times New Roman" w:hAnsi="Times New Roman" w:eastAsia="Times New Roman" w:cs="Times New Roman"/>
              </w:rPr>
              <w:t>—</w:t>
            </w:r>
          </w:p>
        </w:tc>
      </w:tr>
    </w:tbl>
    <w:p w:rsidR="66CFC02B" w:rsidP="29CC7249" w:rsidRDefault="66CFC02B" w14:paraId="363E207E" w14:textId="596FD531">
      <w:pPr>
        <w:spacing w:after="80"/>
        <w:rPr>
          <w:rFonts w:ascii="Times New Roman" w:hAnsi="Times New Roman" w:eastAsia="Times New Roman" w:cs="Times New Roman"/>
        </w:rPr>
      </w:pPr>
      <w:r w:rsidRPr="4601E584" w:rsidR="63603635">
        <w:rPr>
          <w:rFonts w:ascii="Times New Roman" w:hAnsi="Times New Roman" w:eastAsia="Times New Roman" w:cs="Times New Roman"/>
        </w:rPr>
        <w:t xml:space="preserve"> </w:t>
      </w:r>
    </w:p>
    <w:p w:rsidR="66CFC02B" w:rsidP="4601E584" w:rsidRDefault="66CFC02B" w14:paraId="5E3CA5A1" w14:textId="64B8E66F">
      <w:pPr>
        <w:pStyle w:val="Heading2"/>
        <w:spacing w:before="220" w:after="100"/>
        <w:rPr>
          <w:rFonts w:ascii="Times New Roman" w:hAnsi="Times New Roman" w:eastAsia="Times New Roman" w:cs="Times New Roman"/>
          <w:b w:val="1"/>
          <w:bCs w:val="1"/>
          <w:i w:val="1"/>
          <w:iCs w:val="1"/>
          <w:color w:val="000000" w:themeColor="text1"/>
          <w:sz w:val="24"/>
          <w:szCs w:val="24"/>
        </w:rPr>
      </w:pPr>
      <w:r w:rsidRPr="4601E584" w:rsidR="63603635">
        <w:rPr>
          <w:rFonts w:ascii="Times New Roman" w:hAnsi="Times New Roman" w:eastAsia="Times New Roman" w:cs="Times New Roman"/>
          <w:b w:val="1"/>
          <w:bCs w:val="1"/>
          <w:i w:val="1"/>
          <w:iCs w:val="1"/>
          <w:color w:val="000000" w:themeColor="text1" w:themeTint="FF" w:themeShade="FF"/>
          <w:sz w:val="24"/>
          <w:szCs w:val="24"/>
        </w:rPr>
        <w:t>Estabilidad</w:t>
      </w:r>
    </w:p>
    <w:p w:rsidR="66CFC02B" w:rsidP="29CC7249" w:rsidRDefault="66CFC02B" w14:paraId="3EF0D72A" w14:textId="398EA281">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rPr>
        <w:t xml:space="preserve">Quitamos al azar el 15 % de las piezas y recalculamos, 20 veces. El top 10 conserva en promedio </w:t>
      </w:r>
      <w:r w:rsidRPr="4601E584" w:rsidR="63603635">
        <w:rPr>
          <w:rFonts w:ascii="Times New Roman" w:hAnsi="Times New Roman" w:eastAsia="Times New Roman" w:cs="Times New Roman"/>
          <w:b w:val="1"/>
          <w:bCs w:val="1"/>
        </w:rPr>
        <w:t>9,4 de 10 temas</w:t>
      </w:r>
      <w:r w:rsidRPr="4601E584" w:rsidR="63603635">
        <w:rPr>
          <w:rFonts w:ascii="Times New Roman" w:hAnsi="Times New Roman" w:eastAsia="Times New Roman" w:cs="Times New Roman"/>
        </w:rPr>
        <w:t xml:space="preserve"> (mínimo 8). Etapas: 11 estables, 3 saturados, 2 en crecimiento y 1 en declive.</w:t>
      </w:r>
    </w:p>
    <w:p w:rsidR="66CFC02B" w:rsidP="4601E584" w:rsidRDefault="66CFC02B" w14:paraId="2AD9591D" w14:textId="11CE4C5D">
      <w:pPr>
        <w:pStyle w:val="Heading2"/>
        <w:spacing w:before="220" w:after="100"/>
        <w:rPr>
          <w:rFonts w:ascii="Times New Roman" w:hAnsi="Times New Roman" w:eastAsia="Times New Roman" w:cs="Times New Roman"/>
          <w:b w:val="1"/>
          <w:bCs w:val="1"/>
          <w:i w:val="1"/>
          <w:iCs w:val="1"/>
          <w:color w:val="000000" w:themeColor="text1"/>
          <w:sz w:val="24"/>
          <w:szCs w:val="24"/>
        </w:rPr>
      </w:pPr>
      <w:r w:rsidRPr="4601E584" w:rsidR="63603635">
        <w:rPr>
          <w:rFonts w:ascii="Times New Roman" w:hAnsi="Times New Roman" w:eastAsia="Times New Roman" w:cs="Times New Roman"/>
          <w:b w:val="1"/>
          <w:bCs w:val="1"/>
          <w:i w:val="1"/>
          <w:iCs w:val="1"/>
          <w:color w:val="000000" w:themeColor="text1" w:themeTint="FF" w:themeShade="FF"/>
          <w:sz w:val="24"/>
          <w:szCs w:val="24"/>
        </w:rPr>
        <w:t>Revisión manual del top 10</w:t>
      </w:r>
    </w:p>
    <w:tbl>
      <w:tblPr>
        <w:tblW w:w="0" w:type="auto"/>
        <w:tblLook w:val="04A0" w:firstRow="1" w:lastRow="0" w:firstColumn="1" w:lastColumn="0" w:noHBand="0" w:noVBand="1"/>
      </w:tblPr>
      <w:tblGrid>
        <w:gridCol w:w="2599"/>
        <w:gridCol w:w="1291"/>
        <w:gridCol w:w="1435"/>
        <w:gridCol w:w="3096"/>
      </w:tblGrid>
      <w:tr w:rsidR="29CC7249" w:rsidTr="4601E584" w14:paraId="37790711"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6B6FC56" w14:textId="6D822AD5">
            <w:pPr>
              <w:spacing w:after="0"/>
            </w:pPr>
            <w:r w:rsidRPr="4601E584" w:rsidR="29CC7249">
              <w:rPr>
                <w:rFonts w:ascii="Times New Roman" w:hAnsi="Times New Roman" w:eastAsia="Times New Roman" w:cs="Times New Roman"/>
                <w:b w:val="1"/>
                <w:bCs w:val="1"/>
              </w:rPr>
              <w:t>Tema</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017C992" w14:textId="1F7A65CC">
            <w:pPr>
              <w:spacing w:after="0"/>
            </w:pPr>
            <w:r w:rsidRPr="4601E584" w:rsidR="29CC7249">
              <w:rPr>
                <w:rFonts w:ascii="Times New Roman" w:hAnsi="Times New Roman" w:eastAsia="Times New Roman" w:cs="Times New Roman"/>
                <w:b w:val="1"/>
                <w:bCs w:val="1"/>
              </w:rPr>
              <w:t>¿Tiene sentido?</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7A424A3" w14:textId="1B91EEFE">
            <w:pPr>
              <w:spacing w:after="0"/>
            </w:pPr>
            <w:r w:rsidRPr="4601E584" w:rsidR="29CC7249">
              <w:rPr>
                <w:rFonts w:ascii="Times New Roman" w:hAnsi="Times New Roman" w:eastAsia="Times New Roman" w:cs="Times New Roman"/>
                <w:b w:val="1"/>
                <w:bCs w:val="1"/>
              </w:rPr>
              <w:t>¿30X publicaría?</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4AE9B92" w14:textId="60A7D675">
            <w:pPr>
              <w:spacing w:after="0"/>
            </w:pPr>
            <w:r w:rsidRPr="4601E584" w:rsidR="29CC7249">
              <w:rPr>
                <w:rFonts w:ascii="Times New Roman" w:hAnsi="Times New Roman" w:eastAsia="Times New Roman" w:cs="Times New Roman"/>
                <w:b w:val="1"/>
                <w:bCs w:val="1"/>
              </w:rPr>
              <w:t>Comentario</w:t>
            </w:r>
          </w:p>
        </w:tc>
      </w:tr>
      <w:tr w:rsidR="29CC7249" w:rsidTr="4601E584" w14:paraId="73C1BF6E"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E19A708" w14:textId="1B1CD4DA">
            <w:pPr>
              <w:spacing w:after="0"/>
            </w:pPr>
            <w:r w:rsidRPr="4601E584" w:rsidR="29CC7249">
              <w:rPr>
                <w:rFonts w:ascii="Times New Roman" w:hAnsi="Times New Roman" w:eastAsia="Times New Roman" w:cs="Times New Roman"/>
              </w:rPr>
              <w:t>Futuro del trabajo y habilidades</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50AA142" w14:textId="17F89B89">
            <w:pPr>
              <w:spacing w:after="0"/>
            </w:pPr>
            <w:r w:rsidRPr="4601E584" w:rsidR="29CC7249">
              <w:rPr>
                <w:rFonts w:ascii="Times New Roman" w:hAnsi="Times New Roman" w:eastAsia="Times New Roman" w:cs="Times New Roman"/>
              </w:rPr>
              <w:t>Sí</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5C62855" w14:textId="10276574">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7056F20" w14:textId="3B6991CE">
            <w:pPr>
              <w:spacing w:after="0"/>
            </w:pPr>
            <w:r w:rsidRPr="4601E584" w:rsidR="29CC7249">
              <w:rPr>
                <w:rFonts w:ascii="Times New Roman" w:hAnsi="Times New Roman" w:eastAsia="Times New Roman" w:cs="Times New Roman"/>
              </w:rPr>
              <w:t>Un ejemplo encaja; el otro es tangencial</w:t>
            </w:r>
          </w:p>
        </w:tc>
      </w:tr>
      <w:tr w:rsidR="29CC7249" w:rsidTr="4601E584" w14:paraId="2BDE0AAA"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6690AB4" w14:textId="3E03AE7C">
            <w:pPr>
              <w:spacing w:after="0"/>
            </w:pPr>
            <w:r w:rsidRPr="4601E584" w:rsidR="29CC7249">
              <w:rPr>
                <w:rFonts w:ascii="Times New Roman" w:hAnsi="Times New Roman" w:eastAsia="Times New Roman" w:cs="Times New Roman"/>
              </w:rPr>
              <w:t>IA para la productividad personal</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3CB8197" w14:textId="4D23C7BC">
            <w:pPr>
              <w:spacing w:after="0"/>
            </w:pPr>
            <w:r w:rsidRPr="4601E584" w:rsidR="29CC7249">
              <w:rPr>
                <w:rFonts w:ascii="Times New Roman" w:hAnsi="Times New Roman" w:eastAsia="Times New Roman" w:cs="Times New Roman"/>
              </w:rPr>
              <w:t>Sí</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3047A76" w14:textId="39AAD0D3">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EC66AB1" w14:textId="087CD7E5">
            <w:pPr>
              <w:spacing w:after="0"/>
            </w:pPr>
            <w:r w:rsidRPr="4601E584" w:rsidR="29CC7249">
              <w:rPr>
                <w:rFonts w:ascii="Times New Roman" w:hAnsi="Times New Roman" w:eastAsia="Times New Roman" w:cs="Times New Roman"/>
              </w:rPr>
              <w:t>Ambos ejemplos encajan</w:t>
            </w:r>
          </w:p>
        </w:tc>
      </w:tr>
      <w:tr w:rsidR="29CC7249" w:rsidTr="4601E584" w14:paraId="60B5C830"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A83FFEE" w14:textId="19F8D74F">
            <w:pPr>
              <w:spacing w:after="0"/>
            </w:pPr>
            <w:r w:rsidRPr="4601E584" w:rsidR="29CC7249">
              <w:rPr>
                <w:rFonts w:ascii="Times New Roman" w:hAnsi="Times New Roman" w:eastAsia="Times New Roman" w:cs="Times New Roman"/>
              </w:rPr>
              <w:t>IA en Latinoamérica</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140A051" w14:textId="7FCB0F5D">
            <w:pPr>
              <w:spacing w:after="0"/>
            </w:pPr>
            <w:r w:rsidRPr="4601E584" w:rsidR="29CC7249">
              <w:rPr>
                <w:rFonts w:ascii="Times New Roman" w:hAnsi="Times New Roman" w:eastAsia="Times New Roman" w:cs="Times New Roman"/>
              </w:rPr>
              <w:t>No</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39C8287" w14:textId="5D6796BA">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106A1E6" w14:textId="642A24D3">
            <w:pPr>
              <w:spacing w:after="0"/>
            </w:pPr>
            <w:r w:rsidRPr="4601E584" w:rsidR="29CC7249">
              <w:rPr>
                <w:rFonts w:ascii="Times New Roman" w:hAnsi="Times New Roman" w:eastAsia="Times New Roman" w:cs="Times New Roman"/>
              </w:rPr>
              <w:t>Los ejemplos no son de la región</w:t>
            </w:r>
          </w:p>
        </w:tc>
      </w:tr>
      <w:tr w:rsidR="29CC7249" w:rsidTr="4601E584" w14:paraId="1F86A190"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DBBF224" w14:textId="1A047EA4">
            <w:pPr>
              <w:spacing w:after="0"/>
            </w:pPr>
            <w:r w:rsidRPr="4601E584" w:rsidR="29CC7249">
              <w:rPr>
                <w:rFonts w:ascii="Times New Roman" w:hAnsi="Times New Roman" w:eastAsia="Times New Roman" w:cs="Times New Roman"/>
              </w:rPr>
              <w:t>Liderazgo y equipos frente a la IA</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842F63C" w14:textId="1D49A530">
            <w:pPr>
              <w:spacing w:after="0"/>
            </w:pPr>
            <w:r w:rsidRPr="4601E584" w:rsidR="29CC7249">
              <w:rPr>
                <w:rFonts w:ascii="Times New Roman" w:hAnsi="Times New Roman" w:eastAsia="Times New Roman" w:cs="Times New Roman"/>
              </w:rPr>
              <w:t>No</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ACB5221" w14:textId="794587FE">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2888B71" w14:textId="2A334AC8">
            <w:pPr>
              <w:spacing w:after="0"/>
            </w:pPr>
            <w:r w:rsidRPr="4601E584" w:rsidR="29CC7249">
              <w:rPr>
                <w:rFonts w:ascii="Times New Roman" w:hAnsi="Times New Roman" w:eastAsia="Times New Roman" w:cs="Times New Roman"/>
              </w:rPr>
              <w:t>Los ejemplos son peleas sobre estar a favor o en contra de la IA</w:t>
            </w:r>
          </w:p>
        </w:tc>
      </w:tr>
      <w:tr w:rsidR="29CC7249" w:rsidTr="4601E584" w14:paraId="678D452F"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8929D91" w14:textId="2482C61F">
            <w:pPr>
              <w:spacing w:after="0"/>
            </w:pPr>
            <w:r w:rsidRPr="4601E584" w:rsidR="29CC7249">
              <w:rPr>
                <w:rFonts w:ascii="Times New Roman" w:hAnsi="Times New Roman" w:eastAsia="Times New Roman" w:cs="Times New Roman"/>
              </w:rPr>
              <w:t>Educación y alfabetización en IA</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BB397A9" w14:textId="523399E5">
            <w:pPr>
              <w:spacing w:after="0"/>
            </w:pPr>
            <w:r w:rsidRPr="4601E584" w:rsidR="29CC7249">
              <w:rPr>
                <w:rFonts w:ascii="Times New Roman" w:hAnsi="Times New Roman" w:eastAsia="Times New Roman" w:cs="Times New Roman"/>
              </w:rPr>
              <w:t>No</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A1C6470" w14:textId="455C2FAD">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64C62A7" w14:textId="29DE5D3C">
            <w:pPr>
              <w:spacing w:after="0"/>
            </w:pPr>
            <w:r w:rsidRPr="4601E584" w:rsidR="29CC7249">
              <w:rPr>
                <w:rFonts w:ascii="Times New Roman" w:hAnsi="Times New Roman" w:eastAsia="Times New Roman" w:cs="Times New Roman"/>
              </w:rPr>
              <w:t>Ejemplos débiles</w:t>
            </w:r>
          </w:p>
        </w:tc>
      </w:tr>
      <w:tr w:rsidR="29CC7249" w:rsidTr="4601E584" w14:paraId="704D99EC"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67E3509" w14:textId="4D245FC5">
            <w:pPr>
              <w:spacing w:after="0"/>
            </w:pPr>
            <w:r w:rsidRPr="4601E584" w:rsidR="29CC7249">
              <w:rPr>
                <w:rFonts w:ascii="Times New Roman" w:hAnsi="Times New Roman" w:eastAsia="Times New Roman" w:cs="Times New Roman"/>
              </w:rPr>
              <w:t>Mercado e inversión en IA</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7864C3F" w14:textId="3657EC0B">
            <w:pPr>
              <w:spacing w:after="0"/>
            </w:pPr>
            <w:r w:rsidRPr="4601E584" w:rsidR="29CC7249">
              <w:rPr>
                <w:rFonts w:ascii="Times New Roman" w:hAnsi="Times New Roman" w:eastAsia="Times New Roman" w:cs="Times New Roman"/>
              </w:rPr>
              <w:t>Sí</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6479E1D" w14:textId="1A23ED9F">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F061C23" w14:textId="56317435">
            <w:pPr>
              <w:spacing w:after="0"/>
            </w:pPr>
            <w:r w:rsidRPr="4601E584" w:rsidR="29CC7249">
              <w:rPr>
                <w:rFonts w:ascii="Times New Roman" w:hAnsi="Times New Roman" w:eastAsia="Times New Roman" w:cs="Times New Roman"/>
              </w:rPr>
              <w:t>Ambos hablan de la burbuja de la IA</w:t>
            </w:r>
          </w:p>
        </w:tc>
      </w:tr>
      <w:tr w:rsidR="29CC7249" w:rsidTr="4601E584" w14:paraId="70BBB915"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7489064" w14:textId="5EF35E82">
            <w:pPr>
              <w:spacing w:after="0"/>
            </w:pPr>
            <w:r w:rsidRPr="4601E584" w:rsidR="29CC7249">
              <w:rPr>
                <w:rFonts w:ascii="Times New Roman" w:hAnsi="Times New Roman" w:eastAsia="Times New Roman" w:cs="Times New Roman"/>
              </w:rPr>
              <w:t>IA y sociedad</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01E0241" w14:textId="67E1F28E">
            <w:pPr>
              <w:spacing w:after="0"/>
            </w:pPr>
            <w:r w:rsidRPr="4601E584" w:rsidR="29CC7249">
              <w:rPr>
                <w:rFonts w:ascii="Times New Roman" w:hAnsi="Times New Roman" w:eastAsia="Times New Roman" w:cs="Times New Roman"/>
              </w:rPr>
              <w:t>Sí</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A2D52D4" w14:textId="4FF4E04F">
            <w:pPr>
              <w:spacing w:after="0"/>
            </w:pPr>
            <w:r w:rsidRPr="4601E584" w:rsidR="29CC7249">
              <w:rPr>
                <w:rFonts w:ascii="Times New Roman" w:hAnsi="Times New Roman" w:eastAsia="Times New Roman" w:cs="Times New Roman"/>
              </w:rPr>
              <w:t>No</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1EEF4AD" w14:textId="31A307F9">
            <w:pPr>
              <w:spacing w:after="0"/>
            </w:pPr>
            <w:r w:rsidRPr="4601E584" w:rsidR="29CC7249">
              <w:rPr>
                <w:rFonts w:ascii="Times New Roman" w:hAnsi="Times New Roman" w:eastAsia="Times New Roman" w:cs="Times New Roman"/>
              </w:rPr>
              <w:t>Encaja, pero son quejas políticas sin ángulo para ejecutivos</w:t>
            </w:r>
          </w:p>
        </w:tc>
      </w:tr>
      <w:tr w:rsidR="29CC7249" w:rsidTr="4601E584" w14:paraId="0ABCDB5F"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8DC9BBC" w14:textId="1461349B">
            <w:pPr>
              <w:spacing w:after="0"/>
            </w:pPr>
            <w:r w:rsidRPr="4601E584" w:rsidR="29CC7249">
              <w:rPr>
                <w:rFonts w:ascii="Times New Roman" w:hAnsi="Times New Roman" w:eastAsia="Times New Roman" w:cs="Times New Roman"/>
              </w:rPr>
              <w:t>Herramientas no-code con IA</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8606BFD" w14:textId="40329241">
            <w:pPr>
              <w:spacing w:after="0"/>
            </w:pPr>
            <w:r w:rsidRPr="4601E584" w:rsidR="29CC7249">
              <w:rPr>
                <w:rFonts w:ascii="Times New Roman" w:hAnsi="Times New Roman" w:eastAsia="Times New Roman" w:cs="Times New Roman"/>
              </w:rPr>
              <w:t>No</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982B31E" w14:textId="0A16A15B">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5B4B2F8" w14:textId="5513CB30">
            <w:pPr>
              <w:spacing w:after="0"/>
            </w:pPr>
            <w:r w:rsidRPr="4601E584" w:rsidR="29CC7249">
              <w:rPr>
                <w:rFonts w:ascii="Times New Roman" w:hAnsi="Times New Roman" w:eastAsia="Times New Roman" w:cs="Times New Roman"/>
              </w:rPr>
              <w:t>Los ejemplos critican sitios hechos con IA</w:t>
            </w:r>
          </w:p>
        </w:tc>
      </w:tr>
      <w:tr w:rsidR="29CC7249" w:rsidTr="4601E584" w14:paraId="0525B38D"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F9CE5BF" w14:textId="53FCD4CA">
            <w:pPr>
              <w:spacing w:after="0"/>
            </w:pPr>
            <w:r w:rsidRPr="4601E584" w:rsidR="29CC7249">
              <w:rPr>
                <w:rFonts w:ascii="Times New Roman" w:hAnsi="Times New Roman" w:eastAsia="Times New Roman" w:cs="Times New Roman"/>
              </w:rPr>
              <w:t>Adopción de IA en empresas</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B578F1E" w14:textId="6BAA5D2A">
            <w:pPr>
              <w:spacing w:after="0"/>
            </w:pPr>
            <w:r w:rsidRPr="4601E584" w:rsidR="29CC7249">
              <w:rPr>
                <w:rFonts w:ascii="Times New Roman" w:hAnsi="Times New Roman" w:eastAsia="Times New Roman" w:cs="Times New Roman"/>
              </w:rPr>
              <w:t>No</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58898B5" w14:textId="198EBA67">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31EDFAC" w14:textId="20FE603D">
            <w:pPr>
              <w:spacing w:after="0"/>
            </w:pPr>
            <w:r w:rsidRPr="4601E584" w:rsidR="29CC7249">
              <w:rPr>
                <w:rFonts w:ascii="Times New Roman" w:hAnsi="Times New Roman" w:eastAsia="Times New Roman" w:cs="Times New Roman"/>
              </w:rPr>
              <w:t>Ejemplos casi sin contenido</w:t>
            </w:r>
          </w:p>
        </w:tc>
      </w:tr>
      <w:tr w:rsidR="29CC7249" w:rsidTr="4601E584" w14:paraId="5517735F" w14:textId="77777777">
        <w:trPr>
          <w:trHeight w:val="300"/>
        </w:trPr>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075F1C1" w14:textId="11304F86">
            <w:pPr>
              <w:spacing w:after="0"/>
            </w:pPr>
            <w:r w:rsidRPr="4601E584" w:rsidR="29CC7249">
              <w:rPr>
                <w:rFonts w:ascii="Times New Roman" w:hAnsi="Times New Roman" w:eastAsia="Times New Roman" w:cs="Times New Roman"/>
              </w:rPr>
              <w:t>Agentes de IA</w:t>
            </w:r>
          </w:p>
        </w:tc>
        <w:tc>
          <w:tcPr>
            <w:tcW w:w="12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ADB7C47" w14:textId="404A869E">
            <w:pPr>
              <w:spacing w:after="0"/>
            </w:pPr>
            <w:r w:rsidRPr="4601E584" w:rsidR="29CC7249">
              <w:rPr>
                <w:rFonts w:ascii="Times New Roman" w:hAnsi="Times New Roman" w:eastAsia="Times New Roman" w:cs="Times New Roman"/>
              </w:rPr>
              <w:t>Sí</w:t>
            </w:r>
          </w:p>
        </w:tc>
        <w:tc>
          <w:tcPr>
            <w:tcW w:w="1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7824976" w14:textId="652F3BB8">
            <w:pPr>
              <w:spacing w:after="0"/>
            </w:pPr>
            <w:r w:rsidRPr="4601E584" w:rsidR="29CC7249">
              <w:rPr>
                <w:rFonts w:ascii="Times New Roman" w:hAnsi="Times New Roman" w:eastAsia="Times New Roman" w:cs="Times New Roman"/>
              </w:rPr>
              <w:t>Sí</w:t>
            </w:r>
          </w:p>
        </w:tc>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E705BC3" w14:textId="539DB441">
            <w:pPr>
              <w:spacing w:after="0"/>
            </w:pPr>
            <w:r w:rsidRPr="4601E584" w:rsidR="29CC7249">
              <w:rPr>
                <w:rFonts w:ascii="Times New Roman" w:hAnsi="Times New Roman" w:eastAsia="Times New Roman" w:cs="Times New Roman"/>
              </w:rPr>
              <w:t>Ambos ejemplos son de agentes</w:t>
            </w:r>
          </w:p>
        </w:tc>
      </w:tr>
    </w:tbl>
    <w:p w:rsidR="66CFC02B" w:rsidP="29CC7249" w:rsidRDefault="66CFC02B" w14:paraId="51E44C4C" w14:textId="5543D403">
      <w:pPr>
        <w:spacing w:after="80"/>
        <w:rPr>
          <w:rFonts w:ascii="Times New Roman" w:hAnsi="Times New Roman" w:eastAsia="Times New Roman" w:cs="Times New Roman"/>
        </w:rPr>
      </w:pPr>
      <w:r w:rsidRPr="4601E584" w:rsidR="63603635">
        <w:rPr>
          <w:rFonts w:ascii="Times New Roman" w:hAnsi="Times New Roman" w:eastAsia="Times New Roman" w:cs="Times New Roman"/>
        </w:rPr>
        <w:t xml:space="preserve"> </w:t>
      </w:r>
    </w:p>
    <w:p w:rsidR="66CFC02B" w:rsidP="29CC7249" w:rsidRDefault="66CFC02B" w14:paraId="774DB809" w14:textId="2AE93A57">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Lectura:</w:t>
      </w:r>
      <w:r w:rsidRPr="4601E584" w:rsidR="63603635">
        <w:rPr>
          <w:rFonts w:ascii="Times New Roman" w:hAnsi="Times New Roman" w:eastAsia="Times New Roman" w:cs="Times New Roman"/>
        </w:rPr>
        <w:t xml:space="preserve"> la lista de temas es buena como agenda editorial (30X publicaría sobre 9 de 10), pero en la mitad de los temas los ejemplos que la respaldan están mal clasificados. La estabilidad y la simulación miden que el ranking se repite, no que cada pieza esté en el tema correcto.</w:t>
      </w:r>
    </w:p>
    <w:p w:rsidR="66CFC02B" w:rsidP="29CC7249" w:rsidRDefault="66CFC02B" w14:paraId="1B6EDA08" w14:textId="77520915">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rPr>
        <w:t>Esta revisión es de la corrida de las 21:45; el top 10 nuevo tiene 9 de los mismos temas («Investigación y avances científicos» reemplaza a «Agentes de IA»).</w:t>
      </w:r>
    </w:p>
    <w:p w:rsidR="66CFC02B" w:rsidP="4601E584" w:rsidRDefault="66CFC02B" w14:paraId="6337C4D3" w14:textId="73DA15A4">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5. Priorización, humo y factores de éxito</w:t>
      </w:r>
    </w:p>
    <w:p w:rsidR="66CFC02B" w:rsidP="29CC7249" w:rsidRDefault="66CFC02B" w14:paraId="762C0CA2" w14:textId="277ED3BA">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Multa por humo:</w:t>
      </w:r>
      <w:r w:rsidRPr="4601E584" w:rsidR="63603635">
        <w:rPr>
          <w:rFonts w:ascii="Times New Roman" w:hAnsi="Times New Roman" w:eastAsia="Times New Roman" w:cs="Times New Roman"/>
        </w:rPr>
        <w:t xml:space="preserve"> baja un puesto a «Liderazgo y equipos», «IA y sociedad», «Mercado e inversión» e «IA para marketing y contenido» (humo promedio entre 0,44 y 0,59). El efecto es moderado.</w:t>
      </w:r>
    </w:p>
    <w:p w:rsidR="66CFC02B" w:rsidP="29CC7249" w:rsidRDefault="66CFC02B" w14:paraId="27247CA6" w14:textId="42D7DD7F">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Factores de éxito del top 10:</w:t>
      </w:r>
      <w:r w:rsidRPr="4601E584" w:rsidR="63603635">
        <w:rPr>
          <w:rFonts w:ascii="Times New Roman" w:hAnsi="Times New Roman" w:eastAsia="Times New Roman" w:cs="Times New Roman"/>
        </w:rPr>
        <w:t xml:space="preserve"> 7 patrones con 5 piezas o más y 16 débiles. Ejemplo de débil: «viernes por la tarde» en productividad personal (47,6× con solo 2 piezas). En la app se muestran como «débil (n piezas)» y no se le pasan al modelo.</w:t>
      </w:r>
    </w:p>
    <w:p w:rsidR="66CFC02B" w:rsidP="4601E584" w:rsidRDefault="66CFC02B" w14:paraId="2F8D9649" w14:textId="4BDF6547">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6. Recomendaciones</w:t>
      </w:r>
    </w:p>
    <w:p w:rsidR="66CFC02B" w:rsidP="29CC7249" w:rsidRDefault="66CFC02B" w14:paraId="242B206E" w14:textId="6B3208AD">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rPr>
        <w:t>Calificamos a mano las 16 recomendaciones de 1 a 5 antes y después de las correcciones.</w:t>
      </w:r>
    </w:p>
    <w:tbl>
      <w:tblPr>
        <w:tblW w:w="0" w:type="auto"/>
        <w:tblLook w:val="04A0" w:firstRow="1" w:lastRow="0" w:firstColumn="1" w:lastColumn="0" w:noHBand="0" w:noVBand="1"/>
      </w:tblPr>
      <w:tblGrid>
        <w:gridCol w:w="3031"/>
        <w:gridCol w:w="1812"/>
        <w:gridCol w:w="1812"/>
        <w:gridCol w:w="1766"/>
      </w:tblGrid>
      <w:tr w:rsidR="29CC7249" w:rsidTr="4601E584" w14:paraId="1D7C2C11"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2BA5D7F" w14:textId="5BF09AAD">
            <w:pPr>
              <w:spacing w:after="0"/>
            </w:pPr>
            <w:r w:rsidRPr="4601E584" w:rsidR="29CC7249">
              <w:rPr>
                <w:rFonts w:ascii="Times New Roman" w:hAnsi="Times New Roman" w:eastAsia="Times New Roman" w:cs="Times New Roman"/>
                <w:b w:val="1"/>
                <w:bCs w:val="1"/>
              </w:rPr>
              <w:t>Criterio</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474F1AA" w14:textId="72EB544E">
            <w:pPr>
              <w:spacing w:after="0"/>
            </w:pPr>
            <w:r w:rsidRPr="4601E584" w:rsidR="29CC7249">
              <w:rPr>
                <w:rFonts w:ascii="Times New Roman" w:hAnsi="Times New Roman" w:eastAsia="Times New Roman" w:cs="Times New Roman"/>
                <w:b w:val="1"/>
                <w:bCs w:val="1"/>
              </w:rPr>
              <w:t>Corrida 21:45</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5639F2B" w14:textId="05D7BB1E">
            <w:pPr>
              <w:spacing w:after="0"/>
            </w:pPr>
            <w:r w:rsidRPr="4601E584" w:rsidR="29CC7249">
              <w:rPr>
                <w:rFonts w:ascii="Times New Roman" w:hAnsi="Times New Roman" w:eastAsia="Times New Roman" w:cs="Times New Roman"/>
                <w:b w:val="1"/>
                <w:bCs w:val="1"/>
              </w:rPr>
              <w:t>Corrida 23:08</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6E8A301" w14:textId="60CBCACB">
            <w:pPr>
              <w:spacing w:after="0"/>
            </w:pPr>
            <w:r w:rsidRPr="4601E584" w:rsidR="29CC7249">
              <w:rPr>
                <w:rFonts w:ascii="Times New Roman" w:hAnsi="Times New Roman" w:eastAsia="Times New Roman" w:cs="Times New Roman"/>
                <w:b w:val="1"/>
                <w:bCs w:val="1"/>
              </w:rPr>
              <w:t>Meta</w:t>
            </w:r>
          </w:p>
        </w:tc>
      </w:tr>
      <w:tr w:rsidR="29CC7249" w:rsidTr="4601E584" w14:paraId="1C9F537B"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51F18B6" w14:textId="718900D6">
            <w:pPr>
              <w:spacing w:after="0"/>
            </w:pPr>
            <w:r w:rsidRPr="4601E584" w:rsidR="29CC7249">
              <w:rPr>
                <w:rFonts w:ascii="Times New Roman" w:hAnsi="Times New Roman" w:eastAsia="Times New Roman" w:cs="Times New Roman"/>
              </w:rPr>
              <w:t>Fidelidad a la evidencia</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B79C39D" w14:textId="2DD88A05">
            <w:pPr>
              <w:spacing w:after="0"/>
            </w:pPr>
            <w:r w:rsidRPr="4601E584" w:rsidR="29CC7249">
              <w:rPr>
                <w:rFonts w:ascii="Times New Roman" w:hAnsi="Times New Roman" w:eastAsia="Times New Roman" w:cs="Times New Roman"/>
              </w:rPr>
              <w:t>2,4</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34A9610" w14:textId="201CE0FF">
            <w:pPr>
              <w:spacing w:after="0"/>
            </w:pPr>
            <w:r w:rsidRPr="4601E584" w:rsidR="29CC7249">
              <w:rPr>
                <w:rFonts w:ascii="Times New Roman" w:hAnsi="Times New Roman" w:eastAsia="Times New Roman" w:cs="Times New Roman"/>
              </w:rPr>
              <w:t>3,7</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D83DAB4" w14:textId="4942F508">
            <w:pPr>
              <w:spacing w:after="0"/>
            </w:pPr>
            <w:r w:rsidRPr="4601E584" w:rsidR="29CC7249">
              <w:rPr>
                <w:rFonts w:ascii="Times New Roman" w:hAnsi="Times New Roman" w:eastAsia="Times New Roman" w:cs="Times New Roman"/>
              </w:rPr>
              <w:t>4</w:t>
            </w:r>
          </w:p>
        </w:tc>
      </w:tr>
      <w:tr w:rsidR="29CC7249" w:rsidTr="4601E584" w14:paraId="3737BD58"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349BBA5" w14:textId="66260FCC">
            <w:pPr>
              <w:spacing w:after="0"/>
            </w:pPr>
            <w:r w:rsidRPr="4601E584" w:rsidR="29CC7249">
              <w:rPr>
                <w:rFonts w:ascii="Times New Roman" w:hAnsi="Times New Roman" w:eastAsia="Times New Roman" w:cs="Times New Roman"/>
              </w:rPr>
              <w:t>Especificidad</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974F18C" w14:textId="7A77A46E">
            <w:pPr>
              <w:spacing w:after="0"/>
            </w:pPr>
            <w:r w:rsidRPr="4601E584" w:rsidR="29CC7249">
              <w:rPr>
                <w:rFonts w:ascii="Times New Roman" w:hAnsi="Times New Roman" w:eastAsia="Times New Roman" w:cs="Times New Roman"/>
              </w:rPr>
              <w:t>3,2</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675674B" w14:textId="20132037">
            <w:pPr>
              <w:spacing w:after="0"/>
            </w:pPr>
            <w:r w:rsidRPr="4601E584" w:rsidR="29CC7249">
              <w:rPr>
                <w:rFonts w:ascii="Times New Roman" w:hAnsi="Times New Roman" w:eastAsia="Times New Roman" w:cs="Times New Roman"/>
              </w:rPr>
              <w:t>3,3</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9DD66B4" w14:textId="0144E41D">
            <w:pPr>
              <w:spacing w:after="0"/>
            </w:pPr>
            <w:r w:rsidRPr="4601E584" w:rsidR="29CC7249">
              <w:rPr>
                <w:rFonts w:ascii="Times New Roman" w:hAnsi="Times New Roman" w:eastAsia="Times New Roman" w:cs="Times New Roman"/>
              </w:rPr>
              <w:t>4</w:t>
            </w:r>
          </w:p>
        </w:tc>
      </w:tr>
      <w:tr w:rsidR="29CC7249" w:rsidTr="4601E584" w14:paraId="4D15E28B"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4DD49CF" w14:textId="76A91600">
            <w:pPr>
              <w:spacing w:after="0"/>
            </w:pPr>
            <w:r w:rsidRPr="4601E584" w:rsidR="29CC7249">
              <w:rPr>
                <w:rFonts w:ascii="Times New Roman" w:hAnsi="Times New Roman" w:eastAsia="Times New Roman" w:cs="Times New Roman"/>
              </w:rPr>
              <w:t>Encaje con 30X</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00E39AB" w14:textId="2AEF856E">
            <w:pPr>
              <w:spacing w:after="0"/>
            </w:pPr>
            <w:r w:rsidRPr="4601E584" w:rsidR="29CC7249">
              <w:rPr>
                <w:rFonts w:ascii="Times New Roman" w:hAnsi="Times New Roman" w:eastAsia="Times New Roman" w:cs="Times New Roman"/>
              </w:rPr>
              <w:t>3,8</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F4F8DAB" w14:textId="72A64681">
            <w:pPr>
              <w:spacing w:after="0"/>
            </w:pPr>
            <w:r w:rsidRPr="4601E584" w:rsidR="29CC7249">
              <w:rPr>
                <w:rFonts w:ascii="Times New Roman" w:hAnsi="Times New Roman" w:eastAsia="Times New Roman" w:cs="Times New Roman"/>
              </w:rPr>
              <w:t>4,1</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D720F61" w14:textId="73B2855C">
            <w:pPr>
              <w:spacing w:after="0"/>
            </w:pPr>
            <w:r w:rsidRPr="4601E584" w:rsidR="29CC7249">
              <w:rPr>
                <w:rFonts w:ascii="Times New Roman" w:hAnsi="Times New Roman" w:eastAsia="Times New Roman" w:cs="Times New Roman"/>
              </w:rPr>
              <w:t>4</w:t>
            </w:r>
          </w:p>
        </w:tc>
      </w:tr>
      <w:tr w:rsidR="29CC7249" w:rsidTr="4601E584" w14:paraId="09DD56D9"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57D248F" w14:textId="679A99A4">
            <w:pPr>
              <w:spacing w:after="0"/>
            </w:pPr>
            <w:r w:rsidRPr="4601E584" w:rsidR="29CC7249">
              <w:rPr>
                <w:rFonts w:ascii="Times New Roman" w:hAnsi="Times New Roman" w:eastAsia="Times New Roman" w:cs="Times New Roman"/>
              </w:rPr>
              <w:t>Accionable</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D419FA3" w14:textId="46C2D20C">
            <w:pPr>
              <w:spacing w:after="0"/>
            </w:pPr>
            <w:r w:rsidRPr="4601E584" w:rsidR="29CC7249">
              <w:rPr>
                <w:rFonts w:ascii="Times New Roman" w:hAnsi="Times New Roman" w:eastAsia="Times New Roman" w:cs="Times New Roman"/>
              </w:rPr>
              <w:t>3,2</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F5B6E70" w14:textId="7787F359">
            <w:pPr>
              <w:spacing w:after="0"/>
            </w:pPr>
            <w:r w:rsidRPr="4601E584" w:rsidR="29CC7249">
              <w:rPr>
                <w:rFonts w:ascii="Times New Roman" w:hAnsi="Times New Roman" w:eastAsia="Times New Roman" w:cs="Times New Roman"/>
              </w:rPr>
              <w:t>3,8</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2237C63" w14:textId="49FCC82C">
            <w:pPr>
              <w:spacing w:after="0"/>
            </w:pPr>
            <w:r w:rsidRPr="4601E584" w:rsidR="29CC7249">
              <w:rPr>
                <w:rFonts w:ascii="Times New Roman" w:hAnsi="Times New Roman" w:eastAsia="Times New Roman" w:cs="Times New Roman"/>
              </w:rPr>
              <w:t>4</w:t>
            </w:r>
          </w:p>
        </w:tc>
      </w:tr>
      <w:tr w:rsidR="29CC7249" w:rsidTr="4601E584" w14:paraId="7F546F5F"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881523F" w14:textId="19E8DD9C">
            <w:pPr>
              <w:spacing w:after="0"/>
            </w:pPr>
            <w:r w:rsidRPr="4601E584" w:rsidR="29CC7249">
              <w:rPr>
                <w:rFonts w:ascii="Times New Roman" w:hAnsi="Times New Roman" w:eastAsia="Times New Roman" w:cs="Times New Roman"/>
              </w:rPr>
              <w:t>Promedio</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F82D22B" w14:textId="624EBDD5">
            <w:pPr>
              <w:spacing w:after="0"/>
            </w:pPr>
            <w:r w:rsidRPr="4601E584" w:rsidR="29CC7249">
              <w:rPr>
                <w:rFonts w:ascii="Times New Roman" w:hAnsi="Times New Roman" w:eastAsia="Times New Roman" w:cs="Times New Roman"/>
              </w:rPr>
              <w:t>3,2</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0EC1378" w14:textId="5FA2A49F">
            <w:pPr>
              <w:spacing w:after="0"/>
            </w:pPr>
            <w:r w:rsidRPr="4601E584" w:rsidR="29CC7249">
              <w:rPr>
                <w:rFonts w:ascii="Times New Roman" w:hAnsi="Times New Roman" w:eastAsia="Times New Roman" w:cs="Times New Roman"/>
              </w:rPr>
              <w:t>3,7</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DBB7E27" w14:textId="4E67DAF1">
            <w:pPr>
              <w:spacing w:after="0"/>
            </w:pPr>
            <w:r w:rsidRPr="4601E584" w:rsidR="29CC7249">
              <w:rPr>
                <w:rFonts w:ascii="Times New Roman" w:hAnsi="Times New Roman" w:eastAsia="Times New Roman" w:cs="Times New Roman"/>
              </w:rPr>
              <w:t>4</w:t>
            </w:r>
          </w:p>
        </w:tc>
      </w:tr>
      <w:tr w:rsidR="29CC7249" w:rsidTr="4601E584" w14:paraId="083F76E2"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634CF92" w14:textId="46571992">
            <w:pPr>
              <w:spacing w:after="0"/>
            </w:pPr>
            <w:r w:rsidRPr="4601E584" w:rsidR="29CC7249">
              <w:rPr>
                <w:rFonts w:ascii="Times New Roman" w:hAnsi="Times New Roman" w:eastAsia="Times New Roman" w:cs="Times New Roman"/>
              </w:rPr>
              <w:t>Con hechos sin respaldo</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F04E370" w14:textId="0BF20B29">
            <w:pPr>
              <w:spacing w:after="0"/>
            </w:pPr>
            <w:r w:rsidRPr="4601E584" w:rsidR="29CC7249">
              <w:rPr>
                <w:rFonts w:ascii="Times New Roman" w:hAnsi="Times New Roman" w:eastAsia="Times New Roman" w:cs="Times New Roman"/>
              </w:rPr>
              <w:t>11 de 16</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6413CC0" w14:textId="7A6CAB13">
            <w:pPr>
              <w:spacing w:after="0"/>
            </w:pPr>
            <w:r w:rsidRPr="4601E584" w:rsidR="29CC7249">
              <w:rPr>
                <w:rFonts w:ascii="Times New Roman" w:hAnsi="Times New Roman" w:eastAsia="Times New Roman" w:cs="Times New Roman"/>
              </w:rPr>
              <w:t>3 de 16</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33D4053" w14:textId="455BFEF1">
            <w:pPr>
              <w:spacing w:after="0"/>
            </w:pPr>
            <w:r w:rsidRPr="4601E584" w:rsidR="29CC7249">
              <w:rPr>
                <w:rFonts w:ascii="Times New Roman" w:hAnsi="Times New Roman" w:eastAsia="Times New Roman" w:cs="Times New Roman"/>
              </w:rPr>
              <w:t>0</w:t>
            </w:r>
          </w:p>
        </w:tc>
      </w:tr>
      <w:tr w:rsidR="29CC7249" w:rsidTr="4601E584" w14:paraId="38C3A1A9" w14:textId="77777777">
        <w:trPr>
          <w:trHeight w:val="300"/>
        </w:trPr>
        <w:tc>
          <w:tcPr>
            <w:tcW w:w="30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C366579" w14:textId="1546122F">
            <w:pPr>
              <w:spacing w:after="0"/>
            </w:pPr>
            <w:r w:rsidRPr="4601E584" w:rsidR="29CC7249">
              <w:rPr>
                <w:rFonts w:ascii="Times New Roman" w:hAnsi="Times New Roman" w:eastAsia="Times New Roman" w:cs="Times New Roman"/>
              </w:rPr>
              <w:t>Piezas para @crece30x</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EB51772" w14:textId="234D84C4">
            <w:pPr>
              <w:spacing w:after="0"/>
            </w:pPr>
            <w:r w:rsidRPr="4601E584" w:rsidR="29CC7249">
              <w:rPr>
                <w:rFonts w:ascii="Times New Roman" w:hAnsi="Times New Roman" w:eastAsia="Times New Roman" w:cs="Times New Roman"/>
              </w:rPr>
              <w:t>0</w:t>
            </w:r>
          </w:p>
        </w:tc>
        <w:tc>
          <w:tcPr>
            <w:tcW w:w="18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C7151B0" w14:textId="683709B9">
            <w:pPr>
              <w:spacing w:after="0"/>
            </w:pPr>
            <w:r w:rsidRPr="4601E584" w:rsidR="29CC7249">
              <w:rPr>
                <w:rFonts w:ascii="Times New Roman" w:hAnsi="Times New Roman" w:eastAsia="Times New Roman" w:cs="Times New Roman"/>
              </w:rPr>
              <w:t>16</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008B4D1" w14:textId="3CC84C3E">
            <w:pPr>
              <w:spacing w:after="0"/>
            </w:pPr>
            <w:r w:rsidRPr="4601E584" w:rsidR="29CC7249">
              <w:rPr>
                <w:rFonts w:ascii="Times New Roman" w:hAnsi="Times New Roman" w:eastAsia="Times New Roman" w:cs="Times New Roman"/>
              </w:rPr>
              <w:t>16</w:t>
            </w:r>
          </w:p>
        </w:tc>
      </w:tr>
    </w:tbl>
    <w:p w:rsidR="66CFC02B" w:rsidP="29CC7249" w:rsidRDefault="66CFC02B" w14:paraId="2D9497CB" w14:textId="0F2B181E">
      <w:pPr>
        <w:spacing w:after="80"/>
        <w:rPr>
          <w:rFonts w:ascii="Times New Roman" w:hAnsi="Times New Roman" w:eastAsia="Times New Roman" w:cs="Times New Roman"/>
        </w:rPr>
      </w:pPr>
      <w:r w:rsidRPr="4601E584" w:rsidR="63603635">
        <w:rPr>
          <w:rFonts w:ascii="Times New Roman" w:hAnsi="Times New Roman" w:eastAsia="Times New Roman" w:cs="Times New Roman"/>
        </w:rPr>
        <w:t xml:space="preserve"> </w:t>
      </w:r>
    </w:p>
    <w:p w:rsidR="66CFC02B" w:rsidP="29CC7249" w:rsidRDefault="66CFC02B" w14:paraId="3AA2FDEA" w14:textId="1942CEC8">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Quedan 3 recomendaciones con hechos sin respaldo:</w:t>
      </w:r>
      <w:r w:rsidRPr="4601E584" w:rsidR="63603635">
        <w:rPr>
          <w:rFonts w:ascii="Times New Roman" w:hAnsi="Times New Roman" w:eastAsia="Times New Roman" w:cs="Times New Roman"/>
        </w:rPr>
        <w:t xml:space="preserve"> «una pyme de México redujo la facturación en 30 %» (Adopción), «última hora: un informe reciente…» (Riesgos) y «tres casos reales de México, Colombia y Chile» (IA en Latinoamérica). Hay que corregirlas antes de publicar.</w:t>
      </w:r>
    </w:p>
    <w:p w:rsidR="66CFC02B" w:rsidP="29CC7249" w:rsidRDefault="66CFC02B" w14:paraId="2FA00B42" w14:textId="7EAC24F9">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El modelo ya no usa [dato por verificar]</w:t>
      </w:r>
      <w:r w:rsidRPr="4601E584" w:rsidR="63603635">
        <w:rPr>
          <w:rFonts w:ascii="Times New Roman" w:hAnsi="Times New Roman" w:eastAsia="Times New Roman" w:cs="Times New Roman"/>
        </w:rPr>
        <w:t xml:space="preserve"> (antes 9 veces): ahora evita las cifras, salvo en los 3 casos anteriores.</w:t>
      </w:r>
    </w:p>
    <w:p w:rsidR="66CFC02B" w:rsidP="29CC7249" w:rsidRDefault="66CFC02B" w14:paraId="153BB2A8" w14:textId="38DC862E">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Lo que falta para llegar a 4:</w:t>
      </w:r>
      <w:r w:rsidRPr="4601E584" w:rsidR="63603635">
        <w:rPr>
          <w:rFonts w:ascii="Times New Roman" w:hAnsi="Times New Roman" w:eastAsia="Times New Roman" w:cs="Times New Roman"/>
        </w:rPr>
        <w:t xml:space="preserve"> especificidad. Cinco temas comparten exactamente los mismos formatos por red, algunos captions dicen «Desliza» en un reel y quedan 3 palabras en inglés.</w:t>
      </w:r>
    </w:p>
    <w:p w:rsidR="66CFC02B" w:rsidP="29CC7249" w:rsidRDefault="66CFC02B" w14:paraId="335F5B3C" w14:textId="011F7098">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Piezas para @crece30x:</w:t>
      </w:r>
      <w:r w:rsidRPr="4601E584" w:rsidR="63603635">
        <w:rPr>
          <w:rFonts w:ascii="Times New Roman" w:hAnsi="Times New Roman" w:eastAsia="Times New Roman" w:cs="Times New Roman"/>
        </w:rPr>
        <w:t xml:space="preserve"> cada tema trae pilar, formato (carrusel o reel), estructura de 4 a 7 pasos, caption y llamado a la acción, en el tono de la ficha.</w:t>
      </w:r>
    </w:p>
    <w:p w:rsidR="66CFC02B" w:rsidP="4601E584" w:rsidRDefault="66CFC02B" w14:paraId="2D55CD47" w14:textId="5F2F57F0">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Costo y repetibilidad</w:t>
      </w:r>
    </w:p>
    <w:p w:rsidR="66CFC02B" w:rsidP="29CC7249" w:rsidRDefault="66CFC02B" w14:paraId="55071186" w14:textId="14110840">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Costo de esta corrida: US$0.</w:t>
      </w:r>
      <w:r w:rsidRPr="4601E584" w:rsidR="63603635">
        <w:rPr>
          <w:rFonts w:ascii="Times New Roman" w:hAnsi="Times New Roman" w:eastAsia="Times New Roman" w:cs="Times New Roman"/>
        </w:rPr>
        <w:t xml:space="preserve"> El clasificador local corre en el computador y Nemotron es gratuito en OpenRouter.</w:t>
      </w:r>
    </w:p>
    <w:p w:rsidR="66CFC02B" w:rsidP="29CC7249" w:rsidRDefault="66CFC02B" w14:paraId="3B857FE2" w14:textId="62F1F9FE">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Con Jev:</w:t>
      </w:r>
      <w:r w:rsidRPr="4601E584" w:rsidR="63603635">
        <w:rPr>
          <w:rFonts w:ascii="Times New Roman" w:hAnsi="Times New Roman" w:eastAsia="Times New Roman" w:cs="Times New Roman"/>
        </w:rPr>
        <w:t xml:space="preserve"> costaría US$0,042 por millón de tokens de entrada, unos US$0,10 por corrida de 3.000 piezas según nuestra estimación.</w:t>
      </w:r>
    </w:p>
    <w:p w:rsidR="66CFC02B" w:rsidP="29CC7249" w:rsidRDefault="66CFC02B" w14:paraId="05925899" w14:textId="3C03C5FB">
      <w:pPr>
        <w:pStyle w:val="ListParagraph"/>
        <w:numPr>
          <w:ilvl w:val="0"/>
          <w:numId w:val="1"/>
        </w:numPr>
        <w:spacing w:after="0" w:line="264" w:lineRule="auto"/>
        <w:ind w:left="540" w:hanging="270"/>
        <w:rPr>
          <w:rFonts w:ascii="Times New Roman" w:hAnsi="Times New Roman" w:eastAsia="Times New Roman" w:cs="Times New Roman"/>
        </w:rPr>
      </w:pPr>
      <w:r w:rsidRPr="4601E584" w:rsidR="63603635">
        <w:rPr>
          <w:rFonts w:ascii="Times New Roman" w:hAnsi="Times New Roman" w:eastAsia="Times New Roman" w:cs="Times New Roman"/>
          <w:b w:val="1"/>
          <w:bCs w:val="1"/>
        </w:rPr>
        <w:t>Repetir la evaluación:</w:t>
      </w:r>
      <w:r w:rsidRPr="4601E584" w:rsidR="63603635">
        <w:rPr>
          <w:rFonts w:ascii="Times New Roman" w:hAnsi="Times New Roman" w:eastAsia="Times New Roman" w:cs="Times New Roman"/>
        </w:rPr>
        <w:t xml:space="preserve"> python -m radar.evaluate (automática) y python -m radar.evaluate --puntuar (con las hojas llenas).</w:t>
      </w:r>
    </w:p>
    <w:p w:rsidR="66CFC02B" w:rsidP="4601E584" w:rsidRDefault="66CFC02B" w14:paraId="227B9DE3" w14:textId="480D0088">
      <w:pPr>
        <w:pStyle w:val="Heading1"/>
        <w:spacing w:before="320" w:after="140"/>
        <w:rPr>
          <w:rFonts w:ascii="Times New Roman" w:hAnsi="Times New Roman" w:eastAsia="Times New Roman" w:cs="Times New Roman"/>
          <w:b w:val="1"/>
          <w:bCs w:val="1"/>
          <w:color w:val="000000" w:themeColor="text1"/>
          <w:sz w:val="24"/>
          <w:szCs w:val="24"/>
        </w:rPr>
      </w:pPr>
      <w:r w:rsidRPr="4601E584" w:rsidR="63603635">
        <w:rPr>
          <w:rFonts w:ascii="Times New Roman" w:hAnsi="Times New Roman" w:eastAsia="Times New Roman" w:cs="Times New Roman"/>
          <w:b w:val="1"/>
          <w:bCs w:val="1"/>
          <w:color w:val="000000" w:themeColor="text1" w:themeTint="FF" w:themeShade="FF"/>
          <w:sz w:val="24"/>
          <w:szCs w:val="24"/>
        </w:rPr>
        <w:t>Pruebas automáticas del código</w:t>
      </w:r>
    </w:p>
    <w:p w:rsidR="66CFC02B" w:rsidP="29CC7249" w:rsidRDefault="66CFC02B" w14:paraId="0067037C" w14:textId="1DA5568E">
      <w:pPr>
        <w:spacing w:after="120" w:line="276" w:lineRule="auto"/>
        <w:rPr>
          <w:rFonts w:ascii="Times New Roman" w:hAnsi="Times New Roman" w:eastAsia="Times New Roman" w:cs="Times New Roman"/>
        </w:rPr>
      </w:pPr>
      <w:r w:rsidRPr="4601E584" w:rsidR="63603635">
        <w:rPr>
          <w:rFonts w:ascii="Times New Roman" w:hAnsi="Times New Roman" w:eastAsia="Times New Roman" w:cs="Times New Roman"/>
        </w:rPr>
        <w:t xml:space="preserve">El proyecto tiene 33 pruebas automáticas con datos sintéticos (sin red ni claves). Resultado: </w:t>
      </w:r>
      <w:r w:rsidRPr="4601E584" w:rsidR="63603635">
        <w:rPr>
          <w:rFonts w:ascii="Times New Roman" w:hAnsi="Times New Roman" w:eastAsia="Times New Roman" w:cs="Times New Roman"/>
          <w:b w:val="1"/>
          <w:bCs w:val="1"/>
        </w:rPr>
        <w:t>33 de 33 pasan</w:t>
      </w:r>
      <w:r w:rsidRPr="4601E584" w:rsidR="63603635">
        <w:rPr>
          <w:rFonts w:ascii="Times New Roman" w:hAnsi="Times New Roman" w:eastAsia="Times New Roman" w:cs="Times New Roman"/>
        </w:rPr>
        <w:t xml:space="preserve"> (python -m unittest discover tests).</w:t>
      </w:r>
    </w:p>
    <w:tbl>
      <w:tblPr>
        <w:tblW w:w="0" w:type="auto"/>
        <w:tblLook w:val="04A0" w:firstRow="1" w:lastRow="0" w:firstColumn="1" w:lastColumn="0" w:noHBand="0" w:noVBand="1"/>
      </w:tblPr>
      <w:tblGrid>
        <w:gridCol w:w="1997"/>
        <w:gridCol w:w="4775"/>
        <w:gridCol w:w="1880"/>
      </w:tblGrid>
      <w:tr w:rsidR="29CC7249" w:rsidTr="4601E584" w14:paraId="4C83644F"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E585E1A" w14:textId="33852A75">
            <w:pPr>
              <w:spacing w:after="0"/>
            </w:pPr>
            <w:r w:rsidRPr="4601E584" w:rsidR="29CC7249">
              <w:rPr>
                <w:rFonts w:ascii="Times New Roman" w:hAnsi="Times New Roman" w:eastAsia="Times New Roman" w:cs="Times New Roman"/>
                <w:b w:val="1"/>
                <w:bCs w:val="1"/>
              </w:rPr>
              <w:t>Área</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C3F6176" w14:textId="1B528DCE">
            <w:pPr>
              <w:spacing w:after="0"/>
            </w:pPr>
            <w:r w:rsidRPr="4601E584" w:rsidR="29CC7249">
              <w:rPr>
                <w:rFonts w:ascii="Times New Roman" w:hAnsi="Times New Roman" w:eastAsia="Times New Roman" w:cs="Times New Roman"/>
                <w:b w:val="1"/>
                <w:bCs w:val="1"/>
              </w:rPr>
              <w:t>Qué comprueba</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5D657FA" w14:textId="7E69D566">
            <w:pPr>
              <w:spacing w:after="0"/>
            </w:pPr>
            <w:r w:rsidRPr="4601E584" w:rsidR="29CC7249">
              <w:rPr>
                <w:rFonts w:ascii="Times New Roman" w:hAnsi="Times New Roman" w:eastAsia="Times New Roman" w:cs="Times New Roman"/>
                <w:b w:val="1"/>
                <w:bCs w:val="1"/>
              </w:rPr>
              <w:t>Resultado</w:t>
            </w:r>
          </w:p>
        </w:tc>
      </w:tr>
      <w:tr w:rsidR="29CC7249" w:rsidTr="4601E584" w14:paraId="460F1A57"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CE55B41" w14:textId="3B1DDEFA">
            <w:pPr>
              <w:spacing w:after="0"/>
            </w:pPr>
            <w:r w:rsidRPr="4601E584" w:rsidR="29CC7249">
              <w:rPr>
                <w:rFonts w:ascii="Times New Roman" w:hAnsi="Times New Roman" w:eastAsia="Times New Roman" w:cs="Times New Roman"/>
              </w:rPr>
              <w:t>Tendencias</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F287992" w14:textId="42890A49">
            <w:pPr>
              <w:spacing w:after="0"/>
            </w:pPr>
            <w:r w:rsidRPr="4601E584" w:rsidR="29CC7249">
              <w:rPr>
                <w:rFonts w:ascii="Times New Roman" w:hAnsi="Times New Roman" w:eastAsia="Times New Roman" w:cs="Times New Roman"/>
              </w:rPr>
              <w:t>Un tema que crece se detecta y queda primero; un tema grande pero plano pierde participación; reglas de etapa</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12BD6B53" w14:textId="76541C78">
            <w:pPr>
              <w:spacing w:after="0"/>
            </w:pPr>
            <w:r w:rsidRPr="4601E584" w:rsidR="29CC7249">
              <w:rPr>
                <w:rFonts w:ascii="Times New Roman" w:hAnsi="Times New Roman" w:eastAsia="Times New Roman" w:cs="Times New Roman"/>
              </w:rPr>
              <w:t>Cumple (4 pruebas)</w:t>
            </w:r>
          </w:p>
        </w:tc>
      </w:tr>
      <w:tr w:rsidR="29CC7249" w:rsidTr="4601E584" w14:paraId="41B2ACBC"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74590B1" w14:textId="5F47E36F">
            <w:pPr>
              <w:spacing w:after="0"/>
            </w:pPr>
            <w:r w:rsidRPr="4601E584" w:rsidR="29CC7249">
              <w:rPr>
                <w:rFonts w:ascii="Times New Roman" w:hAnsi="Times New Roman" w:eastAsia="Times New Roman" w:cs="Times New Roman"/>
              </w:rPr>
              <w:t>Backtest</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921FBCF" w14:textId="784086AA">
            <w:pPr>
              <w:spacing w:after="0"/>
            </w:pPr>
            <w:r w:rsidRPr="4601E584" w:rsidR="29CC7249">
              <w:rPr>
                <w:rFonts w:ascii="Times New Roman" w:hAnsi="Times New Roman" w:eastAsia="Times New Roman" w:cs="Times New Roman"/>
              </w:rPr>
              <w:t>Un tema que sube se predice y se sostiene la semana siguiente</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AE24EA2" w14:textId="48AF590A">
            <w:pPr>
              <w:spacing w:after="0"/>
            </w:pPr>
            <w:r w:rsidRPr="4601E584" w:rsidR="29CC7249">
              <w:rPr>
                <w:rFonts w:ascii="Times New Roman" w:hAnsi="Times New Roman" w:eastAsia="Times New Roman" w:cs="Times New Roman"/>
              </w:rPr>
              <w:t>Cumple</w:t>
            </w:r>
          </w:p>
        </w:tc>
      </w:tr>
      <w:tr w:rsidR="29CC7249" w:rsidTr="4601E584" w14:paraId="508084D5"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8C72536" w14:textId="5590FB1F">
            <w:pPr>
              <w:spacing w:after="0"/>
            </w:pPr>
            <w:r w:rsidRPr="4601E584" w:rsidR="29CC7249">
              <w:rPr>
                <w:rFonts w:ascii="Times New Roman" w:hAnsi="Times New Roman" w:eastAsia="Times New Roman" w:cs="Times New Roman"/>
              </w:rPr>
              <w:t>Tendencias por app</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CBC93B0" w14:textId="5BE1F5AE">
            <w:pPr>
              <w:spacing w:after="0"/>
            </w:pPr>
            <w:r w:rsidRPr="4601E584" w:rsidR="29CC7249">
              <w:rPr>
                <w:rFonts w:ascii="Times New Roman" w:hAnsi="Times New Roman" w:eastAsia="Times New Roman" w:cs="Times New Roman"/>
              </w:rPr>
              <w:t>Cada app tiene su propio ranking; los aportes sin historia no inventan crecimiento</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8B84C6E" w14:textId="349A1D18">
            <w:pPr>
              <w:spacing w:after="0"/>
            </w:pPr>
            <w:r w:rsidRPr="4601E584" w:rsidR="29CC7249">
              <w:rPr>
                <w:rFonts w:ascii="Times New Roman" w:hAnsi="Times New Roman" w:eastAsia="Times New Roman" w:cs="Times New Roman"/>
              </w:rPr>
              <w:t>Cumple (2 pruebas)</w:t>
            </w:r>
          </w:p>
        </w:tc>
      </w:tr>
      <w:tr w:rsidR="29CC7249" w:rsidTr="4601E584" w14:paraId="30DA1E98"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0E99A50" w14:textId="71628A7C">
            <w:pPr>
              <w:spacing w:after="0"/>
            </w:pPr>
            <w:r w:rsidRPr="4601E584" w:rsidR="29CC7249">
              <w:rPr>
                <w:rFonts w:ascii="Times New Roman" w:hAnsi="Times New Roman" w:eastAsia="Times New Roman" w:cs="Times New Roman"/>
              </w:rPr>
              <w:t>Privacidad</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5F1DE8B" w14:textId="7B2B5D9B">
            <w:pPr>
              <w:spacing w:after="0"/>
            </w:pPr>
            <w:r w:rsidRPr="4601E584" w:rsidR="29CC7249">
              <w:rPr>
                <w:rFonts w:ascii="Times New Roman" w:hAnsi="Times New Roman" w:eastAsia="Times New Roman" w:cs="Times New Roman"/>
              </w:rPr>
              <w:t>El limpiador borra menciones, correos y teléfonos sin tapar fechas ni porcentajes; el código de autor es irreversible; el feed no incluye autores</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D000372" w14:textId="5F77A730">
            <w:pPr>
              <w:spacing w:after="0"/>
            </w:pPr>
            <w:r w:rsidRPr="4601E584" w:rsidR="29CC7249">
              <w:rPr>
                <w:rFonts w:ascii="Times New Roman" w:hAnsi="Times New Roman" w:eastAsia="Times New Roman" w:cs="Times New Roman"/>
              </w:rPr>
              <w:t>Cumple (4 pruebas)</w:t>
            </w:r>
          </w:p>
        </w:tc>
      </w:tr>
      <w:tr w:rsidR="29CC7249" w:rsidTr="4601E584" w14:paraId="56AD146C"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59B9219" w14:textId="14A88575">
            <w:pPr>
              <w:spacing w:after="0"/>
            </w:pPr>
            <w:r w:rsidRPr="4601E584" w:rsidR="29CC7249">
              <w:rPr>
                <w:rFonts w:ascii="Times New Roman" w:hAnsi="Times New Roman" w:eastAsia="Times New Roman" w:cs="Times New Roman"/>
              </w:rPr>
              <w:t>Contenido para adultos</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4135EA6" w14:textId="3588FEAE">
            <w:pPr>
              <w:spacing w:after="0"/>
            </w:pPr>
            <w:r w:rsidRPr="4601E584" w:rsidR="29CC7249">
              <w:rPr>
                <w:rFonts w:ascii="Times New Roman" w:hAnsi="Times New Roman" w:eastAsia="Times New Roman" w:cs="Times New Roman"/>
              </w:rPr>
              <w:t>Se descartan las piezas con etiquetas explícitas; las noticias sobre deepfakes se conservan</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B6FF9B3" w14:textId="6FEC5EE4">
            <w:pPr>
              <w:spacing w:after="0"/>
            </w:pPr>
            <w:r w:rsidRPr="4601E584" w:rsidR="29CC7249">
              <w:rPr>
                <w:rFonts w:ascii="Times New Roman" w:hAnsi="Times New Roman" w:eastAsia="Times New Roman" w:cs="Times New Roman"/>
              </w:rPr>
              <w:t>Cumple (2 pruebas)</w:t>
            </w:r>
          </w:p>
        </w:tc>
      </w:tr>
      <w:tr w:rsidR="29CC7249" w:rsidTr="4601E584" w14:paraId="71DD4DC6"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C97D831" w14:textId="219D3D24">
            <w:pPr>
              <w:spacing w:after="0"/>
            </w:pPr>
            <w:r w:rsidRPr="4601E584" w:rsidR="29CC7249">
              <w:rPr>
                <w:rFonts w:ascii="Times New Roman" w:hAnsi="Times New Roman" w:eastAsia="Times New Roman" w:cs="Times New Roman"/>
              </w:rPr>
              <w:t>Aportes de la comunidad</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70FC2D22" w14:textId="601B163E">
            <w:pPr>
              <w:spacing w:after="0"/>
            </w:pPr>
            <w:r w:rsidRPr="4601E584" w:rsidR="29CC7249">
              <w:rPr>
                <w:rFonts w:ascii="Times New Roman" w:hAnsi="Times New Roman" w:eastAsia="Times New Roman" w:cs="Times New Roman"/>
              </w:rPr>
              <w:t>Se rechazan aportes privados o inválidos; los válidos se limpian y se guardan</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F68D1C3" w14:textId="0F95A478">
            <w:pPr>
              <w:spacing w:after="0"/>
            </w:pPr>
            <w:r w:rsidRPr="4601E584" w:rsidR="29CC7249">
              <w:rPr>
                <w:rFonts w:ascii="Times New Roman" w:hAnsi="Times New Roman" w:eastAsia="Times New Roman" w:cs="Times New Roman"/>
              </w:rPr>
              <w:t>Cumple (3 pruebas)</w:t>
            </w:r>
          </w:p>
        </w:tc>
      </w:tr>
      <w:tr w:rsidR="29CC7249" w:rsidTr="4601E584" w14:paraId="4940E40B"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AC26064" w14:textId="5A189F55">
            <w:pPr>
              <w:spacing w:after="0"/>
            </w:pPr>
            <w:r w:rsidRPr="4601E584" w:rsidR="29CC7249">
              <w:rPr>
                <w:rFonts w:ascii="Times New Roman" w:hAnsi="Times New Roman" w:eastAsia="Times New Roman" w:cs="Times New Roman"/>
              </w:rPr>
              <w:t>Cuenta @crece30x</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E50D1CC" w14:textId="4F23441B">
            <w:pPr>
              <w:spacing w:after="0"/>
            </w:pPr>
            <w:r w:rsidRPr="4601E584" w:rsidR="29CC7249">
              <w:rPr>
                <w:rFonts w:ascii="Times New Roman" w:hAnsi="Times New Roman" w:eastAsia="Times New Roman" w:cs="Times New Roman"/>
              </w:rPr>
              <w:t>La exportación de Meta conserva solo columnas públicas; la ficha solo acepta enlaces públicos de Instagram; la pieza usa el formato que mejor le funciona a la cuenta</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0C4355E" w14:textId="699ED4FB">
            <w:pPr>
              <w:spacing w:after="0"/>
            </w:pPr>
            <w:r w:rsidRPr="4601E584" w:rsidR="29CC7249">
              <w:rPr>
                <w:rFonts w:ascii="Times New Roman" w:hAnsi="Times New Roman" w:eastAsia="Times New Roman" w:cs="Times New Roman"/>
              </w:rPr>
              <w:t>Cumple (4 pruebas)</w:t>
            </w:r>
          </w:p>
        </w:tc>
      </w:tr>
      <w:tr w:rsidR="29CC7249" w:rsidTr="4601E584" w14:paraId="7A8236C5"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2E61CD1E" w14:textId="35ECCE7C">
            <w:pPr>
              <w:spacing w:after="0"/>
            </w:pPr>
            <w:r w:rsidRPr="4601E584" w:rsidR="29CC7249">
              <w:rPr>
                <w:rFonts w:ascii="Times New Roman" w:hAnsi="Times New Roman" w:eastAsia="Times New Roman" w:cs="Times New Roman"/>
              </w:rPr>
              <w:t>Respaldo de modelos</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581D0E1" w14:textId="43D59567">
            <w:pPr>
              <w:spacing w:after="0"/>
            </w:pPr>
            <w:r w:rsidRPr="4601E584" w:rsidR="29CC7249">
              <w:rPr>
                <w:rFonts w:ascii="Times New Roman" w:hAnsi="Times New Roman" w:eastAsia="Times New Roman" w:cs="Times New Roman"/>
              </w:rPr>
              <w:t>Si un proveedor falla se pasa al siguiente, luego al modelo local o a plantillas</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0EDB137C" w14:textId="3113E29A">
            <w:pPr>
              <w:spacing w:after="0"/>
            </w:pPr>
            <w:r w:rsidRPr="4601E584" w:rsidR="29CC7249">
              <w:rPr>
                <w:rFonts w:ascii="Times New Roman" w:hAnsi="Times New Roman" w:eastAsia="Times New Roman" w:cs="Times New Roman"/>
              </w:rPr>
              <w:t>Cumple (4 pruebas)</w:t>
            </w:r>
          </w:p>
        </w:tc>
      </w:tr>
      <w:tr w:rsidR="29CC7249" w:rsidTr="4601E584" w14:paraId="2C94E186"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812EAB3" w14:textId="3449DF0F">
            <w:pPr>
              <w:spacing w:after="0"/>
            </w:pPr>
            <w:r w:rsidRPr="4601E584" w:rsidR="29CC7249">
              <w:rPr>
                <w:rFonts w:ascii="Times New Roman" w:hAnsi="Times New Roman" w:eastAsia="Times New Roman" w:cs="Times New Roman"/>
              </w:rPr>
              <w:t>Correcciones de la evaluación</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1DF30CF" w14:textId="5F4682C8">
            <w:pPr>
              <w:spacing w:after="0"/>
            </w:pPr>
            <w:r w:rsidRPr="4601E584" w:rsidR="29CC7249">
              <w:rPr>
                <w:rFonts w:ascii="Times New Roman" w:hAnsi="Times New Roman" w:eastAsia="Times New Roman" w:cs="Times New Roman"/>
              </w:rPr>
              <w:t>Sin patrones de menos de 5 piezas; sin gancho adivinado; el verificador ignora duraciones; el prompt trae la fecha y prohíbe estudios inventados</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52963547" w14:textId="6DF7DB5C">
            <w:pPr>
              <w:spacing w:after="0"/>
            </w:pPr>
            <w:r w:rsidRPr="4601E584" w:rsidR="29CC7249">
              <w:rPr>
                <w:rFonts w:ascii="Times New Roman" w:hAnsi="Times New Roman" w:eastAsia="Times New Roman" w:cs="Times New Roman"/>
              </w:rPr>
              <w:t>Cumple (4 pruebas)</w:t>
            </w:r>
          </w:p>
        </w:tc>
      </w:tr>
      <w:tr w:rsidR="29CC7249" w:rsidTr="4601E584" w14:paraId="56D913BA"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1475C0A" w14:textId="2DCCB7F8">
            <w:pPr>
              <w:spacing w:after="0"/>
            </w:pPr>
            <w:r w:rsidRPr="4601E584" w:rsidR="29CC7249">
              <w:rPr>
                <w:rFonts w:ascii="Times New Roman" w:hAnsi="Times New Roman" w:eastAsia="Times New Roman" w:cs="Times New Roman"/>
              </w:rPr>
              <w:t>App publicada</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61D07DEC" w14:textId="09700EC4">
            <w:pPr>
              <w:spacing w:after="0"/>
            </w:pPr>
            <w:r w:rsidRPr="4601E584" w:rsidR="29CC7249">
              <w:rPr>
                <w:rFonts w:ascii="Times New Roman" w:hAnsi="Times New Roman" w:eastAsia="Times New Roman" w:cs="Times New Roman"/>
              </w:rPr>
              <w:t>Sin la contraseña no se ve el tablero ni se puede actualizar o escribir; con ella sí</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312C0286" w14:textId="46D91566">
            <w:pPr>
              <w:spacing w:after="0"/>
            </w:pPr>
            <w:r w:rsidRPr="4601E584" w:rsidR="29CC7249">
              <w:rPr>
                <w:rFonts w:ascii="Times New Roman" w:hAnsi="Times New Roman" w:eastAsia="Times New Roman" w:cs="Times New Roman"/>
              </w:rPr>
              <w:t>Cumple (3 pruebas)</w:t>
            </w:r>
          </w:p>
        </w:tc>
      </w:tr>
      <w:tr w:rsidR="29CC7249" w:rsidTr="4601E584" w14:paraId="69584B1C" w14:textId="77777777">
        <w:trPr>
          <w:trHeight w:val="300"/>
        </w:trPr>
        <w:tc>
          <w:tcPr>
            <w:tcW w:w="19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99FF19D" w14:textId="36FEBCD4">
            <w:pPr>
              <w:spacing w:after="0"/>
            </w:pPr>
            <w:r w:rsidRPr="4601E584" w:rsidR="29CC7249">
              <w:rPr>
                <w:rFonts w:ascii="Times New Roman" w:hAnsi="Times New Roman" w:eastAsia="Times New Roman" w:cs="Times New Roman"/>
              </w:rPr>
              <w:t>YouTube y reporte</w:t>
            </w:r>
          </w:p>
        </w:tc>
        <w:tc>
          <w:tcPr>
            <w:tcW w:w="4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B6A751D" w14:textId="648404F2">
            <w:pPr>
              <w:spacing w:after="0"/>
            </w:pPr>
            <w:r w:rsidRPr="4601E584" w:rsidR="29CC7249">
              <w:rPr>
                <w:rFonts w:ascii="Times New Roman" w:hAnsi="Times New Roman" w:eastAsia="Times New Roman" w:cs="Times New Roman"/>
              </w:rPr>
              <w:t>Videos con estadísticas y sin nombre del canal; la página se genera con y sin datos</w:t>
            </w:r>
          </w:p>
        </w:tc>
        <w:tc>
          <w:tcPr>
            <w:tcW w:w="1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70" w:type="dxa"/>
              <w:left w:w="110" w:type="dxa"/>
              <w:bottom w:w="70" w:type="dxa"/>
              <w:right w:w="110" w:type="dxa"/>
            </w:tcMar>
          </w:tcPr>
          <w:p w:rsidR="29CC7249" w:rsidDel="00DB79E4" w:rsidP="29CC7249" w:rsidRDefault="29CC7249" w14:paraId="4DE2ED98" w14:textId="71036006">
            <w:pPr>
              <w:spacing w:after="0"/>
            </w:pPr>
            <w:r w:rsidRPr="4601E584" w:rsidR="29CC7249">
              <w:rPr>
                <w:rFonts w:ascii="Times New Roman" w:hAnsi="Times New Roman" w:eastAsia="Times New Roman" w:cs="Times New Roman"/>
              </w:rPr>
              <w:t>Cumple (2 pruebas)</w:t>
            </w:r>
          </w:p>
        </w:tc>
      </w:tr>
    </w:tbl>
    <w:p w:rsidR="29CC7249" w:rsidP="29CC7249" w:rsidRDefault="29CC7249" w14:paraId="5383338C" w14:textId="7E9D10E4">
      <w:pPr>
        <w:spacing w:after="0" w:line="264" w:lineRule="auto"/>
      </w:pPr>
    </w:p>
    <w:p w:rsidR="682D37BB" w:rsidP="29CC7249" w:rsidRDefault="682D37BB" w14:paraId="371336DC" w14:textId="5DF9F5F2">
      <w:pPr>
        <w:spacing w:after="0" w:line="278" w:lineRule="auto"/>
        <w:ind w:left="720"/>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 </w:t>
      </w:r>
    </w:p>
    <w:p w:rsidR="682D37BB" w:rsidP="29CC7249" w:rsidRDefault="682D37BB" w14:paraId="466A4197" w14:textId="22D94D60">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CONCLUSIONES</w:t>
      </w:r>
    </w:p>
    <w:p w:rsidR="682D37BB" w:rsidP="4601E584" w:rsidRDefault="682D37BB" w14:paraId="4BD53C62" w14:textId="49574867">
      <w:pPr>
        <w:spacing w:after="0" w:line="278" w:lineRule="auto"/>
        <w:ind w:left="0"/>
        <w:jc w:val="both"/>
        <w:rPr>
          <w:rFonts w:ascii="Times New Roman" w:hAnsi="Times New Roman" w:eastAsia="Times New Roman" w:cs="Times New Roman"/>
        </w:rPr>
      </w:pPr>
    </w:p>
    <w:p w:rsidR="5BC9C7DB" w:rsidP="4601E584" w:rsidRDefault="5BC9C7DB" w14:paraId="5AA0862D" w14:textId="22765ECB">
      <w:pPr>
        <w:pStyle w:val="ListParagraph"/>
        <w:numPr>
          <w:ilvl w:val="0"/>
          <w:numId w:val="138"/>
        </w:numPr>
        <w:spacing w:after="0" w:line="278" w:lineRule="auto"/>
        <w:jc w:val="both"/>
        <w:rPr>
          <w:rFonts w:ascii="Times New Roman" w:hAnsi="Times New Roman" w:eastAsia="Times New Roman" w:cs="Times New Roman"/>
        </w:rPr>
      </w:pPr>
      <w:r w:rsidRPr="4601E584" w:rsidR="5BC9C7DB">
        <w:rPr>
          <w:rFonts w:ascii="Times New Roman" w:hAnsi="Times New Roman" w:eastAsia="Times New Roman" w:cs="Times New Roman"/>
        </w:rPr>
        <w:t xml:space="preserve">Se desarrolló un prototipo funcional capaz de recopilar, procesar y analizar información pública de distintas plataformas digitales para identificar oportunidades de contenido. En las pruebas realizadas, </w:t>
      </w:r>
      <w:r w:rsidRPr="4601E584" w:rsidR="5BC9C7DB">
        <w:rPr>
          <w:rFonts w:ascii="Times New Roman" w:hAnsi="Times New Roman" w:eastAsia="Times New Roman" w:cs="Times New Roman"/>
        </w:rPr>
        <w:t>CreativIA</w:t>
      </w:r>
      <w:r w:rsidRPr="4601E584" w:rsidR="5BC9C7DB">
        <w:rPr>
          <w:rFonts w:ascii="Times New Roman" w:hAnsi="Times New Roman" w:eastAsia="Times New Roman" w:cs="Times New Roman"/>
        </w:rPr>
        <w:t xml:space="preserve"> procesó 4.342 publicaciones, con un tiempo de recolección de 14 segundos y una ejecución completa de aproximadamente 12 minutos. Además, la configuración utilizada presentó un costo de US$0 por ejecución, gracias al uso de herramientas gratuitas y modelos de inteligencia artificial de código abierto. Esto demuestra la viabilidad de construir una alternativa de bajo costo frente a las herramientas comerciales de monitoreo, aunque su operación a mayor escala podría requerir recursos adicionales.</w:t>
      </w:r>
    </w:p>
    <w:p w:rsidR="5BC9C7DB" w:rsidP="4601E584" w:rsidRDefault="5BC9C7DB" w14:paraId="2684D8F6" w14:textId="3D1CC360">
      <w:pPr>
        <w:pStyle w:val="ListParagraph"/>
        <w:numPr>
          <w:ilvl w:val="0"/>
          <w:numId w:val="138"/>
        </w:numPr>
        <w:spacing w:after="0" w:line="278" w:lineRule="auto"/>
        <w:jc w:val="both"/>
        <w:rPr>
          <w:rFonts w:ascii="Times New Roman" w:hAnsi="Times New Roman" w:eastAsia="Times New Roman" w:cs="Times New Roman"/>
        </w:rPr>
      </w:pPr>
      <w:r w:rsidRPr="4601E584" w:rsidR="5BC9C7DB">
        <w:rPr>
          <w:rFonts w:ascii="Times New Roman" w:hAnsi="Times New Roman" w:eastAsia="Times New Roman" w:cs="Times New Roman"/>
        </w:rPr>
        <w:t>Las pruebas con datos históricos permitieron evaluar la capacidad del sistema para reconocer temas con potencial de crecimiento. Se encontró que el 88 % de las tendencias clasificadas como nacientes o en crecimiento (7 de 8) se mantuvieron por encima de su nivel habitual durante la semana siguiente. Asimismo, el 80 % de los temas incluidos en los diez primeros puestos continuó mostrando un comportamiento superior al habitual, frente al 67 % obtenido al seleccionar los temas más populares. Estos resultados sugieren que analizar el crecimiento y la aceleración puede aportar información más útil que considerar únicamente la popularidad de las publicaciones.</w:t>
      </w:r>
    </w:p>
    <w:p w:rsidR="5BC9C7DB" w:rsidP="4601E584" w:rsidRDefault="5BC9C7DB" w14:paraId="42C6F4D6" w14:textId="680EFEC4">
      <w:pPr>
        <w:pStyle w:val="ListParagraph"/>
        <w:numPr>
          <w:ilvl w:val="0"/>
          <w:numId w:val="138"/>
        </w:numPr>
        <w:spacing w:after="0" w:line="278" w:lineRule="auto"/>
        <w:jc w:val="both"/>
        <w:rPr>
          <w:rFonts w:ascii="Times New Roman" w:hAnsi="Times New Roman" w:eastAsia="Times New Roman" w:cs="Times New Roman"/>
        </w:rPr>
      </w:pPr>
      <w:r w:rsidRPr="4601E584" w:rsidR="5BC9C7DB">
        <w:rPr>
          <w:rFonts w:ascii="Times New Roman" w:hAnsi="Times New Roman" w:eastAsia="Times New Roman" w:cs="Times New Roman"/>
        </w:rPr>
        <w:t>Aunque el prototipo logró organizar grandes volúmenes de información y generar rankings estables, la revisión manual evidenció limitaciones en la clasificación individual de las publicaciones. El acuerdo con la evaluación humana fue del 38 % para las temáticas y del 54 % para los ganchos, mientras que la evaluación del contenido exagerado y la relevancia alcanzó el 80 % y el 70 %, respectivamente. Esto demuestra que la estabilidad de los resultados no garantiza su precisión y que es necesario fortalecer los modelos de clasificación antes de utilizar sus resultados como base definitiva para decisiones editoriales.</w:t>
      </w:r>
    </w:p>
    <w:p w:rsidR="5BC9C7DB" w:rsidP="4601E584" w:rsidRDefault="5BC9C7DB" w14:paraId="374C9D54" w14:textId="6886906E">
      <w:pPr>
        <w:pStyle w:val="ListParagraph"/>
        <w:numPr>
          <w:ilvl w:val="0"/>
          <w:numId w:val="138"/>
        </w:numPr>
        <w:spacing w:after="0" w:line="278" w:lineRule="auto"/>
        <w:jc w:val="both"/>
        <w:rPr>
          <w:rFonts w:ascii="Times New Roman" w:hAnsi="Times New Roman" w:eastAsia="Times New Roman" w:cs="Times New Roman"/>
        </w:rPr>
      </w:pPr>
      <w:r w:rsidRPr="4601E584" w:rsidR="5BC9C7DB">
        <w:rPr>
          <w:rFonts w:ascii="Times New Roman" w:hAnsi="Times New Roman" w:eastAsia="Times New Roman" w:cs="Times New Roman"/>
        </w:rPr>
        <w:t>CreativIA</w:t>
      </w:r>
      <w:r w:rsidRPr="4601E584" w:rsidR="5BC9C7DB">
        <w:rPr>
          <w:rFonts w:ascii="Times New Roman" w:hAnsi="Times New Roman" w:eastAsia="Times New Roman" w:cs="Times New Roman"/>
        </w:rPr>
        <w:t xml:space="preserve"> logró integrar la detección de tendencias con la generación de recomendaciones sobre temas, enfoques, ganchos y formatos de contenido. </w:t>
      </w:r>
      <w:r w:rsidRPr="4601E584" w:rsidR="5BC9C7DB">
        <w:rPr>
          <w:rFonts w:ascii="Times New Roman" w:hAnsi="Times New Roman" w:eastAsia="Times New Roman" w:cs="Times New Roman"/>
        </w:rPr>
        <w:t>Después de implementar mejoras, la calificación promedio de estas recomendaciones aumentó de 3,2 a 3,7 sobre 5, y las recomendaciones con afirmaciones sin respaldo disminuyeron de 11 a 3, sobre un total de 16 evaluadas.</w:t>
      </w:r>
      <w:r w:rsidRPr="4601E584" w:rsidR="5BC9C7DB">
        <w:rPr>
          <w:rFonts w:ascii="Times New Roman" w:hAnsi="Times New Roman" w:eastAsia="Times New Roman" w:cs="Times New Roman"/>
        </w:rPr>
        <w:t xml:space="preserve"> Además, se generaron propuestas adaptadas a la cuenta @crece30x. Sin embargo, los resultados evidencian la necesidad de continuar mejorando la precisión, especificidad y confiabilidad de las recomendaciones antes de su publicación.</w:t>
      </w:r>
    </w:p>
    <w:p w:rsidR="5BC9C7DB" w:rsidP="4601E584" w:rsidRDefault="5BC9C7DB" w14:paraId="69E82908" w14:textId="32115A03">
      <w:pPr>
        <w:pStyle w:val="ListParagraph"/>
        <w:numPr>
          <w:ilvl w:val="0"/>
          <w:numId w:val="138"/>
        </w:numPr>
        <w:spacing w:after="0" w:line="278" w:lineRule="auto"/>
        <w:jc w:val="both"/>
        <w:rPr/>
      </w:pPr>
      <w:r w:rsidRPr="4601E584" w:rsidR="5BC9C7DB">
        <w:rPr>
          <w:rFonts w:ascii="Times New Roman" w:hAnsi="Times New Roman" w:eastAsia="Times New Roman" w:cs="Times New Roman"/>
        </w:rPr>
        <w:t>El prototipo ofrece una herramienta para apoyar al equipo de media en la identificación de tendencias y la planificación de contenido relevante para emprendedores y líderes empresariales. Su principal aporte consiste en integrar la recopilación, el análisis y la priorización de información en un mismo sistema, reduciendo la necesidad de revisar manualmente múltiples fuentes. No obstante, aunque los resultados técnicos son prometedores, todavía es necesario evaluar su utilización en condiciones reales para determinar cuánto tiempo y dinero podría ahorrar a 30X.</w:t>
      </w:r>
    </w:p>
    <w:p w:rsidR="4601E584" w:rsidP="4601E584" w:rsidRDefault="4601E584" w14:paraId="78144D21" w14:textId="25AE1C5C">
      <w:pPr>
        <w:spacing w:after="0" w:line="278" w:lineRule="auto"/>
        <w:ind w:left="0"/>
        <w:jc w:val="both"/>
        <w:rPr>
          <w:rFonts w:ascii="Times New Roman" w:hAnsi="Times New Roman" w:eastAsia="Times New Roman" w:cs="Times New Roman"/>
        </w:rPr>
      </w:pPr>
    </w:p>
    <w:p w:rsidR="682D37BB" w:rsidP="4601E584" w:rsidRDefault="682D37BB" w14:paraId="18E640A2" w14:textId="1AEEE865">
      <w:pPr>
        <w:pStyle w:val="ListParagraph"/>
        <w:numPr>
          <w:ilvl w:val="0"/>
          <w:numId w:val="38"/>
        </w:numPr>
        <w:spacing w:after="0" w:line="278" w:lineRule="auto"/>
        <w:ind/>
        <w:jc w:val="both"/>
        <w:rPr>
          <w:rFonts w:ascii="Times New Roman" w:hAnsi="Times New Roman" w:eastAsia="Times New Roman" w:cs="Times New Roman"/>
          <w:b w:val="1"/>
          <w:bCs w:val="1"/>
        </w:rPr>
      </w:pPr>
      <w:r w:rsidRPr="4601E584" w:rsidR="5BC9C7DB">
        <w:rPr>
          <w:rFonts w:ascii="Times New Roman" w:hAnsi="Times New Roman" w:eastAsia="Times New Roman" w:cs="Times New Roman"/>
          <w:b w:val="1"/>
          <w:bCs w:val="1"/>
        </w:rPr>
        <w:t>RECOMENDACIONES</w:t>
      </w:r>
    </w:p>
    <w:p w:rsidR="5BC9C7DB" w:rsidP="4601E584" w:rsidRDefault="5BC9C7DB" w14:paraId="26D7F6AA" w14:textId="0663D5BD">
      <w:pPr>
        <w:spacing w:after="0" w:line="278" w:lineRule="auto"/>
        <w:ind w:left="0"/>
        <w:jc w:val="both"/>
      </w:pPr>
      <w:r w:rsidRPr="4601E584" w:rsidR="5BC9C7DB">
        <w:rPr>
          <w:rFonts w:ascii="Times New Roman" w:hAnsi="Times New Roman" w:eastAsia="Times New Roman" w:cs="Times New Roman"/>
        </w:rPr>
        <w:t>Se recomienda priorizar la integración y evaluación de modelos de inteligencia artificial más precisos, como JEV, cuya conexión ya está contemplada en el prototipo, o alternativas de clasificación semántica más avanzadas. Estas herramientas deben evaluarse frente a un conjunto de publicaciones clasificadas manualmente, buscando superar la meta del 70 % de acuerdo en la identificación de temáticas y ganchos.</w:t>
      </w:r>
    </w:p>
    <w:p w:rsidR="4601E584" w:rsidP="4601E584" w:rsidRDefault="4601E584" w14:paraId="3BD6A6A4" w14:textId="67D87ACF">
      <w:pPr>
        <w:spacing w:after="0" w:line="278" w:lineRule="auto"/>
        <w:ind w:left="0"/>
        <w:jc w:val="both"/>
        <w:rPr>
          <w:rFonts w:ascii="Times New Roman" w:hAnsi="Times New Roman" w:eastAsia="Times New Roman" w:cs="Times New Roman"/>
        </w:rPr>
      </w:pPr>
    </w:p>
    <w:p w:rsidR="5BC9C7DB" w:rsidP="4601E584" w:rsidRDefault="5BC9C7DB" w14:paraId="4EB4A190" w14:textId="3A5E59A1">
      <w:pPr>
        <w:spacing w:after="0" w:line="278" w:lineRule="auto"/>
        <w:ind w:left="0"/>
        <w:jc w:val="both"/>
      </w:pPr>
      <w:r w:rsidRPr="4601E584" w:rsidR="5BC9C7DB">
        <w:rPr>
          <w:rFonts w:ascii="Times New Roman" w:hAnsi="Times New Roman" w:eastAsia="Times New Roman" w:cs="Times New Roman"/>
        </w:rPr>
        <w:t xml:space="preserve">Se propone implementar una prueba piloto en condiciones reales de trabajo, en la que el equipo utilice </w:t>
      </w:r>
      <w:r w:rsidRPr="4601E584" w:rsidR="5BC9C7DB">
        <w:rPr>
          <w:rFonts w:ascii="Times New Roman" w:hAnsi="Times New Roman" w:eastAsia="Times New Roman" w:cs="Times New Roman"/>
        </w:rPr>
        <w:t>CreativIA</w:t>
      </w:r>
      <w:r w:rsidRPr="4601E584" w:rsidR="5BC9C7DB">
        <w:rPr>
          <w:rFonts w:ascii="Times New Roman" w:hAnsi="Times New Roman" w:eastAsia="Times New Roman" w:cs="Times New Roman"/>
        </w:rPr>
        <w:t xml:space="preserve"> durante varias semanas para seleccionar temas y planificar publicaciones. Esta evaluación permitiría medir indicadores como el tiempo dedicado a investigar tendencias, la utilidad de las recomendaciones, el porcentaje de propuestas seleccionadas y el rendimiento posterior de los contenidos publicados.</w:t>
      </w:r>
    </w:p>
    <w:p w:rsidR="4601E584" w:rsidP="4601E584" w:rsidRDefault="4601E584" w14:paraId="028CC655" w14:textId="0E3858CB">
      <w:pPr>
        <w:spacing w:after="0" w:line="278" w:lineRule="auto"/>
        <w:ind w:left="0"/>
        <w:jc w:val="both"/>
        <w:rPr>
          <w:rFonts w:ascii="Times New Roman" w:hAnsi="Times New Roman" w:eastAsia="Times New Roman" w:cs="Times New Roman"/>
        </w:rPr>
      </w:pPr>
    </w:p>
    <w:p w:rsidR="3D09A196" w:rsidP="4601E584" w:rsidRDefault="3D09A196" w14:paraId="0C6FB6B3" w14:textId="0940E2C0">
      <w:pPr>
        <w:spacing w:after="0" w:line="278" w:lineRule="auto"/>
        <w:ind w:left="0"/>
        <w:jc w:val="both"/>
      </w:pPr>
      <w:r w:rsidRPr="4601E584" w:rsidR="3D09A196">
        <w:rPr>
          <w:rFonts w:ascii="Times New Roman" w:hAnsi="Times New Roman" w:eastAsia="Times New Roman" w:cs="Times New Roman"/>
        </w:rPr>
        <w:t>Finalmente, s</w:t>
      </w:r>
      <w:r w:rsidRPr="4601E584" w:rsidR="5BC9C7DB">
        <w:rPr>
          <w:rFonts w:ascii="Times New Roman" w:hAnsi="Times New Roman" w:eastAsia="Times New Roman" w:cs="Times New Roman"/>
        </w:rPr>
        <w:t>e recomienda incorporar mecanismos de retroalimentación que permitan registrar cuáles recomendaciones son aceptadas, modificadas o descartadas por el equipo de contenido. Además, se podrían comparar las recomendaciones del sistema con los resultados reales de las publicaciones para ajustar progresivamente los criterios de priorización y mejorar su adaptación a las necesidades de la audiencia de 30X.</w:t>
      </w:r>
    </w:p>
    <w:p w:rsidR="4601E584" w:rsidP="4601E584" w:rsidRDefault="4601E584" w14:paraId="31BAF128" w14:textId="58D5668A">
      <w:pPr>
        <w:spacing w:after="0" w:line="278" w:lineRule="auto"/>
        <w:ind w:left="0"/>
        <w:jc w:val="both"/>
        <w:rPr>
          <w:rFonts w:ascii="Times New Roman" w:hAnsi="Times New Roman" w:eastAsia="Times New Roman" w:cs="Times New Roman"/>
        </w:rPr>
      </w:pPr>
    </w:p>
    <w:p w:rsidR="682D37BB" w:rsidP="29CC7249" w:rsidRDefault="682D37BB" w14:paraId="10EFD017" w14:textId="592CD250">
      <w:pPr>
        <w:pStyle w:val="ListParagraph"/>
        <w:numPr>
          <w:ilvl w:val="0"/>
          <w:numId w:val="38"/>
        </w:numPr>
        <w:spacing w:after="0" w:line="278" w:lineRule="auto"/>
        <w:jc w:val="both"/>
        <w:rPr>
          <w:rFonts w:ascii="Times New Roman" w:hAnsi="Times New Roman" w:eastAsia="Times New Roman" w:cs="Times New Roman"/>
          <w:b w:val="1"/>
          <w:bCs w:val="1"/>
        </w:rPr>
      </w:pPr>
      <w:r w:rsidRPr="4601E584" w:rsidR="144E7801">
        <w:rPr>
          <w:rFonts w:ascii="Times New Roman" w:hAnsi="Times New Roman" w:eastAsia="Times New Roman" w:cs="Times New Roman"/>
          <w:b w:val="1"/>
          <w:bCs w:val="1"/>
        </w:rPr>
        <w:t>BIBLIOGRAFÍA</w:t>
      </w:r>
    </w:p>
    <w:p w:rsidR="682D37BB" w:rsidP="29CC7249" w:rsidRDefault="682D37BB" w14:paraId="34105570" w14:textId="6DA40007">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YouTube Data API: Costo de cuota por método y cuota por defecto. </w:t>
      </w:r>
      <w:r>
        <w:fldChar w:fldCharType="begin"/>
      </w:r>
      <w:del w:author="Carolina Ujueta Ricardo" w:date="2026-10-18T01:01:00Z" w16du:dateUtc="2026-10-18T06:01:00Z" w:id="540784589">
        <w:r>
          <w:delInstrText xml:space="preserve">HYPERLINK "https://developers.google.com/youtube/v3/determine_quota_cost?utm_source=chatgpt.com" </w:delInstrText>
        </w:r>
      </w:del>
      <w:r>
        <w:fldChar w:fldCharType="separate"/>
      </w:r>
      <w:r w:rsidRPr="4601E584" w:rsidR="144E7801">
        <w:rPr>
          <w:rStyle w:val="Hyperlink"/>
        </w:rPr>
        <w:t>https://developers.google.com/youtube/v3/determine_quota_cost</w:t>
      </w:r>
      <w:r>
        <w:fldChar w:fldCharType="end"/>
      </w:r>
    </w:p>
    <w:p w:rsidR="682D37BB" w:rsidP="29CC7249" w:rsidRDefault="682D37BB" w14:paraId="3B46EDED" w14:textId="28EF4536">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Search: </w:t>
      </w:r>
      <w:r w:rsidRPr="4601E584" w:rsidR="144E7801">
        <w:rPr>
          <w:rFonts w:ascii="Times New Roman" w:hAnsi="Times New Roman" w:eastAsia="Times New Roman" w:cs="Times New Roman"/>
        </w:rPr>
        <w:t>list</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635878118">
        <w:r>
          <w:delInstrText xml:space="preserve">HYPERLINK "https://developers.google.com/youtube/data/reference/rest/v3/search/list?utm_source=chatgpt.com" </w:delInstrText>
        </w:r>
      </w:del>
      <w:r>
        <w:fldChar w:fldCharType="separate"/>
      </w:r>
      <w:r w:rsidRPr="4601E584" w:rsidR="144E7801">
        <w:rPr>
          <w:rStyle w:val="Hyperlink"/>
        </w:rPr>
        <w:t>https://developers.google.com/youtube/data/reference/rest/v3/search/list</w:t>
      </w:r>
      <w:r>
        <w:fldChar w:fldCharType="end"/>
      </w:r>
    </w:p>
    <w:p w:rsidR="682D37BB" w:rsidP="29CC7249" w:rsidRDefault="682D37BB" w14:paraId="6039F79F" w14:textId="3DEE62C0">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w:t>
      </w:r>
      <w:r w:rsidRPr="4601E584" w:rsidR="144E7801">
        <w:rPr>
          <w:rFonts w:ascii="Times New Roman" w:hAnsi="Times New Roman" w:eastAsia="Times New Roman" w:cs="Times New Roman"/>
        </w:rPr>
        <w:t>Quota</w:t>
      </w:r>
      <w:r w:rsidRPr="4601E584" w:rsidR="144E7801">
        <w:rPr>
          <w:rFonts w:ascii="Times New Roman" w:hAnsi="Times New Roman" w:eastAsia="Times New Roman" w:cs="Times New Roman"/>
        </w:rPr>
        <w:t xml:space="preserve"> and </w:t>
      </w:r>
      <w:r w:rsidRPr="4601E584" w:rsidR="144E7801">
        <w:rPr>
          <w:rFonts w:ascii="Times New Roman" w:hAnsi="Times New Roman" w:eastAsia="Times New Roman" w:cs="Times New Roman"/>
        </w:rPr>
        <w:t>compliance</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audits</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739430301">
        <w:r>
          <w:delInstrText xml:space="preserve">HYPERLINK "https://developers.google.com/youtube/v3/guides/quota_and_compliance_audits?utm_source=chatgpt.com" </w:delInstrText>
        </w:r>
      </w:del>
      <w:r>
        <w:fldChar w:fldCharType="separate"/>
      </w:r>
      <w:r w:rsidRPr="4601E584" w:rsidR="144E7801">
        <w:rPr>
          <w:rStyle w:val="Hyperlink"/>
        </w:rPr>
        <w:t>https://developers.google.com/youtube/v3/guides/quota_and_compliance_audits</w:t>
      </w:r>
      <w:r>
        <w:fldChar w:fldCharType="end"/>
      </w:r>
    </w:p>
    <w:p w:rsidR="682D37BB" w:rsidP="29CC7249" w:rsidRDefault="682D37BB" w14:paraId="7BD99121" w14:textId="0231A20F">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Instagram </w:t>
      </w:r>
      <w:r w:rsidRPr="4601E584" w:rsidR="144E7801">
        <w:rPr>
          <w:rFonts w:ascii="Times New Roman" w:hAnsi="Times New Roman" w:eastAsia="Times New Roman" w:cs="Times New Roman"/>
        </w:rPr>
        <w:t>platform</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Insights</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22762954">
        <w:r>
          <w:delInstrText xml:space="preserve">HYPERLINK "https://developers.facebook.com/docs/instagram-platform/insights?utm_source=chatgpt.com" </w:delInstrText>
        </w:r>
      </w:del>
      <w:r>
        <w:fldChar w:fldCharType="separate"/>
      </w:r>
      <w:r w:rsidRPr="4601E584" w:rsidR="144E7801">
        <w:rPr>
          <w:rStyle w:val="Hyperlink"/>
        </w:rPr>
        <w:t>https://developers.facebook.com/docs/instagram-platform/insights</w:t>
      </w:r>
      <w:r>
        <w:fldChar w:fldCharType="end"/>
      </w:r>
    </w:p>
    <w:p w:rsidR="682D37BB" w:rsidP="29CC7249" w:rsidRDefault="682D37BB" w14:paraId="6ED311C8" w14:textId="63B463EA">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Instagram </w:t>
      </w:r>
      <w:r w:rsidRPr="4601E584" w:rsidR="144E7801">
        <w:rPr>
          <w:rFonts w:ascii="Times New Roman" w:hAnsi="Times New Roman" w:eastAsia="Times New Roman" w:cs="Times New Roman"/>
        </w:rPr>
        <w:t>platform</w:t>
      </w:r>
      <w:r w:rsidRPr="4601E584" w:rsidR="144E7801">
        <w:rPr>
          <w:rFonts w:ascii="Times New Roman" w:hAnsi="Times New Roman" w:eastAsia="Times New Roman" w:cs="Times New Roman"/>
        </w:rPr>
        <w:t xml:space="preserve">: Business </w:t>
      </w:r>
      <w:r w:rsidRPr="4601E584" w:rsidR="144E7801">
        <w:rPr>
          <w:rFonts w:ascii="Times New Roman" w:hAnsi="Times New Roman" w:eastAsia="Times New Roman" w:cs="Times New Roman"/>
        </w:rPr>
        <w:t>discovery</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136607214">
        <w:r>
          <w:delInstrText xml:space="preserve">HYPERLINK "https://developers.facebook.com/documentation/instagram-platform/instagram-api-with-facebook-login/business-discovery?utm_source=chatgpt.com" </w:delInstrText>
        </w:r>
      </w:del>
      <w:r>
        <w:fldChar w:fldCharType="separate"/>
      </w:r>
      <w:r w:rsidRPr="4601E584" w:rsidR="144E7801">
        <w:rPr>
          <w:rStyle w:val="Hyperlink"/>
        </w:rPr>
        <w:t>https://developers.facebook.com/documentation/instagram-platform/instagram-api-with-facebook-login/business-discovery</w:t>
      </w:r>
      <w:r>
        <w:fldChar w:fldCharType="end"/>
      </w:r>
    </w:p>
    <w:p w:rsidR="682D37BB" w:rsidP="29CC7249" w:rsidRDefault="682D37BB" w14:paraId="65A2A2B6" w14:textId="621E6DC0">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Instagram </w:t>
      </w:r>
      <w:r w:rsidRPr="4601E584" w:rsidR="144E7801">
        <w:rPr>
          <w:rFonts w:ascii="Times New Roman" w:hAnsi="Times New Roman" w:eastAsia="Times New Roman" w:cs="Times New Roman"/>
        </w:rPr>
        <w:t>platform</w:t>
      </w:r>
      <w:r w:rsidRPr="4601E584" w:rsidR="144E7801">
        <w:rPr>
          <w:rFonts w:ascii="Times New Roman" w:hAnsi="Times New Roman" w:eastAsia="Times New Roman" w:cs="Times New Roman"/>
        </w:rPr>
        <w:t xml:space="preserve">: Hashtag </w:t>
      </w:r>
      <w:r w:rsidRPr="4601E584" w:rsidR="144E7801">
        <w:rPr>
          <w:rFonts w:ascii="Times New Roman" w:hAnsi="Times New Roman" w:eastAsia="Times New Roman" w:cs="Times New Roman"/>
        </w:rPr>
        <w:t>search</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653350015">
        <w:r>
          <w:delInstrText xml:space="preserve">HYPERLINK "https://developers.facebook.com/documentation/instagram-platform/instagram-api-with-facebook-login/hashtag-search?utm_source=chatgpt.com" </w:delInstrText>
        </w:r>
      </w:del>
      <w:r>
        <w:fldChar w:fldCharType="separate"/>
      </w:r>
      <w:r w:rsidRPr="4601E584" w:rsidR="144E7801">
        <w:rPr>
          <w:rStyle w:val="Hyperlink"/>
        </w:rPr>
        <w:t>https://developers.facebook.com/documentation/instagram-platform/instagram-api-with-facebook-login/hashtag-search</w:t>
      </w:r>
      <w:r>
        <w:fldChar w:fldCharType="end"/>
      </w:r>
    </w:p>
    <w:p w:rsidR="682D37BB" w:rsidP="29CC7249" w:rsidRDefault="682D37BB" w14:paraId="4DE6C620" w14:textId="29CBA686">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Instagram </w:t>
      </w:r>
      <w:r w:rsidRPr="4601E584" w:rsidR="144E7801">
        <w:rPr>
          <w:rFonts w:ascii="Times New Roman" w:hAnsi="Times New Roman" w:eastAsia="Times New Roman" w:cs="Times New Roman"/>
        </w:rPr>
        <w:t>platform</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Overview</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2044319112">
        <w:r>
          <w:delInstrText xml:space="preserve">HYPERLINK "https://developers.facebook.com/docs/instagram-platform/overview?utm_source=chatgpt.com" </w:delInstrText>
        </w:r>
      </w:del>
      <w:r>
        <w:fldChar w:fldCharType="separate"/>
      </w:r>
      <w:r w:rsidRPr="4601E584" w:rsidR="144E7801">
        <w:rPr>
          <w:rStyle w:val="Hyperlink"/>
        </w:rPr>
        <w:t>https://developers.facebook.com/docs/instagram-platform/overview</w:t>
      </w:r>
      <w:r>
        <w:fldChar w:fldCharType="end"/>
      </w:r>
    </w:p>
    <w:p w:rsidR="682D37BB" w:rsidP="29CC7249" w:rsidRDefault="682D37BB" w14:paraId="1E404FEF" w14:textId="610B3862">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Meta </w:t>
      </w:r>
      <w:r w:rsidRPr="4601E584" w:rsidR="144E7801">
        <w:rPr>
          <w:rFonts w:ascii="Times New Roman" w:hAnsi="Times New Roman" w:eastAsia="Times New Roman" w:cs="Times New Roman"/>
        </w:rPr>
        <w:t>Transparency</w:t>
      </w:r>
      <w:r w:rsidRPr="4601E584" w:rsidR="144E7801">
        <w:rPr>
          <w:rFonts w:ascii="Times New Roman" w:hAnsi="Times New Roman" w:eastAsia="Times New Roman" w:cs="Times New Roman"/>
        </w:rPr>
        <w:t xml:space="preserve"> Center. (2026, 30 de abril). Meta Content Library and API. </w:t>
      </w:r>
      <w:r>
        <w:fldChar w:fldCharType="begin"/>
      </w:r>
      <w:del w:author="Carolina Ujueta Ricardo" w:date="2026-10-18T01:01:00Z" w16du:dateUtc="2026-10-18T06:01:00Z" w:id="1304280601">
        <w:r>
          <w:delInstrText xml:space="preserve">HYPERLINK "https://transparency.meta.com/en-gb/researchtools/meta-content-library/?utm_source=chatgpt.com" </w:delInstrText>
        </w:r>
      </w:del>
      <w:r>
        <w:fldChar w:fldCharType="separate"/>
      </w:r>
      <w:r w:rsidRPr="4601E584" w:rsidR="144E7801">
        <w:rPr>
          <w:rStyle w:val="Hyperlink"/>
        </w:rPr>
        <w:t>https://transparency.meta.com/en-gb/researchtools/meta-content-library/</w:t>
      </w:r>
      <w:r>
        <w:fldChar w:fldCharType="end"/>
      </w:r>
    </w:p>
    <w:p w:rsidR="682D37BB" w:rsidP="29CC7249" w:rsidRDefault="682D37BB" w14:paraId="12BAB5B5" w14:textId="56657B0E">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Meta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Content Library and API: </w:t>
      </w:r>
      <w:r w:rsidRPr="4601E584" w:rsidR="144E7801">
        <w:rPr>
          <w:rFonts w:ascii="Times New Roman" w:hAnsi="Times New Roman" w:eastAsia="Times New Roman" w:cs="Times New Roman"/>
        </w:rPr>
        <w:t>Frequently</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asked</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questions</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107005547">
        <w:r>
          <w:delInstrText xml:space="preserve">HYPERLINK "https://developers.facebook.com/docs/content-library-and-api/support/faqs?utm_source=chatgpt.com" </w:delInstrText>
        </w:r>
      </w:del>
      <w:r>
        <w:fldChar w:fldCharType="separate"/>
      </w:r>
      <w:r w:rsidRPr="4601E584" w:rsidR="144E7801">
        <w:rPr>
          <w:rStyle w:val="Hyperlink"/>
        </w:rPr>
        <w:t>https://developers.facebook.com/docs/content-library-and-api/support/faqs</w:t>
      </w:r>
      <w:r>
        <w:fldChar w:fldCharType="end"/>
      </w:r>
    </w:p>
    <w:p w:rsidR="682D37BB" w:rsidP="29CC7249" w:rsidRDefault="682D37BB" w14:paraId="73538D8E" w14:textId="6D06A01D">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TikTok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w:t>
      </w:r>
      <w:r w:rsidRPr="4601E584" w:rsidR="144E7801">
        <w:rPr>
          <w:rFonts w:ascii="Times New Roman" w:hAnsi="Times New Roman" w:eastAsia="Times New Roman" w:cs="Times New Roman"/>
        </w:rPr>
        <w:t>Research</w:t>
      </w:r>
      <w:r w:rsidRPr="4601E584" w:rsidR="144E7801">
        <w:rPr>
          <w:rFonts w:ascii="Times New Roman" w:hAnsi="Times New Roman" w:eastAsia="Times New Roman" w:cs="Times New Roman"/>
        </w:rPr>
        <w:t xml:space="preserve"> API </w:t>
      </w:r>
      <w:r w:rsidRPr="4601E584" w:rsidR="144E7801">
        <w:rPr>
          <w:rFonts w:ascii="Times New Roman" w:hAnsi="Times New Roman" w:eastAsia="Times New Roman" w:cs="Times New Roman"/>
        </w:rPr>
        <w:t>codebook</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2059673436">
        <w:r>
          <w:delInstrText xml:space="preserve">HYPERLINK "https://developers.tiktok.com/docs/en/research-api-codebook?utm_source=chatgpt.com" </w:delInstrText>
        </w:r>
      </w:del>
      <w:r>
        <w:fldChar w:fldCharType="separate"/>
      </w:r>
      <w:r w:rsidRPr="4601E584" w:rsidR="144E7801">
        <w:rPr>
          <w:rStyle w:val="Hyperlink"/>
        </w:rPr>
        <w:t>https://developers.tiktok.com/docs/en/research-api-codebook</w:t>
      </w:r>
      <w:r>
        <w:fldChar w:fldCharType="end"/>
      </w:r>
    </w:p>
    <w:p w:rsidR="682D37BB" w:rsidP="29CC7249" w:rsidRDefault="682D37BB" w14:paraId="1044E368" w14:textId="3F9E1BC8">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TikTok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w:t>
      </w:r>
      <w:r w:rsidRPr="4601E584" w:rsidR="144E7801">
        <w:rPr>
          <w:rFonts w:ascii="Times New Roman" w:hAnsi="Times New Roman" w:eastAsia="Times New Roman" w:cs="Times New Roman"/>
        </w:rPr>
        <w:t>Research</w:t>
      </w:r>
      <w:r w:rsidRPr="4601E584" w:rsidR="144E7801">
        <w:rPr>
          <w:rFonts w:ascii="Times New Roman" w:hAnsi="Times New Roman" w:eastAsia="Times New Roman" w:cs="Times New Roman"/>
        </w:rPr>
        <w:t xml:space="preserve"> API FAQ. </w:t>
      </w:r>
      <w:r>
        <w:fldChar w:fldCharType="begin"/>
      </w:r>
      <w:del w:author="Carolina Ujueta Ricardo" w:date="2026-10-18T01:01:00Z" w16du:dateUtc="2026-10-18T06:01:00Z" w:id="41877785">
        <w:r>
          <w:delInstrText xml:space="preserve">HYPERLINK "https://developers.tiktok.com/docs/en/research-api-faq?utm_source=chatgpt.com" </w:delInstrText>
        </w:r>
      </w:del>
      <w:r>
        <w:fldChar w:fldCharType="separate"/>
      </w:r>
      <w:r w:rsidRPr="4601E584" w:rsidR="144E7801">
        <w:rPr>
          <w:rStyle w:val="Hyperlink"/>
        </w:rPr>
        <w:t>https://developers.tiktok.com/docs/en/research-api-faq</w:t>
      </w:r>
      <w:r>
        <w:fldChar w:fldCharType="end"/>
      </w:r>
    </w:p>
    <w:p w:rsidR="682D37BB" w:rsidP="29CC7249" w:rsidRDefault="682D37BB" w14:paraId="141068CF" w14:textId="52C34F58">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LinkedIn Help. (s. f.). </w:t>
      </w:r>
      <w:r w:rsidRPr="4601E584" w:rsidR="144E7801">
        <w:rPr>
          <w:rFonts w:ascii="Times New Roman" w:hAnsi="Times New Roman" w:eastAsia="Times New Roman" w:cs="Times New Roman"/>
        </w:rPr>
        <w:t>Prohibited</w:t>
      </w:r>
      <w:r w:rsidRPr="4601E584" w:rsidR="144E7801">
        <w:rPr>
          <w:rFonts w:ascii="Times New Roman" w:hAnsi="Times New Roman" w:eastAsia="Times New Roman" w:cs="Times New Roman"/>
        </w:rPr>
        <w:t xml:space="preserve"> software and </w:t>
      </w:r>
      <w:r w:rsidRPr="4601E584" w:rsidR="144E7801">
        <w:rPr>
          <w:rFonts w:ascii="Times New Roman" w:hAnsi="Times New Roman" w:eastAsia="Times New Roman" w:cs="Times New Roman"/>
        </w:rPr>
        <w:t>extensions</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836481499">
        <w:r>
          <w:delInstrText xml:space="preserve">HYPERLINK "https://www.linkedin.com/help/linkedin/answer/a1341387?utm_source=chatgpt.com" </w:delInstrText>
        </w:r>
      </w:del>
      <w:r>
        <w:fldChar w:fldCharType="separate"/>
      </w:r>
      <w:r w:rsidRPr="4601E584" w:rsidR="144E7801">
        <w:rPr>
          <w:rStyle w:val="Hyperlink"/>
        </w:rPr>
        <w:t>https://www.linkedin.com/help/linkedin/answer/a1341387</w:t>
      </w:r>
      <w:r>
        <w:fldChar w:fldCharType="end"/>
      </w:r>
    </w:p>
    <w:p w:rsidR="682D37BB" w:rsidP="29CC7249" w:rsidRDefault="682D37BB" w14:paraId="6B37AB86" w14:textId="2BFB8192">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Congreso de la República de Colombia. (2012, 17 de octubre). Ley Estatutaria 1581 de 2012, por la cual se dictan disposiciones generales para la protección de datos personales. </w:t>
      </w:r>
      <w:r>
        <w:fldChar w:fldCharType="begin"/>
      </w:r>
      <w:del w:author="Carolina Ujueta Ricardo" w:date="2026-10-18T01:01:00Z" w16du:dateUtc="2026-10-18T06:01:00Z" w:id="1763387905">
        <w:r>
          <w:delInstrText xml:space="preserve">HYPERLINK "https://relatoria.colombiacompra.gov.co/normativa/ley-1581-de-2012/?utm_source=chatgpt.com" </w:delInstrText>
        </w:r>
      </w:del>
      <w:r>
        <w:fldChar w:fldCharType="separate"/>
      </w:r>
      <w:r w:rsidRPr="4601E584" w:rsidR="144E7801">
        <w:rPr>
          <w:rStyle w:val="Hyperlink"/>
        </w:rPr>
        <w:t>https://relatoria.colombiacompra.gov.co/normativa/ley-1581-de-2012/</w:t>
      </w:r>
      <w:r>
        <w:fldChar w:fldCharType="end"/>
      </w:r>
    </w:p>
    <w:p w:rsidR="682D37BB" w:rsidP="29CC7249" w:rsidRDefault="682D37BB" w14:paraId="521E8221" w14:textId="13612FFA">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Bhalla, S., Pretel, M., </w:t>
      </w:r>
      <w:r w:rsidRPr="4601E584" w:rsidR="144E7801">
        <w:rPr>
          <w:rFonts w:ascii="Times New Roman" w:hAnsi="Times New Roman" w:eastAsia="Times New Roman" w:cs="Times New Roman"/>
        </w:rPr>
        <w:t>Otrząsek</w:t>
      </w:r>
      <w:r w:rsidRPr="4601E584" w:rsidR="144E7801">
        <w:rPr>
          <w:rFonts w:ascii="Times New Roman" w:hAnsi="Times New Roman" w:eastAsia="Times New Roman" w:cs="Times New Roman"/>
        </w:rPr>
        <w:t xml:space="preserve">, J., &amp; </w:t>
      </w:r>
      <w:r w:rsidRPr="4601E584" w:rsidR="144E7801">
        <w:rPr>
          <w:rFonts w:ascii="Times New Roman" w:hAnsi="Times New Roman" w:eastAsia="Times New Roman" w:cs="Times New Roman"/>
        </w:rPr>
        <w:t>Unadkat</w:t>
      </w:r>
      <w:r w:rsidRPr="4601E584" w:rsidR="144E7801">
        <w:rPr>
          <w:rFonts w:ascii="Times New Roman" w:hAnsi="Times New Roman" w:eastAsia="Times New Roman" w:cs="Times New Roman"/>
        </w:rPr>
        <w:t xml:space="preserve">, T. (2021). </w:t>
      </w:r>
      <w:r w:rsidRPr="4601E584" w:rsidR="144E7801">
        <w:rPr>
          <w:rFonts w:ascii="Times New Roman" w:hAnsi="Times New Roman" w:eastAsia="Times New Roman" w:cs="Times New Roman"/>
        </w:rPr>
        <w:t>Jagran</w:t>
      </w:r>
      <w:r w:rsidRPr="4601E584" w:rsidR="144E7801">
        <w:rPr>
          <w:rFonts w:ascii="Times New Roman" w:hAnsi="Times New Roman" w:eastAsia="Times New Roman" w:cs="Times New Roman"/>
        </w:rPr>
        <w:t xml:space="preserve"> New Media </w:t>
      </w:r>
      <w:r w:rsidRPr="4601E584" w:rsidR="144E7801">
        <w:rPr>
          <w:rFonts w:ascii="Times New Roman" w:hAnsi="Times New Roman" w:eastAsia="Times New Roman" w:cs="Times New Roman"/>
        </w:rPr>
        <w:t>increases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user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engagement</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with</w:t>
      </w:r>
      <w:r w:rsidRPr="4601E584" w:rsidR="144E7801">
        <w:rPr>
          <w:rFonts w:ascii="Times New Roman" w:hAnsi="Times New Roman" w:eastAsia="Times New Roman" w:cs="Times New Roman"/>
        </w:rPr>
        <w:t xml:space="preserve"> a </w:t>
      </w:r>
      <w:r w:rsidRPr="4601E584" w:rsidR="144E7801">
        <w:rPr>
          <w:rFonts w:ascii="Times New Roman" w:hAnsi="Times New Roman" w:eastAsia="Times New Roman" w:cs="Times New Roman"/>
        </w:rPr>
        <w:t>content</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planning</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big</w:t>
      </w:r>
      <w:r w:rsidRPr="4601E584" w:rsidR="144E7801">
        <w:rPr>
          <w:rFonts w:ascii="Times New Roman" w:hAnsi="Times New Roman" w:eastAsia="Times New Roman" w:cs="Times New Roman"/>
        </w:rPr>
        <w:t xml:space="preserve"> data </w:t>
      </w:r>
      <w:r w:rsidRPr="4601E584" w:rsidR="144E7801">
        <w:rPr>
          <w:rFonts w:ascii="Times New Roman" w:hAnsi="Times New Roman" w:eastAsia="Times New Roman" w:cs="Times New Roman"/>
        </w:rPr>
        <w:t>solution</w:t>
      </w:r>
      <w:r w:rsidRPr="4601E584" w:rsidR="144E7801">
        <w:rPr>
          <w:rFonts w:ascii="Times New Roman" w:hAnsi="Times New Roman" w:eastAsia="Times New Roman" w:cs="Times New Roman"/>
        </w:rPr>
        <w:t xml:space="preserve"> [Estudio de caso]. Google News </w:t>
      </w:r>
      <w:r w:rsidRPr="4601E584" w:rsidR="144E7801">
        <w:rPr>
          <w:rFonts w:ascii="Times New Roman" w:hAnsi="Times New Roman" w:eastAsia="Times New Roman" w:cs="Times New Roman"/>
        </w:rPr>
        <w:t>Initiative</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375507281">
        <w:r>
          <w:delInstrText xml:space="preserve">HYPERLINK "https://storage.googleapis.com/media-newsinitiative/documents/Jagran_GNI.Data.Labs_Case.Study_2.pdf?utm_source=chatgpt.com" </w:delInstrText>
        </w:r>
      </w:del>
      <w:r>
        <w:fldChar w:fldCharType="separate"/>
      </w:r>
      <w:r w:rsidRPr="4601E584" w:rsidR="144E7801">
        <w:rPr>
          <w:rStyle w:val="Hyperlink"/>
        </w:rPr>
        <w:t>https://storage.googleapis.com/media-newsinitiative/documents/Jagran_GNI.Data.Labs_Case.Study_2.pdf</w:t>
      </w:r>
      <w:r>
        <w:fldChar w:fldCharType="end"/>
      </w:r>
    </w:p>
    <w:p w:rsidR="682D37BB" w:rsidP="29CC7249" w:rsidRDefault="682D37BB" w14:paraId="564989DD" w14:textId="792CE857">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Amazon Web </w:t>
      </w:r>
      <w:r w:rsidRPr="4601E584" w:rsidR="144E7801">
        <w:rPr>
          <w:rFonts w:ascii="Times New Roman" w:hAnsi="Times New Roman" w:eastAsia="Times New Roman" w:cs="Times New Roman"/>
        </w:rPr>
        <w:t>Services</w:t>
      </w:r>
      <w:r w:rsidRPr="4601E584" w:rsidR="144E7801">
        <w:rPr>
          <w:rFonts w:ascii="Times New Roman" w:hAnsi="Times New Roman" w:eastAsia="Times New Roman" w:cs="Times New Roman"/>
        </w:rPr>
        <w:t xml:space="preserve">. (s. f.). Condé Nast </w:t>
      </w:r>
      <w:r w:rsidRPr="4601E584" w:rsidR="144E7801">
        <w:rPr>
          <w:rFonts w:ascii="Times New Roman" w:hAnsi="Times New Roman" w:eastAsia="Times New Roman" w:cs="Times New Roman"/>
        </w:rPr>
        <w:t>transforms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publishing</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legacy</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into</w:t>
      </w:r>
      <w:r w:rsidRPr="4601E584" w:rsidR="144E7801">
        <w:rPr>
          <w:rFonts w:ascii="Times New Roman" w:hAnsi="Times New Roman" w:eastAsia="Times New Roman" w:cs="Times New Roman"/>
        </w:rPr>
        <w:t xml:space="preserve"> data-</w:t>
      </w:r>
      <w:r w:rsidRPr="4601E584" w:rsidR="144E7801">
        <w:rPr>
          <w:rFonts w:ascii="Times New Roman" w:hAnsi="Times New Roman" w:eastAsia="Times New Roman" w:cs="Times New Roman"/>
        </w:rPr>
        <w:t>driven</w:t>
      </w:r>
      <w:r w:rsidRPr="4601E584" w:rsidR="144E7801">
        <w:rPr>
          <w:rFonts w:ascii="Times New Roman" w:hAnsi="Times New Roman" w:eastAsia="Times New Roman" w:cs="Times New Roman"/>
        </w:rPr>
        <w:t xml:space="preserve"> digital media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AI </w:t>
      </w:r>
      <w:r w:rsidRPr="4601E584" w:rsidR="144E7801">
        <w:rPr>
          <w:rFonts w:ascii="Times New Roman" w:hAnsi="Times New Roman" w:eastAsia="Times New Roman" w:cs="Times New Roman"/>
        </w:rPr>
        <w:t>innovation</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with</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Databricks</w:t>
      </w:r>
      <w:r w:rsidRPr="4601E584" w:rsidR="144E7801">
        <w:rPr>
          <w:rFonts w:ascii="Times New Roman" w:hAnsi="Times New Roman" w:eastAsia="Times New Roman" w:cs="Times New Roman"/>
        </w:rPr>
        <w:t xml:space="preserve"> and AWS. </w:t>
      </w:r>
      <w:r>
        <w:fldChar w:fldCharType="begin"/>
      </w:r>
      <w:del w:author="Carolina Ujueta Ricardo" w:date="2026-10-18T01:01:00Z" w16du:dateUtc="2026-10-18T06:01:00Z" w:id="1570263944">
        <w:r>
          <w:delInstrText xml:space="preserve">HYPERLINK "https://aws.amazon.com/solutions/case-studies/conde-nast-data-case-study/?utm_source=chatgpt.com" </w:delInstrText>
        </w:r>
      </w:del>
      <w:r>
        <w:fldChar w:fldCharType="separate"/>
      </w:r>
      <w:r w:rsidRPr="4601E584" w:rsidR="144E7801">
        <w:rPr>
          <w:rStyle w:val="Hyperlink"/>
        </w:rPr>
        <w:t>https://aws.amazon.com/solutions/case-studies/conde-nast-data-case-study/</w:t>
      </w:r>
      <w:r>
        <w:fldChar w:fldCharType="end"/>
      </w:r>
    </w:p>
    <w:p w:rsidR="682D37BB" w:rsidP="29CC7249" w:rsidRDefault="682D37BB" w14:paraId="2B17F3CF" w14:textId="21BD8840">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Futurice. (s. f.). Sanoma: </w:t>
      </w:r>
      <w:r w:rsidRPr="4601E584" w:rsidR="144E7801">
        <w:rPr>
          <w:rFonts w:ascii="Times New Roman" w:hAnsi="Times New Roman" w:eastAsia="Times New Roman" w:cs="Times New Roman"/>
        </w:rPr>
        <w:t>Using</w:t>
      </w:r>
      <w:r w:rsidRPr="4601E584" w:rsidR="144E7801">
        <w:rPr>
          <w:rFonts w:ascii="Times New Roman" w:hAnsi="Times New Roman" w:eastAsia="Times New Roman" w:cs="Times New Roman"/>
        </w:rPr>
        <w:t xml:space="preserve"> AI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next-level</w:t>
      </w:r>
      <w:r w:rsidRPr="4601E584" w:rsidR="144E7801">
        <w:rPr>
          <w:rFonts w:ascii="Times New Roman" w:hAnsi="Times New Roman" w:eastAsia="Times New Roman" w:cs="Times New Roman"/>
        </w:rPr>
        <w:t xml:space="preserve"> editorial </w:t>
      </w:r>
      <w:r w:rsidRPr="4601E584" w:rsidR="144E7801">
        <w:rPr>
          <w:rFonts w:ascii="Times New Roman" w:hAnsi="Times New Roman" w:eastAsia="Times New Roman" w:cs="Times New Roman"/>
        </w:rPr>
        <w:t>workflow</w:t>
      </w:r>
      <w:r w:rsidRPr="4601E584" w:rsidR="144E7801">
        <w:rPr>
          <w:rFonts w:ascii="Times New Roman" w:hAnsi="Times New Roman" w:eastAsia="Times New Roman" w:cs="Times New Roman"/>
        </w:rPr>
        <w:t xml:space="preserve"> and </w:t>
      </w:r>
      <w:r w:rsidRPr="4601E584" w:rsidR="144E7801">
        <w:rPr>
          <w:rFonts w:ascii="Times New Roman" w:hAnsi="Times New Roman" w:eastAsia="Times New Roman" w:cs="Times New Roman"/>
        </w:rPr>
        <w:t>insight</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2126618282">
        <w:r>
          <w:delInstrText xml:space="preserve">HYPERLINK "https://www.futurice.com/case-studies/sanoma-editorial-ai?utm_source=chatgpt.com" </w:delInstrText>
        </w:r>
      </w:del>
      <w:r>
        <w:fldChar w:fldCharType="separate"/>
      </w:r>
      <w:r w:rsidRPr="4601E584" w:rsidR="144E7801">
        <w:rPr>
          <w:rStyle w:val="Hyperlink"/>
        </w:rPr>
        <w:t>https://www.futurice.com/case-studies/sanoma-editorial-ai</w:t>
      </w:r>
      <w:r>
        <w:fldChar w:fldCharType="end"/>
      </w:r>
    </w:p>
    <w:p w:rsidR="682D37BB" w:rsidP="29CC7249" w:rsidRDefault="682D37BB" w14:paraId="64269F87" w14:textId="6F634246">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(2026). 30X Hackathon: Construye proyectos reales. </w:t>
      </w:r>
      <w:r>
        <w:fldChar w:fldCharType="begin"/>
      </w:r>
      <w:del w:author="Carolina Ujueta Ricardo" w:date="2026-10-18T01:01:00Z" w16du:dateUtc="2026-10-18T06:01:00Z" w:id="539547743">
        <w:r>
          <w:delInstrText xml:space="preserve">HYPERLINK "https://hackathon.30x.com/?utm_source=chatgpt.com" </w:delInstrText>
        </w:r>
      </w:del>
      <w:r>
        <w:fldChar w:fldCharType="separate"/>
      </w:r>
      <w:r w:rsidRPr="4601E584" w:rsidR="144E7801">
        <w:rPr>
          <w:rStyle w:val="Hyperlink"/>
        </w:rPr>
        <w:t>https://hackathon.30x.com/</w:t>
      </w:r>
      <w:r>
        <w:fldChar w:fldCharType="end"/>
      </w:r>
    </w:p>
    <w:p w:rsidR="682D37BB" w:rsidP="29CC7249" w:rsidRDefault="682D37BB" w14:paraId="0B484B34" w14:textId="1660C8E5">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Martínez Arévalo, T. (2026, 31 de enero). Impulso a expansión regional de 30X en mercados de habla hispana. La República. </w:t>
      </w:r>
      <w:r>
        <w:fldChar w:fldCharType="begin"/>
      </w:r>
      <w:del w:author="Carolina Ujueta Ricardo" w:date="2026-10-18T01:01:00Z" w16du:dateUtc="2026-10-18T06:01:00Z" w:id="975008312">
        <w:r>
          <w:delInstrText xml:space="preserve">HYPERLINK "https://www.larepublica.co/ocio/impulso-a-expansion-regional-de-30x-4316619?utm_source=chatgpt.com" </w:delInstrText>
        </w:r>
      </w:del>
      <w:r>
        <w:fldChar w:fldCharType="separate"/>
      </w:r>
      <w:r w:rsidRPr="4601E584" w:rsidR="144E7801">
        <w:rPr>
          <w:rStyle w:val="Hyperlink"/>
        </w:rPr>
        <w:t>https://www.larepublica.co/ocio/impulso-a-expansion-regional-de-30x-4316619</w:t>
      </w:r>
      <w:r>
        <w:fldChar w:fldCharType="end"/>
      </w:r>
    </w:p>
    <w:p w:rsidR="682D37BB" w:rsidP="29CC7249" w:rsidRDefault="682D37BB" w14:paraId="795E8BDF" w14:textId="50459FC0">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Ospina, A. (s. f.). Andrés Bilbao [Perfil]. Líderes Tech LATAM. </w:t>
      </w:r>
      <w:r>
        <w:fldChar w:fldCharType="begin"/>
      </w:r>
      <w:del w:author="Carolina Ujueta Ricardo" w:date="2026-10-18T01:01:00Z" w16du:dateUtc="2026-10-18T06:01:00Z" w:id="1719771900">
        <w:r>
          <w:delInstrText xml:space="preserve">HYPERLINK "https://andresospina.co/lideres-tech-latam/andres-bilbao/?utm_source=chatgpt.com" </w:delInstrText>
        </w:r>
      </w:del>
      <w:r>
        <w:fldChar w:fldCharType="separate"/>
      </w:r>
      <w:r w:rsidRPr="4601E584" w:rsidR="144E7801">
        <w:rPr>
          <w:rStyle w:val="Hyperlink"/>
        </w:rPr>
        <w:t>https://andresospina.co/lideres-tech-latam/andres-bilbao/</w:t>
      </w:r>
      <w:r>
        <w:fldChar w:fldCharType="end"/>
      </w:r>
    </w:p>
    <w:p w:rsidR="682D37BB" w:rsidP="29CC7249" w:rsidRDefault="682D37BB" w14:paraId="435E6A25" w14:textId="493AC92D">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Descubre.vc. (2026, 17 de febrero). Cofundador de </w:t>
      </w:r>
      <w:r w:rsidRPr="4601E584" w:rsidR="144E7801">
        <w:rPr>
          <w:rFonts w:ascii="Times New Roman" w:hAnsi="Times New Roman" w:eastAsia="Times New Roman" w:cs="Times New Roman"/>
        </w:rPr>
        <w:t>Rappi</w:t>
      </w:r>
      <w:r w:rsidRPr="4601E584" w:rsidR="144E7801">
        <w:rPr>
          <w:rFonts w:ascii="Times New Roman" w:hAnsi="Times New Roman" w:eastAsia="Times New Roman" w:cs="Times New Roman"/>
        </w:rPr>
        <w:t xml:space="preserve"> lanza 30X en México para ayudar a emprendedores a escalar. </w:t>
      </w:r>
      <w:r>
        <w:fldChar w:fldCharType="begin"/>
      </w:r>
      <w:del w:author="Carolina Ujueta Ricardo" w:date="2026-10-18T01:01:00Z" w16du:dateUtc="2026-10-18T06:01:00Z" w:id="1501230730">
        <w:r>
          <w:delInstrText xml:space="preserve">HYPERLINK "https://www.descubre.vc/noticia/cofundador-de-rappi-lanza-30x-en-m-xico-para-ayudar-a-emprendedores-a-escalar-2026-02-17?utm_source=chatgpt.com" </w:delInstrText>
        </w:r>
      </w:del>
      <w:r>
        <w:fldChar w:fldCharType="separate"/>
      </w:r>
      <w:r w:rsidRPr="4601E584" w:rsidR="144E7801">
        <w:rPr>
          <w:rStyle w:val="Hyperlink"/>
        </w:rPr>
        <w:t>https://www.descubre.vc/noticia/cofundador-de-rappi-lanza-30x-en-m-xico-para-ayudar-a-emprendedores-a-escalar-2026-02-17</w:t>
      </w:r>
      <w:r>
        <w:fldChar w:fldCharType="end"/>
      </w:r>
    </w:p>
    <w:p w:rsidR="682D37BB" w:rsidP="29CC7249" w:rsidRDefault="682D37BB" w14:paraId="54B26FCE" w14:textId="3D6B486A">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Rios</w:t>
      </w:r>
      <w:r w:rsidRPr="4601E584" w:rsidR="144E7801">
        <w:rPr>
          <w:rFonts w:ascii="Times New Roman" w:hAnsi="Times New Roman" w:eastAsia="Times New Roman" w:cs="Times New Roman"/>
        </w:rPr>
        <w:t xml:space="preserve">, R. (2026). Inmersión Ejecutiva de 30X en Ciudad de México [Publicación de LinkedIn]. LinkedIn. </w:t>
      </w:r>
      <w:r>
        <w:fldChar w:fldCharType="begin"/>
      </w:r>
      <w:del w:author="Carolina Ujueta Ricardo" w:date="2026-10-18T01:01:00Z" w16du:dateUtc="2026-10-18T06:01:00Z" w:id="1862052610">
        <w:r>
          <w:delInstrText xml:space="preserve">HYPERLINK "https://mx.linkedin.com/in/raul-rioss?utm_source=chatgpt.com" </w:delInstrText>
        </w:r>
      </w:del>
      <w:r>
        <w:fldChar w:fldCharType="separate"/>
      </w:r>
      <w:r w:rsidRPr="4601E584" w:rsidR="144E7801">
        <w:rPr>
          <w:rStyle w:val="Hyperlink"/>
        </w:rPr>
        <w:t>https://mx.linkedin.com/in/raul-rioss</w:t>
      </w:r>
      <w:r>
        <w:fldChar w:fldCharType="end"/>
      </w:r>
    </w:p>
    <w:p w:rsidR="682D37BB" w:rsidP="29CC7249" w:rsidRDefault="682D37BB" w14:paraId="6945D597" w14:textId="257EC2EC">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La República. (2026, 16 de julio). Andrés Bilbao y Jonathan Malagón lideran ranking de creadores más influyentes en LinkedIn. La República. </w:t>
      </w:r>
      <w:r>
        <w:fldChar w:fldCharType="begin"/>
      </w:r>
      <w:del w:author="Carolina Ujueta Ricardo" w:date="2026-10-18T01:01:00Z" w16du:dateUtc="2026-10-18T06:01:00Z" w:id="1283281045">
        <w:r>
          <w:delInstrText xml:space="preserve">HYPERLINK "https://www.larepublica.co/empresas/los-creadores-de-contenido-mas-influeyentes-de-linkedin-4437437?utm_source=chatgpt.com" </w:delInstrText>
        </w:r>
      </w:del>
      <w:r>
        <w:fldChar w:fldCharType="separate"/>
      </w:r>
      <w:r w:rsidRPr="4601E584" w:rsidR="144E7801">
        <w:rPr>
          <w:rStyle w:val="Hyperlink"/>
        </w:rPr>
        <w:t>https://www.larepublica.co/empresas/los-creadores-de-contenido-mas-influeyentes-de-linkedin-4437437</w:t>
      </w:r>
      <w:r>
        <w:fldChar w:fldCharType="end"/>
      </w:r>
    </w:p>
    <w:p w:rsidR="682D37BB" w:rsidP="29CC7249" w:rsidRDefault="682D37BB" w14:paraId="0E0221CA" w14:textId="6C4C4F26">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Team. (s. f.). Instagram &amp; TikTok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Business: La estrategia detrás de la marca personal de Andrés Bilbao [Webinar]. Luma. </w:t>
      </w:r>
      <w:r>
        <w:fldChar w:fldCharType="begin"/>
      </w:r>
      <w:del w:author="Carolina Ujueta Ricardo" w:date="2026-10-18T01:01:00Z" w16du:dateUtc="2026-10-18T06:01:00Z" w:id="953957398">
        <w:r>
          <w:delInstrText xml:space="preserve">HYPERLINK "https://luma.com/crece30x-tt35?locale=es&amp;utm_source=chatgpt.com" </w:delInstrText>
        </w:r>
      </w:del>
      <w:r>
        <w:fldChar w:fldCharType="separate"/>
      </w:r>
      <w:r w:rsidRPr="4601E584" w:rsidR="144E7801">
        <w:rPr>
          <w:rStyle w:val="Hyperlink"/>
        </w:rPr>
        <w:t>https://luma.com/crece30x-tt35?locale=es</w:t>
      </w:r>
      <w:r>
        <w:fldChar w:fldCharType="end"/>
      </w:r>
    </w:p>
    <w:p w:rsidR="682D37BB" w:rsidP="29CC7249" w:rsidRDefault="682D37BB" w14:paraId="46A443BC" w14:textId="27575BE9">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Raad, D. (s. f.). Los colombianos más influyentes de LinkedIn [Publicación de LinkedIn]. LinkedIn. </w:t>
      </w:r>
      <w:r>
        <w:fldChar w:fldCharType="begin"/>
      </w:r>
      <w:del w:author="Carolina Ujueta Ricardo" w:date="2026-10-18T01:01:00Z" w16du:dateUtc="2026-10-18T06:01:00Z" w:id="1918081005">
        <w:r>
          <w:delInstrText xml:space="preserve">HYPERLINK "https://co.linkedin.com/in/daniel-raad/en?utm_source=chatgpt.com" </w:delInstrText>
        </w:r>
      </w:del>
      <w:r>
        <w:fldChar w:fldCharType="separate"/>
      </w:r>
      <w:r w:rsidRPr="4601E584" w:rsidR="144E7801">
        <w:rPr>
          <w:rStyle w:val="Hyperlink"/>
        </w:rPr>
        <w:t>https://co.linkedin.com/in/daniel-raad/en</w:t>
      </w:r>
      <w:r>
        <w:fldChar w:fldCharType="end"/>
      </w:r>
    </w:p>
    <w:p w:rsidR="682D37BB" w:rsidP="29CC7249" w:rsidRDefault="682D37BB" w14:paraId="64DF76A0" w14:textId="0C4C3060">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Semana. (2026, agosto). “La cagamos”: Andrés Bilbao se disculpó públicamente tras controversia por oferta laboral sin pago y tomó contundente decisión. Semana. </w:t>
      </w:r>
      <w:r>
        <w:fldChar w:fldCharType="begin"/>
      </w:r>
      <w:del w:author="Carolina Ujueta Ricardo" w:date="2026-10-18T01:01:00Z" w16du:dateUtc="2026-10-18T06:01:00Z" w:id="1656044658">
        <w:r>
          <w:delInstrText xml:space="preserve">HYPERLINK "https://www.semana.com/nacion/articulo/la-cagamos-andres-bilbao-se-disculpo-publicamente-tras-controversia-por-oferta-laboral-sin-pago-y-tomo-contundente-decision/202619/?utm_source=chatgpt.com" </w:delInstrText>
        </w:r>
      </w:del>
      <w:r>
        <w:fldChar w:fldCharType="separate"/>
      </w:r>
      <w:r w:rsidRPr="4601E584" w:rsidR="144E7801">
        <w:rPr>
          <w:rStyle w:val="Hyperlink"/>
        </w:rPr>
        <w:t>https://www.semana.com/nacion/articulo/la-cagamos-andres-bilbao-se-disculpo-publicamente-tras-controversia-por-oferta-laboral-sin-pago-y-tomo-contundente-decision/202619/</w:t>
      </w:r>
      <w:r>
        <w:fldChar w:fldCharType="end"/>
      </w:r>
    </w:p>
    <w:p w:rsidR="682D37BB" w:rsidP="29CC7249" w:rsidRDefault="682D37BB" w14:paraId="3B1D30FD" w14:textId="534CFA83">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Extra. (2026, julio). Cofundador de </w:t>
      </w:r>
      <w:r w:rsidRPr="4601E584" w:rsidR="144E7801">
        <w:rPr>
          <w:rFonts w:ascii="Times New Roman" w:hAnsi="Times New Roman" w:eastAsia="Times New Roman" w:cs="Times New Roman"/>
        </w:rPr>
        <w:t>Rappi</w:t>
      </w:r>
      <w:r w:rsidRPr="4601E584" w:rsidR="144E7801">
        <w:rPr>
          <w:rFonts w:ascii="Times New Roman" w:hAnsi="Times New Roman" w:eastAsia="Times New Roman" w:cs="Times New Roman"/>
        </w:rPr>
        <w:t xml:space="preserve"> en medio de la polémica: Ofreció trabajo, pero no salario. Extra. </w:t>
      </w:r>
      <w:r>
        <w:fldChar w:fldCharType="begin"/>
      </w:r>
      <w:del w:author="Carolina Ujueta Ricardo" w:date="2026-10-18T01:01:00Z" w16du:dateUtc="2026-10-18T06:01:00Z" w:id="217378561">
        <w:r>
          <w:delInstrText xml:space="preserve">HYPERLINK "https://www.extra.ec/noticia/mundo/cofundador-rappi-genero-polemica-redes-publicar-oferta-trabajo-no-remunerado-159407.html?utm_source=chatgpt.com" </w:delInstrText>
        </w:r>
      </w:del>
      <w:r>
        <w:fldChar w:fldCharType="separate"/>
      </w:r>
      <w:r w:rsidRPr="4601E584" w:rsidR="144E7801">
        <w:rPr>
          <w:rStyle w:val="Hyperlink"/>
        </w:rPr>
        <w:t>https://www.extra.ec/noticia/mundo/cofundador-rappi-genero-polemica-redes-publicar-oferta-trabajo-no-remunerado-159407.html</w:t>
      </w:r>
      <w:r>
        <w:fldChar w:fldCharType="end"/>
      </w:r>
    </w:p>
    <w:p w:rsidR="682D37BB" w:rsidP="29CC7249" w:rsidRDefault="682D37BB" w14:paraId="15ECD9A4" w14:textId="3556B46F">
      <w:pPr>
        <w:spacing w:line="278" w:lineRule="auto"/>
        <w:jc w:val="both"/>
        <w:rPr>
          <w:rFonts w:ascii="Times New Roman" w:hAnsi="Times New Roman" w:eastAsia="Times New Roman" w:cs="Times New Roman"/>
        </w:rPr>
      </w:pPr>
      <w:r w:rsidRPr="4601E584" w:rsidR="144E7801">
        <w:rPr>
          <w:rFonts w:ascii="Times New Roman" w:hAnsi="Times New Roman" w:eastAsia="Times New Roman" w:cs="Times New Roman"/>
        </w:rPr>
        <w:t xml:space="preserve"> </w:t>
      </w:r>
    </w:p>
    <w:p w:rsidR="682D37BB" w:rsidP="29CC7249" w:rsidRDefault="682D37BB" w14:paraId="0324EFF6" w14:textId="3BF45894">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Xpoz</w:t>
      </w:r>
      <w:r w:rsidRPr="4601E584" w:rsidR="144E7801">
        <w:rPr>
          <w:rFonts w:ascii="Times New Roman" w:hAnsi="Times New Roman" w:eastAsia="Times New Roman" w:cs="Times New Roman"/>
        </w:rPr>
        <w:t xml:space="preserve">. (2026, 21 de julio). Social </w:t>
      </w:r>
      <w:r w:rsidRPr="4601E584" w:rsidR="144E7801">
        <w:rPr>
          <w:rFonts w:ascii="Times New Roman" w:hAnsi="Times New Roman" w:eastAsia="Times New Roman" w:cs="Times New Roman"/>
        </w:rPr>
        <w:t>listening</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tools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pricing</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compared</w:t>
      </w:r>
      <w:r w:rsidRPr="4601E584" w:rsidR="144E7801">
        <w:rPr>
          <w:rFonts w:ascii="Times New Roman" w:hAnsi="Times New Roman" w:eastAsia="Times New Roman" w:cs="Times New Roman"/>
        </w:rPr>
        <w:t xml:space="preserve"> (2026). </w:t>
      </w:r>
      <w:r>
        <w:fldChar w:fldCharType="begin"/>
      </w:r>
      <w:del w:author="Carolina Ujueta Ricardo" w:date="2026-10-18T01:01:00Z" w16du:dateUtc="2026-10-18T06:01:00Z" w:id="1594383240">
        <w:r>
          <w:delInstrText xml:space="preserve">HYPERLINK "https://xpoz.ai/blog/comparisons/social-listening-tools-pricing-compared-2026/?utm_source=chatgpt.com" </w:delInstrText>
        </w:r>
      </w:del>
      <w:r>
        <w:fldChar w:fldCharType="separate"/>
      </w:r>
      <w:r w:rsidRPr="4601E584" w:rsidR="144E7801">
        <w:rPr>
          <w:rStyle w:val="Hyperlink"/>
        </w:rPr>
        <w:t>https://xpoz.ai/blog/comparisons/social-listening-tools-pricing-compared-2026/</w:t>
      </w:r>
      <w:r>
        <w:fldChar w:fldCharType="end"/>
      </w:r>
    </w:p>
    <w:p w:rsidR="682D37BB" w:rsidP="29CC7249" w:rsidRDefault="682D37BB" w14:paraId="1AC9D81B" w14:textId="7982EF7C">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Syncly</w:t>
      </w:r>
      <w:r w:rsidRPr="4601E584" w:rsidR="144E7801">
        <w:rPr>
          <w:rFonts w:ascii="Times New Roman" w:hAnsi="Times New Roman" w:eastAsia="Times New Roman" w:cs="Times New Roman"/>
        </w:rPr>
        <w:t xml:space="preserve">. (s. f.). </w:t>
      </w:r>
      <w:r w:rsidRPr="4601E584" w:rsidR="144E7801">
        <w:rPr>
          <w:rFonts w:ascii="Times New Roman" w:hAnsi="Times New Roman" w:eastAsia="Times New Roman" w:cs="Times New Roman"/>
        </w:rPr>
        <w:t>Brandwatch</w:t>
      </w:r>
      <w:r w:rsidRPr="4601E584" w:rsidR="144E7801">
        <w:rPr>
          <w:rFonts w:ascii="Times New Roman" w:hAnsi="Times New Roman" w:eastAsia="Times New Roman" w:cs="Times New Roman"/>
        </w:rPr>
        <w:t xml:space="preserve"> alternatives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2026: 14 </w:t>
      </w:r>
      <w:r w:rsidRPr="4601E584" w:rsidR="144E7801">
        <w:rPr>
          <w:rFonts w:ascii="Times New Roman" w:hAnsi="Times New Roman" w:eastAsia="Times New Roman" w:cs="Times New Roman"/>
        </w:rPr>
        <w:t>best</w:t>
      </w:r>
      <w:r w:rsidRPr="4601E584" w:rsidR="144E7801">
        <w:rPr>
          <w:rFonts w:ascii="Times New Roman" w:hAnsi="Times New Roman" w:eastAsia="Times New Roman" w:cs="Times New Roman"/>
        </w:rPr>
        <w:t xml:space="preserve"> social </w:t>
      </w:r>
      <w:r w:rsidRPr="4601E584" w:rsidR="144E7801">
        <w:rPr>
          <w:rFonts w:ascii="Times New Roman" w:hAnsi="Times New Roman" w:eastAsia="Times New Roman" w:cs="Times New Roman"/>
        </w:rPr>
        <w:t>listening</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tools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compared</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312133913">
        <w:r>
          <w:delInstrText xml:space="preserve">HYPERLINK "https://syncly.app/blog/brandwatch-alternatives-for-2026?utm_source=chatgpt.com" </w:delInstrText>
        </w:r>
      </w:del>
      <w:r>
        <w:fldChar w:fldCharType="separate"/>
      </w:r>
      <w:r w:rsidRPr="4601E584" w:rsidR="144E7801">
        <w:rPr>
          <w:rStyle w:val="Hyperlink"/>
        </w:rPr>
        <w:t>https://syncly.app/blog/brandwatch-alternatives-for-2026</w:t>
      </w:r>
      <w:r>
        <w:fldChar w:fldCharType="end"/>
      </w:r>
    </w:p>
    <w:p w:rsidR="682D37BB" w:rsidP="29CC7249" w:rsidRDefault="682D37BB" w14:paraId="7E353EC8" w14:textId="1618F84D">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Xpoz</w:t>
      </w:r>
      <w:r w:rsidRPr="4601E584" w:rsidR="144E7801">
        <w:rPr>
          <w:rFonts w:ascii="Times New Roman" w:hAnsi="Times New Roman" w:eastAsia="Times New Roman" w:cs="Times New Roman"/>
        </w:rPr>
        <w:t xml:space="preserve">. (2026, 28 de junio). Why </w:t>
      </w:r>
      <w:r w:rsidRPr="4601E584" w:rsidR="144E7801">
        <w:rPr>
          <w:rFonts w:ascii="Times New Roman" w:hAnsi="Times New Roman" w:eastAsia="Times New Roman" w:cs="Times New Roman"/>
        </w:rPr>
        <w:t>the</w:t>
      </w:r>
      <w:r w:rsidRPr="4601E584" w:rsidR="144E7801">
        <w:rPr>
          <w:rFonts w:ascii="Times New Roman" w:hAnsi="Times New Roman" w:eastAsia="Times New Roman" w:cs="Times New Roman"/>
        </w:rPr>
        <w:t xml:space="preserve"> TikTok API </w:t>
      </w:r>
      <w:r w:rsidRPr="4601E584" w:rsidR="144E7801">
        <w:rPr>
          <w:rFonts w:ascii="Times New Roman" w:hAnsi="Times New Roman" w:eastAsia="Times New Roman" w:cs="Times New Roman"/>
        </w:rPr>
        <w:t>falls</w:t>
      </w:r>
      <w:r w:rsidRPr="4601E584" w:rsidR="144E7801">
        <w:rPr>
          <w:rFonts w:ascii="Times New Roman" w:hAnsi="Times New Roman" w:eastAsia="Times New Roman" w:cs="Times New Roman"/>
        </w:rPr>
        <w:t xml:space="preserve"> short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data </w:t>
      </w:r>
      <w:r w:rsidRPr="4601E584" w:rsidR="144E7801">
        <w:rPr>
          <w:rFonts w:ascii="Times New Roman" w:hAnsi="Times New Roman" w:eastAsia="Times New Roman" w:cs="Times New Roman"/>
        </w:rPr>
        <w:t>access</w:t>
      </w:r>
      <w:r w:rsidRPr="4601E584" w:rsidR="144E7801">
        <w:rPr>
          <w:rFonts w:ascii="Times New Roman" w:hAnsi="Times New Roman" w:eastAsia="Times New Roman" w:cs="Times New Roman"/>
        </w:rPr>
        <w:t xml:space="preserve"> in 2026. </w:t>
      </w:r>
      <w:r>
        <w:fldChar w:fldCharType="begin"/>
      </w:r>
      <w:del w:author="Carolina Ujueta Ricardo" w:date="2026-10-18T01:01:00Z" w16du:dateUtc="2026-10-18T06:01:00Z" w:id="798728512">
        <w:r>
          <w:delInstrText xml:space="preserve">HYPERLINK "https://www.xpoz.ai/blog/comparisons/why-the-tiktok-api-falls-short-for-data-access-in-2026/?utm_source=chatgpt.com" </w:delInstrText>
        </w:r>
      </w:del>
      <w:r>
        <w:fldChar w:fldCharType="separate"/>
      </w:r>
      <w:r w:rsidRPr="4601E584" w:rsidR="144E7801">
        <w:rPr>
          <w:rStyle w:val="Hyperlink"/>
        </w:rPr>
        <w:t>https://www.xpoz.ai/blog/comparisons/why-the-tiktok-api-falls-short-for-data-access-in-2026/</w:t>
      </w:r>
      <w:r>
        <w:fldChar w:fldCharType="end"/>
      </w:r>
    </w:p>
    <w:p w:rsidR="682D37BB" w:rsidP="29CC7249" w:rsidRDefault="682D37BB" w14:paraId="02BBE817" w14:textId="4ABC54FC">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Back, E. (2026, 17 de septiembre). Faster, </w:t>
      </w:r>
      <w:r w:rsidRPr="4601E584" w:rsidR="144E7801">
        <w:rPr>
          <w:rFonts w:ascii="Times New Roman" w:hAnsi="Times New Roman" w:eastAsia="Times New Roman" w:cs="Times New Roman"/>
        </w:rPr>
        <w:t>cheaper</w:t>
      </w:r>
      <w:r w:rsidRPr="4601E584" w:rsidR="144E7801">
        <w:rPr>
          <w:rFonts w:ascii="Times New Roman" w:hAnsi="Times New Roman" w:eastAsia="Times New Roman" w:cs="Times New Roman"/>
        </w:rPr>
        <w:t>, and (</w:t>
      </w:r>
      <w:r w:rsidRPr="4601E584" w:rsidR="144E7801">
        <w:rPr>
          <w:rFonts w:ascii="Times New Roman" w:hAnsi="Times New Roman" w:eastAsia="Times New Roman" w:cs="Times New Roman"/>
        </w:rPr>
        <w:t>almost</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unflappable</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Introducing</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Jev</w:t>
      </w:r>
      <w:r w:rsidRPr="4601E584" w:rsidR="144E7801">
        <w:rPr>
          <w:rFonts w:ascii="Times New Roman" w:hAnsi="Times New Roman" w:eastAsia="Times New Roman" w:cs="Times New Roman"/>
        </w:rPr>
        <w:t xml:space="preserve">. Futura </w:t>
      </w:r>
      <w:r w:rsidRPr="4601E584" w:rsidR="144E7801">
        <w:rPr>
          <w:rFonts w:ascii="Times New Roman" w:hAnsi="Times New Roman" w:eastAsia="Times New Roman" w:cs="Times New Roman"/>
        </w:rPr>
        <w:t>Sciences</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761199489">
        <w:r>
          <w:delInstrText xml:space="preserve">HYPERLINK "https://www.futura-sciences.com/en/?p=900220&amp;utm_source=chatgpt.com" </w:delInstrText>
        </w:r>
      </w:del>
      <w:r>
        <w:fldChar w:fldCharType="separate"/>
      </w:r>
      <w:r w:rsidRPr="4601E584" w:rsidR="144E7801">
        <w:rPr>
          <w:rStyle w:val="Hyperlink"/>
        </w:rPr>
        <w:t>https://www.futura-sciences.com/en/?p=900220</w:t>
      </w:r>
      <w:r>
        <w:fldChar w:fldCharType="end"/>
      </w:r>
    </w:p>
    <w:p w:rsidR="682D37BB" w:rsidP="29CC7249" w:rsidRDefault="682D37BB" w14:paraId="25B485FD" w14:textId="79E42DED">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Outrank</w:t>
      </w:r>
      <w:r w:rsidRPr="4601E584" w:rsidR="144E7801">
        <w:rPr>
          <w:rFonts w:ascii="Times New Roman" w:hAnsi="Times New Roman" w:eastAsia="Times New Roman" w:cs="Times New Roman"/>
        </w:rPr>
        <w:t xml:space="preserve">. (2026, 8 de agosto). Social media </w:t>
      </w:r>
      <w:r w:rsidRPr="4601E584" w:rsidR="144E7801">
        <w:rPr>
          <w:rFonts w:ascii="Times New Roman" w:hAnsi="Times New Roman" w:eastAsia="Times New Roman" w:cs="Times New Roman"/>
        </w:rPr>
        <w:t>trend</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analysis</w:t>
      </w:r>
      <w:r w:rsidRPr="4601E584" w:rsidR="144E7801">
        <w:rPr>
          <w:rFonts w:ascii="Times New Roman" w:hAnsi="Times New Roman" w:eastAsia="Times New Roman" w:cs="Times New Roman"/>
        </w:rPr>
        <w:t xml:space="preserve">: A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practical</w:t>
      </w:r>
      <w:r w:rsidRPr="4601E584" w:rsidR="144E7801">
        <w:rPr>
          <w:rFonts w:ascii="Times New Roman" w:hAnsi="Times New Roman" w:eastAsia="Times New Roman" w:cs="Times New Roman"/>
        </w:rPr>
        <w:t xml:space="preserve"> guide. </w:t>
      </w:r>
      <w:r w:rsidRPr="4601E584" w:rsidR="144E7801">
        <w:rPr>
          <w:rFonts w:ascii="Times New Roman" w:hAnsi="Times New Roman" w:eastAsia="Times New Roman" w:cs="Times New Roman"/>
        </w:rPr>
        <w:t>Captapi</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757952281">
        <w:r>
          <w:delInstrText xml:space="preserve">HYPERLINK "https://captapi.com/blog/social-media-trend-analysis?utm_source=chatgpt.com" </w:delInstrText>
        </w:r>
      </w:del>
      <w:r>
        <w:fldChar w:fldCharType="separate"/>
      </w:r>
      <w:r w:rsidRPr="4601E584" w:rsidR="144E7801">
        <w:rPr>
          <w:rStyle w:val="Hyperlink"/>
        </w:rPr>
        <w:t>https://captapi.com/blog/social-media-trend-analysis</w:t>
      </w:r>
      <w:r>
        <w:fldChar w:fldCharType="end"/>
      </w:r>
    </w:p>
    <w:p w:rsidR="682D37BB" w:rsidP="29CC7249" w:rsidRDefault="682D37BB" w14:paraId="4D2C653F" w14:textId="2B2268A7">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Thirdwatch</w:t>
      </w:r>
      <w:r w:rsidRPr="4601E584" w:rsidR="144E7801">
        <w:rPr>
          <w:rFonts w:ascii="Times New Roman" w:hAnsi="Times New Roman" w:eastAsia="Times New Roman" w:cs="Times New Roman"/>
        </w:rPr>
        <w:t xml:space="preserve">. (2026, 27 de abril). </w:t>
      </w:r>
      <w:r w:rsidRPr="4601E584" w:rsidR="144E7801">
        <w:rPr>
          <w:rFonts w:ascii="Times New Roman" w:hAnsi="Times New Roman" w:eastAsia="Times New Roman" w:cs="Times New Roman"/>
        </w:rPr>
        <w:t>Build</w:t>
      </w:r>
      <w:r w:rsidRPr="4601E584" w:rsidR="144E7801">
        <w:rPr>
          <w:rFonts w:ascii="Times New Roman" w:hAnsi="Times New Roman" w:eastAsia="Times New Roman" w:cs="Times New Roman"/>
        </w:rPr>
        <w:t xml:space="preserve"> a YouTube </w:t>
      </w:r>
      <w:r w:rsidRPr="4601E584" w:rsidR="144E7801">
        <w:rPr>
          <w:rFonts w:ascii="Times New Roman" w:hAnsi="Times New Roman" w:eastAsia="Times New Roman" w:cs="Times New Roman"/>
        </w:rPr>
        <w:t>content</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trend</w:t>
      </w:r>
      <w:r w:rsidRPr="4601E584" w:rsidR="144E7801">
        <w:rPr>
          <w:rFonts w:ascii="Times New Roman" w:hAnsi="Times New Roman" w:eastAsia="Times New Roman" w:cs="Times New Roman"/>
        </w:rPr>
        <w:t xml:space="preserve"> pipeline (2026 guide). </w:t>
      </w:r>
      <w:r>
        <w:fldChar w:fldCharType="begin"/>
      </w:r>
      <w:del w:author="Carolina Ujueta Ricardo" w:date="2026-10-18T01:01:00Z" w16du:dateUtc="2026-10-18T06:01:00Z" w:id="479205072">
        <w:r>
          <w:delInstrText xml:space="preserve">HYPERLINK "https://thirdwatch.dev/blog/build-youtube-content-trend-pipeline?utm_source=chatgpt.com" </w:delInstrText>
        </w:r>
      </w:del>
      <w:r>
        <w:fldChar w:fldCharType="separate"/>
      </w:r>
      <w:r w:rsidRPr="4601E584" w:rsidR="144E7801">
        <w:rPr>
          <w:rStyle w:val="Hyperlink"/>
        </w:rPr>
        <w:t>https://thirdwatch.dev/blog/build-youtube-content-trend-pipeline</w:t>
      </w:r>
      <w:r>
        <w:fldChar w:fldCharType="end"/>
      </w:r>
    </w:p>
    <w:p w:rsidR="682D37BB" w:rsidP="29CC7249" w:rsidRDefault="682D37BB" w14:paraId="5B5E160F" w14:textId="1B69D172">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Woo, T. (2026, 28 de septiembre). Social </w:t>
      </w:r>
      <w:r w:rsidRPr="4601E584" w:rsidR="144E7801">
        <w:rPr>
          <w:rFonts w:ascii="Times New Roman" w:hAnsi="Times New Roman" w:eastAsia="Times New Roman" w:cs="Times New Roman"/>
        </w:rPr>
        <w:t>trend</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intelligence</w:t>
      </w:r>
      <w:r w:rsidRPr="4601E584" w:rsidR="144E7801">
        <w:rPr>
          <w:rFonts w:ascii="Times New Roman" w:hAnsi="Times New Roman" w:eastAsia="Times New Roman" w:cs="Times New Roman"/>
        </w:rPr>
        <w:t xml:space="preserve">: How </w:t>
      </w:r>
      <w:r w:rsidRPr="4601E584" w:rsidR="144E7801">
        <w:rPr>
          <w:rFonts w:ascii="Times New Roman" w:hAnsi="Times New Roman" w:eastAsia="Times New Roman" w:cs="Times New Roman"/>
        </w:rPr>
        <w:t>to</w:t>
      </w:r>
      <w:r w:rsidRPr="4601E584" w:rsidR="144E7801">
        <w:rPr>
          <w:rFonts w:ascii="Times New Roman" w:hAnsi="Times New Roman" w:eastAsia="Times New Roman" w:cs="Times New Roman"/>
        </w:rPr>
        <w:t xml:space="preserve"> spot, </w:t>
      </w:r>
      <w:r w:rsidRPr="4601E584" w:rsidR="144E7801">
        <w:rPr>
          <w:rFonts w:ascii="Times New Roman" w:hAnsi="Times New Roman" w:eastAsia="Times New Roman" w:cs="Times New Roman"/>
        </w:rPr>
        <w:t>read</w:t>
      </w:r>
      <w:r w:rsidRPr="4601E584" w:rsidR="144E7801">
        <w:rPr>
          <w:rFonts w:ascii="Times New Roman" w:hAnsi="Times New Roman" w:eastAsia="Times New Roman" w:cs="Times New Roman"/>
        </w:rPr>
        <w:t xml:space="preserve">, and </w:t>
      </w:r>
      <w:r w:rsidRPr="4601E584" w:rsidR="144E7801">
        <w:rPr>
          <w:rFonts w:ascii="Times New Roman" w:hAnsi="Times New Roman" w:eastAsia="Times New Roman" w:cs="Times New Roman"/>
        </w:rPr>
        <w:t>act</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on</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platform</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signals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before</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they</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peak</w:t>
      </w:r>
      <w:r w:rsidRPr="4601E584" w:rsidR="144E7801">
        <w:rPr>
          <w:rFonts w:ascii="Times New Roman" w:hAnsi="Times New Roman" w:eastAsia="Times New Roman" w:cs="Times New Roman"/>
        </w:rPr>
        <w:t xml:space="preserve">. GEN. </w:t>
      </w:r>
      <w:r>
        <w:fldChar w:fldCharType="begin"/>
      </w:r>
      <w:del w:author="Carolina Ujueta Ricardo" w:date="2026-10-18T01:01:00Z" w16du:dateUtc="2026-10-18T06:01:00Z" w:id="1098525706">
        <w:r>
          <w:delInstrText xml:space="preserve">HYPERLINK "https://gen.pro/blog/social-trend-intelligence-what-to-make-next/?utm_source=chatgpt.com" </w:delInstrText>
        </w:r>
      </w:del>
      <w:r>
        <w:fldChar w:fldCharType="separate"/>
      </w:r>
      <w:r w:rsidRPr="4601E584" w:rsidR="144E7801">
        <w:rPr>
          <w:rStyle w:val="Hyperlink"/>
        </w:rPr>
        <w:t>https://gen.pro/blog/social-trend-intelligence-what-to-make-next/</w:t>
      </w:r>
      <w:r>
        <w:fldChar w:fldCharType="end"/>
      </w:r>
    </w:p>
    <w:p w:rsidR="682D37BB" w:rsidP="29CC7249" w:rsidRDefault="682D37BB" w14:paraId="0B3108B7" w14:textId="3713EEE2">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Socialync</w:t>
      </w:r>
      <w:r w:rsidRPr="4601E584" w:rsidR="144E7801">
        <w:rPr>
          <w:rFonts w:ascii="Times New Roman" w:hAnsi="Times New Roman" w:eastAsia="Times New Roman" w:cs="Times New Roman"/>
        </w:rPr>
        <w:t xml:space="preserve"> Team. (2026, 12 de mayo). How AI </w:t>
      </w:r>
      <w:r w:rsidRPr="4601E584" w:rsidR="144E7801">
        <w:rPr>
          <w:rFonts w:ascii="Times New Roman" w:hAnsi="Times New Roman" w:eastAsia="Times New Roman" w:cs="Times New Roman"/>
        </w:rPr>
        <w:t>analyzes</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your</w:t>
      </w:r>
      <w:r w:rsidRPr="4601E584" w:rsidR="144E7801">
        <w:rPr>
          <w:rFonts w:ascii="Times New Roman" w:hAnsi="Times New Roman" w:eastAsia="Times New Roman" w:cs="Times New Roman"/>
        </w:rPr>
        <w:t xml:space="preserve"> video </w:t>
      </w:r>
      <w:r w:rsidRPr="4601E584" w:rsidR="144E7801">
        <w:rPr>
          <w:rFonts w:ascii="Times New Roman" w:hAnsi="Times New Roman" w:eastAsia="Times New Roman" w:cs="Times New Roman"/>
        </w:rPr>
        <w:t>to</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grow</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your</w:t>
      </w:r>
      <w:r w:rsidRPr="4601E584" w:rsidR="144E7801">
        <w:rPr>
          <w:rFonts w:ascii="Times New Roman" w:hAnsi="Times New Roman" w:eastAsia="Times New Roman" w:cs="Times New Roman"/>
        </w:rPr>
        <w:t xml:space="preserve"> business. Socialync. </w:t>
      </w:r>
      <w:r>
        <w:fldChar w:fldCharType="begin"/>
      </w:r>
      <w:del w:author="Carolina Ujueta Ricardo" w:date="2026-10-18T01:01:00Z" w16du:dateUtc="2026-10-18T06:01:00Z" w:id="1322444633">
        <w:r>
          <w:delInstrText xml:space="preserve">HYPERLINK "https://www.socialync.io/blog/how-ai-analyzes-video-grow-business-2026?utm_source=chatgpt.com" </w:delInstrText>
        </w:r>
      </w:del>
      <w:r>
        <w:fldChar w:fldCharType="separate"/>
      </w:r>
      <w:r w:rsidRPr="4601E584" w:rsidR="144E7801">
        <w:rPr>
          <w:rStyle w:val="Hyperlink"/>
        </w:rPr>
        <w:t>https://www.socialync.io/blog/how-ai-analyzes-video-grow-business-2026</w:t>
      </w:r>
      <w:r>
        <w:fldChar w:fldCharType="end"/>
      </w:r>
    </w:p>
    <w:p w:rsidR="682D37BB" w:rsidP="29CC7249" w:rsidRDefault="682D37BB" w14:paraId="7EEB93A4" w14:textId="459AEAF6">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roccopaz. (s. f.). Content </w:t>
      </w:r>
      <w:r w:rsidRPr="4601E584" w:rsidR="144E7801">
        <w:rPr>
          <w:rFonts w:ascii="Times New Roman" w:hAnsi="Times New Roman" w:eastAsia="Times New Roman" w:cs="Times New Roman"/>
        </w:rPr>
        <w:t>research</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workflow</w:t>
      </w:r>
      <w:r w:rsidRPr="4601E584" w:rsidR="144E7801">
        <w:rPr>
          <w:rFonts w:ascii="Times New Roman" w:hAnsi="Times New Roman" w:eastAsia="Times New Roman" w:cs="Times New Roman"/>
        </w:rPr>
        <w:t>: AI-</w:t>
      </w:r>
      <w:r w:rsidRPr="4601E584" w:rsidR="144E7801">
        <w:rPr>
          <w:rFonts w:ascii="Times New Roman" w:hAnsi="Times New Roman" w:eastAsia="Times New Roman" w:cs="Times New Roman"/>
        </w:rPr>
        <w:t>powered</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research-to-content</w:t>
      </w:r>
      <w:r w:rsidRPr="4601E584" w:rsidR="144E7801">
        <w:rPr>
          <w:rFonts w:ascii="Times New Roman" w:hAnsi="Times New Roman" w:eastAsia="Times New Roman" w:cs="Times New Roman"/>
        </w:rPr>
        <w:t xml:space="preserve"> pipeline [Repositorio de código]. GitHub. </w:t>
      </w:r>
      <w:r>
        <w:fldChar w:fldCharType="begin"/>
      </w:r>
      <w:del w:author="Carolina Ujueta Ricardo" w:date="2026-10-18T01:01:00Z" w16du:dateUtc="2026-10-18T06:01:00Z" w:id="1988616093">
        <w:r>
          <w:delInstrText xml:space="preserve">HYPERLINK "https://github.com/roccopaz/content-research-workflow?utm_source=chatgpt.com" </w:delInstrText>
        </w:r>
      </w:del>
      <w:r>
        <w:fldChar w:fldCharType="separate"/>
      </w:r>
      <w:r w:rsidRPr="4601E584" w:rsidR="144E7801">
        <w:rPr>
          <w:rStyle w:val="Hyperlink"/>
        </w:rPr>
        <w:t>https://github.com/roccopaz/content-research-workflow</w:t>
      </w:r>
      <w:r>
        <w:fldChar w:fldCharType="end"/>
      </w:r>
    </w:p>
    <w:p w:rsidR="682D37BB" w:rsidP="29CC7249" w:rsidRDefault="682D37BB" w14:paraId="60BC02C3" w14:textId="3DBF89D9">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(s. f.-a). Nosotros: La historia de 30X. </w:t>
      </w:r>
      <w:r>
        <w:fldChar w:fldCharType="begin"/>
      </w:r>
      <w:del w:author="Carolina Ujueta Ricardo" w:date="2026-10-18T01:01:00Z" w16du:dateUtc="2026-10-18T06:01:00Z" w:id="1347354094">
        <w:r>
          <w:delInstrText xml:space="preserve">HYPERLINK "https://30x.com/nosotros" </w:delInstrText>
        </w:r>
      </w:del>
      <w:r>
        <w:fldChar w:fldCharType="separate"/>
      </w:r>
      <w:r w:rsidRPr="4601E584" w:rsidR="144E7801">
        <w:rPr>
          <w:rStyle w:val="Hyperlink"/>
        </w:rPr>
        <w:t>https://30x.com/nosotros</w:t>
      </w:r>
      <w:r>
        <w:fldChar w:fldCharType="end"/>
      </w:r>
    </w:p>
    <w:p w:rsidR="682D37BB" w:rsidP="29CC7249" w:rsidRDefault="682D37BB" w14:paraId="1ECEB921" w14:textId="49F8C33D">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(s. f.-b). 30X Inmersivo. </w:t>
      </w:r>
      <w:r>
        <w:fldChar w:fldCharType="begin"/>
      </w:r>
      <w:del w:author="Carolina Ujueta Ricardo" w:date="2026-10-18T01:01:00Z" w16du:dateUtc="2026-10-18T06:01:00Z" w:id="81393186">
        <w:r>
          <w:delInstrText xml:space="preserve">HYPERLINK "https://30x.com/inmersivo" </w:delInstrText>
        </w:r>
      </w:del>
      <w:r>
        <w:fldChar w:fldCharType="separate"/>
      </w:r>
      <w:r w:rsidRPr="4601E584" w:rsidR="144E7801">
        <w:rPr>
          <w:rStyle w:val="Hyperlink"/>
        </w:rPr>
        <w:t>https://30x.com/inmersivo</w:t>
      </w:r>
      <w:r>
        <w:fldChar w:fldCharType="end"/>
      </w:r>
    </w:p>
    <w:p w:rsidR="682D37BB" w:rsidP="29CC7249" w:rsidRDefault="682D37BB" w14:paraId="5885CCEB" w14:textId="59B0CF6F">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(s. f.-c). Inmersión ejecutiva presencial. </w:t>
      </w:r>
      <w:r>
        <w:fldChar w:fldCharType="begin"/>
      </w:r>
      <w:del w:author="Carolina Ujueta Ricardo" w:date="2026-10-18T01:01:00Z" w16du:dateUtc="2026-10-18T06:01:00Z" w:id="1978022937">
        <w:r>
          <w:delInstrText xml:space="preserve">HYPERLINK "https://30x.com/inmersion-ejecutiva-presencial" </w:delInstrText>
        </w:r>
      </w:del>
      <w:r>
        <w:fldChar w:fldCharType="separate"/>
      </w:r>
      <w:r w:rsidRPr="4601E584" w:rsidR="144E7801">
        <w:rPr>
          <w:rStyle w:val="Hyperlink"/>
        </w:rPr>
        <w:t>https://30x.com/inmersion-ejecutiva-presencial</w:t>
      </w:r>
      <w:r>
        <w:fldChar w:fldCharType="end"/>
      </w:r>
    </w:p>
    <w:p w:rsidR="682D37BB" w:rsidP="29CC7249" w:rsidRDefault="682D37BB" w14:paraId="0BF012B8" w14:textId="0BB9E48B">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Team. (s. f.). Instagram &amp; TikTok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Business: La estrategia detrás de la marca personal de Andrés Bilbao [Descripción de evento]. Luma. </w:t>
      </w:r>
      <w:r>
        <w:fldChar w:fldCharType="begin"/>
      </w:r>
      <w:del w:author="Carolina Ujueta Ricardo" w:date="2026-10-18T01:01:00Z" w16du:dateUtc="2026-10-18T06:01:00Z" w:id="686539101">
        <w:r>
          <w:delInstrText xml:space="preserve">HYPERLINK "https://luma.com/crece30x-tt35" </w:delInstrText>
        </w:r>
      </w:del>
      <w:r>
        <w:fldChar w:fldCharType="separate"/>
      </w:r>
      <w:r w:rsidRPr="4601E584" w:rsidR="144E7801">
        <w:rPr>
          <w:rStyle w:val="Hyperlink"/>
        </w:rPr>
        <w:t>https://luma.com/crece30x-tt35</w:t>
      </w:r>
      <w:r>
        <w:fldChar w:fldCharType="end"/>
      </w:r>
    </w:p>
    <w:p w:rsidR="682D37BB" w:rsidP="29CC7249" w:rsidRDefault="682D37BB" w14:paraId="2383400D" w14:textId="04008E44">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Ospina, D. (2026, 1 de agosto). Andrés Bilbao se pronunció en redes sociales tras la polémica oferta laboral sin remuneración que compartió. Infobae. </w:t>
      </w:r>
      <w:r>
        <w:fldChar w:fldCharType="begin"/>
      </w:r>
      <w:del w:author="Carolina Ujueta Ricardo" w:date="2026-10-18T01:01:00Z" w16du:dateUtc="2026-10-18T06:01:00Z" w:id="961486768">
        <w:r>
          <w:delInstrText xml:space="preserve">HYPERLINK "https://www.infobae.com/colombia/2026/08/01/andres-bilbao-se-pronuncio-en-redes-sociales-tras-la-polemica-oferta-laboral-sin-remuneracion-que-compartio/" </w:delInstrText>
        </w:r>
      </w:del>
      <w:r>
        <w:fldChar w:fldCharType="separate"/>
      </w:r>
      <w:r w:rsidRPr="4601E584" w:rsidR="144E7801">
        <w:rPr>
          <w:rStyle w:val="Hyperlink"/>
        </w:rPr>
        <w:t>https://www.infobae.com/colombia/2026/08/01/andres-bilbao-se-pronuncio-en-redes-sociales-tras-la-polemica-oferta-laboral-sin-remuneracion-que-compartio/</w:t>
      </w:r>
      <w:r>
        <w:fldChar w:fldCharType="end"/>
      </w:r>
    </w:p>
    <w:p w:rsidR="682D37BB" w:rsidP="29CC7249" w:rsidRDefault="682D37BB" w14:paraId="052F329E" w14:textId="69C5FF3A">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(s. f.). Inmersión ejecutiva presencial. </w:t>
      </w:r>
      <w:r>
        <w:fldChar w:fldCharType="begin"/>
      </w:r>
      <w:del w:author="Carolina Ujueta Ricardo" w:date="2026-10-18T01:01:00Z" w16du:dateUtc="2026-10-18T06:01:00Z" w:id="1252338251">
        <w:r>
          <w:delInstrText xml:space="preserve">HYPERLINK "https://30x.com/inmersion-ejecutiva-presencial" </w:delInstrText>
        </w:r>
      </w:del>
      <w:r>
        <w:fldChar w:fldCharType="separate"/>
      </w:r>
      <w:r w:rsidRPr="4601E584" w:rsidR="144E7801">
        <w:rPr>
          <w:rStyle w:val="Hyperlink"/>
        </w:rPr>
        <w:t>https://30x.com/inmersion-ejecutiva-presencial</w:t>
      </w:r>
      <w:r>
        <w:fldChar w:fldCharType="end"/>
      </w:r>
    </w:p>
    <w:p w:rsidR="682D37BB" w:rsidP="29CC7249" w:rsidRDefault="682D37BB" w14:paraId="2E72A82B" w14:textId="6174E676">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Google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(s. f.). YouTube Data API </w:t>
      </w:r>
      <w:r w:rsidRPr="4601E584" w:rsidR="144E7801">
        <w:rPr>
          <w:rFonts w:ascii="Times New Roman" w:hAnsi="Times New Roman" w:eastAsia="Times New Roman" w:cs="Times New Roman"/>
        </w:rPr>
        <w:t>overview</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811817734">
        <w:r>
          <w:delInstrText xml:space="preserve">HYPERLINK "https://developers.google.com/youtube/v3/getting-started" </w:delInstrText>
        </w:r>
      </w:del>
      <w:r>
        <w:fldChar w:fldCharType="separate"/>
      </w:r>
      <w:r w:rsidRPr="4601E584" w:rsidR="144E7801">
        <w:rPr>
          <w:rStyle w:val="Hyperlink"/>
        </w:rPr>
        <w:t>https://developers.google.com/youtube/v3/getting-started</w:t>
      </w:r>
      <w:r>
        <w:fldChar w:fldCharType="end"/>
      </w:r>
    </w:p>
    <w:p w:rsidR="682D37BB" w:rsidP="29CC7249" w:rsidRDefault="682D37BB" w14:paraId="339E4A3C" w14:textId="473BFE68">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TikTok </w:t>
      </w:r>
      <w:r w:rsidRPr="4601E584" w:rsidR="144E7801">
        <w:rPr>
          <w:rFonts w:ascii="Times New Roman" w:hAnsi="Times New Roman" w:eastAsia="Times New Roman" w:cs="Times New Roman"/>
        </w:rPr>
        <w:t>for</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Developers</w:t>
      </w:r>
      <w:r w:rsidRPr="4601E584" w:rsidR="144E7801">
        <w:rPr>
          <w:rFonts w:ascii="Times New Roman" w:hAnsi="Times New Roman" w:eastAsia="Times New Roman" w:cs="Times New Roman"/>
        </w:rPr>
        <w:t xml:space="preserve">. (2026). </w:t>
      </w:r>
      <w:r w:rsidRPr="4601E584" w:rsidR="144E7801">
        <w:rPr>
          <w:rFonts w:ascii="Times New Roman" w:hAnsi="Times New Roman" w:eastAsia="Times New Roman" w:cs="Times New Roman"/>
        </w:rPr>
        <w:t>About</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Research</w:t>
      </w:r>
      <w:r w:rsidRPr="4601E584" w:rsidR="144E7801">
        <w:rPr>
          <w:rFonts w:ascii="Times New Roman" w:hAnsi="Times New Roman" w:eastAsia="Times New Roman" w:cs="Times New Roman"/>
        </w:rPr>
        <w:t xml:space="preserve"> Tools. </w:t>
      </w:r>
      <w:r>
        <w:fldChar w:fldCharType="begin"/>
      </w:r>
      <w:del w:author="Carolina Ujueta Ricardo" w:date="2026-10-18T01:01:00Z" w16du:dateUtc="2026-10-18T06:01:00Z" w:id="1426301317">
        <w:r>
          <w:delInstrText xml:space="preserve">HYPERLINK "https://developers.tiktok.com/docs/en/about-research-api" </w:delInstrText>
        </w:r>
      </w:del>
      <w:r>
        <w:fldChar w:fldCharType="separate"/>
      </w:r>
      <w:r w:rsidRPr="4601E584" w:rsidR="144E7801">
        <w:rPr>
          <w:rStyle w:val="Hyperlink"/>
        </w:rPr>
        <w:t>https://developers.tiktok.com/docs/en/about-research-api</w:t>
      </w:r>
      <w:r>
        <w:fldChar w:fldCharType="end"/>
      </w:r>
    </w:p>
    <w:p w:rsidR="682D37BB" w:rsidP="29CC7249" w:rsidRDefault="682D37BB" w14:paraId="693634BC" w14:textId="61A5A3DB">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TypeSafe</w:t>
      </w:r>
      <w:r w:rsidRPr="4601E584" w:rsidR="144E7801">
        <w:rPr>
          <w:rFonts w:ascii="Times New Roman" w:hAnsi="Times New Roman" w:eastAsia="Times New Roman" w:cs="Times New Roman"/>
        </w:rPr>
        <w:t xml:space="preserve"> AI. (2026, 15 de septiembre). </w:t>
      </w:r>
      <w:r w:rsidRPr="4601E584" w:rsidR="144E7801">
        <w:rPr>
          <w:rFonts w:ascii="Times New Roman" w:hAnsi="Times New Roman" w:eastAsia="Times New Roman" w:cs="Times New Roman"/>
        </w:rPr>
        <w:t>Introducing</w:t>
      </w:r>
      <w:r w:rsidRPr="4601E584" w:rsidR="144E7801">
        <w:rPr>
          <w:rFonts w:ascii="Times New Roman" w:hAnsi="Times New Roman" w:eastAsia="Times New Roman" w:cs="Times New Roman"/>
        </w:rPr>
        <w:t xml:space="preserve"> </w:t>
      </w:r>
      <w:r w:rsidRPr="4601E584" w:rsidR="144E7801">
        <w:rPr>
          <w:rFonts w:ascii="Times New Roman" w:hAnsi="Times New Roman" w:eastAsia="Times New Roman" w:cs="Times New Roman"/>
        </w:rPr>
        <w:t>System</w:t>
      </w:r>
      <w:r w:rsidRPr="4601E584" w:rsidR="144E7801">
        <w:rPr>
          <w:rFonts w:ascii="Times New Roman" w:hAnsi="Times New Roman" w:eastAsia="Times New Roman" w:cs="Times New Roman"/>
        </w:rPr>
        <w:t xml:space="preserve"> One </w:t>
      </w:r>
      <w:r w:rsidRPr="4601E584" w:rsidR="144E7801">
        <w:rPr>
          <w:rFonts w:ascii="Times New Roman" w:hAnsi="Times New Roman" w:eastAsia="Times New Roman" w:cs="Times New Roman"/>
        </w:rPr>
        <w:t>Models</w:t>
      </w:r>
      <w:r w:rsidRPr="4601E584" w:rsidR="144E7801">
        <w:rPr>
          <w:rFonts w:ascii="Times New Roman" w:hAnsi="Times New Roman" w:eastAsia="Times New Roman" w:cs="Times New Roman"/>
        </w:rPr>
        <w:t xml:space="preserve"> &amp; </w:t>
      </w:r>
      <w:r w:rsidRPr="4601E584" w:rsidR="144E7801">
        <w:rPr>
          <w:rFonts w:ascii="Times New Roman" w:hAnsi="Times New Roman" w:eastAsia="Times New Roman" w:cs="Times New Roman"/>
        </w:rPr>
        <w:t>Jev</w:t>
      </w:r>
      <w:r w:rsidRPr="4601E584" w:rsidR="144E7801">
        <w:rPr>
          <w:rFonts w:ascii="Times New Roman" w:hAnsi="Times New Roman" w:eastAsia="Times New Roman" w:cs="Times New Roman"/>
        </w:rPr>
        <w:t xml:space="preserve">. </w:t>
      </w:r>
      <w:r>
        <w:fldChar w:fldCharType="begin"/>
      </w:r>
      <w:del w:author="Carolina Ujueta Ricardo" w:date="2026-10-18T01:01:00Z" w16du:dateUtc="2026-10-18T06:01:00Z" w:id="1359947393">
        <w:r>
          <w:delInstrText xml:space="preserve">HYPERLINK "https://typesafe.ai/blog/introducing-system-one-models-and-jev" </w:delInstrText>
        </w:r>
      </w:del>
      <w:r>
        <w:fldChar w:fldCharType="separate"/>
      </w:r>
      <w:r w:rsidRPr="4601E584" w:rsidR="144E7801">
        <w:rPr>
          <w:rStyle w:val="Hyperlink"/>
        </w:rPr>
        <w:t>https://typesafe.ai/blog/introducing-system-one-models-and-jev</w:t>
      </w:r>
      <w:r>
        <w:fldChar w:fldCharType="end"/>
      </w:r>
    </w:p>
    <w:p w:rsidR="682D37BB" w:rsidP="29CC7249" w:rsidRDefault="682D37BB" w14:paraId="3388369A" w14:textId="63752AEE">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(s. f.-a). 30X Inmersivo. </w:t>
      </w:r>
      <w:r>
        <w:fldChar w:fldCharType="begin"/>
      </w:r>
      <w:del w:author="Carolina Ujueta Ricardo" w:date="2026-10-18T01:01:00Z" w16du:dateUtc="2026-10-18T06:01:00Z" w:id="182352667">
        <w:r>
          <w:delInstrText xml:space="preserve">HYPERLINK "https://30x.com/inmersivo" </w:delInstrText>
        </w:r>
      </w:del>
      <w:r>
        <w:fldChar w:fldCharType="separate"/>
      </w:r>
      <w:r w:rsidRPr="4601E584" w:rsidR="144E7801">
        <w:rPr>
          <w:rStyle w:val="Hyperlink"/>
        </w:rPr>
        <w:t>https://30x.com/inmersivo</w:t>
      </w:r>
      <w:r>
        <w:fldChar w:fldCharType="end"/>
      </w:r>
    </w:p>
    <w:p w:rsidR="682D37BB" w:rsidP="29CC7249" w:rsidRDefault="682D37BB" w14:paraId="1F1CF2AF" w14:textId="001FBFEE">
      <w:pPr>
        <w:pStyle w:val="ListParagraph"/>
        <w:numPr>
          <w:ilvl w:val="0"/>
          <w:numId w:val="10"/>
        </w:numPr>
        <w:spacing w:after="0" w:line="278" w:lineRule="auto"/>
        <w:jc w:val="both"/>
        <w:rPr>
          <w:rFonts w:ascii="Times New Roman" w:hAnsi="Times New Roman" w:eastAsia="Times New Roman" w:cs="Times New Roman"/>
          <w:color w:val="467886"/>
          <w:u w:val="single"/>
        </w:rPr>
      </w:pPr>
      <w:r w:rsidRPr="4601E584" w:rsidR="144E7801">
        <w:rPr>
          <w:rFonts w:ascii="Times New Roman" w:hAnsi="Times New Roman" w:eastAsia="Times New Roman" w:cs="Times New Roman"/>
        </w:rPr>
        <w:t xml:space="preserve">30X. (s. f.-b). </w:t>
      </w:r>
      <w:r w:rsidRPr="4601E584" w:rsidR="144E7801">
        <w:rPr>
          <w:rFonts w:ascii="Times New Roman" w:hAnsi="Times New Roman" w:eastAsia="Times New Roman" w:cs="Times New Roman"/>
        </w:rPr>
        <w:t>Multipliers</w:t>
      </w:r>
      <w:r w:rsidRPr="4601E584" w:rsidR="144E7801">
        <w:rPr>
          <w:rFonts w:ascii="Times New Roman" w:hAnsi="Times New Roman" w:eastAsia="Times New Roman" w:cs="Times New Roman"/>
        </w:rPr>
        <w:t xml:space="preserve">: La red de empresarios más grande de Latinoamérica. </w:t>
      </w:r>
      <w:r>
        <w:fldChar w:fldCharType="begin"/>
      </w:r>
      <w:del w:author="Carolina Ujueta Ricardo" w:date="2026-10-18T01:01:00Z" w16du:dateUtc="2026-10-18T06:01:00Z" w:id="1383599271">
        <w:r>
          <w:delInstrText xml:space="preserve">HYPERLINK "https://30x.com/programa-multipliers" </w:delInstrText>
        </w:r>
      </w:del>
      <w:r>
        <w:fldChar w:fldCharType="separate"/>
      </w:r>
      <w:r w:rsidRPr="4601E584" w:rsidR="144E7801">
        <w:rPr>
          <w:rStyle w:val="Hyperlink"/>
        </w:rPr>
        <w:t>https://30x.com/programa-multipliers</w:t>
      </w:r>
      <w:r>
        <w:fldChar w:fldCharType="end"/>
      </w:r>
    </w:p>
    <w:p w:rsidRPr="00290C61" w:rsidR="682D37BB" w:rsidP="4601E584" w:rsidRDefault="682D37BB" w14:paraId="612172A5" w14:textId="0BF18836">
      <w:pPr>
        <w:pStyle w:val="Normal"/>
        <w:spacing w:after="0" w:line="276" w:lineRule="auto"/>
        <w:ind w:left="0" w:firstLine="0"/>
        <w:jc w:val="both"/>
        <w:rPr>
          <w:rFonts w:eastAsia="Times New Roman"/>
        </w:rPr>
      </w:pPr>
    </w:p>
    <w:sectPr w:rsidRPr="00290C61" w:rsidR="682D37BB">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7">
    <w:nsid w:val="2fc50d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D903D4"/>
    <w:multiLevelType w:val="hybridMultilevel"/>
    <w:tmpl w:val="759E9E18"/>
    <w:lvl w:ilvl="0" w:tplc="6B7291D0">
      <w:start w:val="1"/>
      <w:numFmt w:val="bullet"/>
      <w:lvlText w:val=""/>
      <w:lvlJc w:val="left"/>
      <w:pPr>
        <w:ind w:left="720" w:hanging="360"/>
      </w:pPr>
      <w:rPr>
        <w:rFonts w:hint="default" w:ascii="Symbol" w:hAnsi="Symbol"/>
      </w:rPr>
    </w:lvl>
    <w:lvl w:ilvl="1" w:tplc="48928806">
      <w:start w:val="1"/>
      <w:numFmt w:val="bullet"/>
      <w:lvlText w:val="o"/>
      <w:lvlJc w:val="left"/>
      <w:pPr>
        <w:ind w:left="1440" w:hanging="360"/>
      </w:pPr>
      <w:rPr>
        <w:rFonts w:hint="default" w:ascii="Courier New" w:hAnsi="Courier New"/>
      </w:rPr>
    </w:lvl>
    <w:lvl w:ilvl="2" w:tplc="E5C8B4D8">
      <w:start w:val="1"/>
      <w:numFmt w:val="bullet"/>
      <w:lvlText w:val=""/>
      <w:lvlJc w:val="left"/>
      <w:pPr>
        <w:ind w:left="2160" w:hanging="360"/>
      </w:pPr>
      <w:rPr>
        <w:rFonts w:hint="default" w:ascii="Wingdings" w:hAnsi="Wingdings"/>
      </w:rPr>
    </w:lvl>
    <w:lvl w:ilvl="3" w:tplc="64241F60">
      <w:start w:val="1"/>
      <w:numFmt w:val="bullet"/>
      <w:lvlText w:val=""/>
      <w:lvlJc w:val="left"/>
      <w:pPr>
        <w:ind w:left="2880" w:hanging="360"/>
      </w:pPr>
      <w:rPr>
        <w:rFonts w:hint="default" w:ascii="Symbol" w:hAnsi="Symbol"/>
      </w:rPr>
    </w:lvl>
    <w:lvl w:ilvl="4" w:tplc="2C760842">
      <w:start w:val="1"/>
      <w:numFmt w:val="bullet"/>
      <w:lvlText w:val="o"/>
      <w:lvlJc w:val="left"/>
      <w:pPr>
        <w:ind w:left="3600" w:hanging="360"/>
      </w:pPr>
      <w:rPr>
        <w:rFonts w:hint="default" w:ascii="Courier New" w:hAnsi="Courier New"/>
      </w:rPr>
    </w:lvl>
    <w:lvl w:ilvl="5" w:tplc="50BA6DA4">
      <w:start w:val="1"/>
      <w:numFmt w:val="bullet"/>
      <w:lvlText w:val=""/>
      <w:lvlJc w:val="left"/>
      <w:pPr>
        <w:ind w:left="4320" w:hanging="360"/>
      </w:pPr>
      <w:rPr>
        <w:rFonts w:hint="default" w:ascii="Wingdings" w:hAnsi="Wingdings"/>
      </w:rPr>
    </w:lvl>
    <w:lvl w:ilvl="6" w:tplc="94761BF8">
      <w:start w:val="1"/>
      <w:numFmt w:val="bullet"/>
      <w:lvlText w:val=""/>
      <w:lvlJc w:val="left"/>
      <w:pPr>
        <w:ind w:left="5040" w:hanging="360"/>
      </w:pPr>
      <w:rPr>
        <w:rFonts w:hint="default" w:ascii="Symbol" w:hAnsi="Symbol"/>
      </w:rPr>
    </w:lvl>
    <w:lvl w:ilvl="7" w:tplc="7AA8F958">
      <w:start w:val="1"/>
      <w:numFmt w:val="bullet"/>
      <w:lvlText w:val="o"/>
      <w:lvlJc w:val="left"/>
      <w:pPr>
        <w:ind w:left="5760" w:hanging="360"/>
      </w:pPr>
      <w:rPr>
        <w:rFonts w:hint="default" w:ascii="Courier New" w:hAnsi="Courier New"/>
      </w:rPr>
    </w:lvl>
    <w:lvl w:ilvl="8" w:tplc="498276A4">
      <w:start w:val="1"/>
      <w:numFmt w:val="bullet"/>
      <w:lvlText w:val=""/>
      <w:lvlJc w:val="left"/>
      <w:pPr>
        <w:ind w:left="6480" w:hanging="360"/>
      </w:pPr>
      <w:rPr>
        <w:rFonts w:hint="default" w:ascii="Wingdings" w:hAnsi="Wingdings"/>
      </w:rPr>
    </w:lvl>
  </w:abstractNum>
  <w:abstractNum w:abstractNumId="1" w15:restartNumberingAfterBreak="0">
    <w:nsid w:val="021BBE6E"/>
    <w:multiLevelType w:val="hybridMultilevel"/>
    <w:tmpl w:val="4BA0A8F0"/>
    <w:lvl w:ilvl="0" w:tplc="ADCE4246">
      <w:start w:val="3"/>
      <w:numFmt w:val="decimal"/>
      <w:lvlText w:val="%1."/>
      <w:lvlJc w:val="left"/>
      <w:pPr>
        <w:ind w:left="720" w:hanging="360"/>
      </w:pPr>
    </w:lvl>
    <w:lvl w:ilvl="1" w:tplc="E7FAE8BE">
      <w:start w:val="1"/>
      <w:numFmt w:val="lowerLetter"/>
      <w:lvlText w:val="%2."/>
      <w:lvlJc w:val="left"/>
      <w:pPr>
        <w:ind w:left="1440" w:hanging="360"/>
      </w:pPr>
    </w:lvl>
    <w:lvl w:ilvl="2" w:tplc="73B0AAE2">
      <w:start w:val="1"/>
      <w:numFmt w:val="lowerRoman"/>
      <w:lvlText w:val="%3."/>
      <w:lvlJc w:val="right"/>
      <w:pPr>
        <w:ind w:left="2160" w:hanging="180"/>
      </w:pPr>
    </w:lvl>
    <w:lvl w:ilvl="3" w:tplc="2A06A414">
      <w:start w:val="1"/>
      <w:numFmt w:val="decimal"/>
      <w:lvlText w:val="%4."/>
      <w:lvlJc w:val="left"/>
      <w:pPr>
        <w:ind w:left="2880" w:hanging="360"/>
      </w:pPr>
    </w:lvl>
    <w:lvl w:ilvl="4" w:tplc="39ACEE84">
      <w:start w:val="1"/>
      <w:numFmt w:val="lowerLetter"/>
      <w:lvlText w:val="%5."/>
      <w:lvlJc w:val="left"/>
      <w:pPr>
        <w:ind w:left="3600" w:hanging="360"/>
      </w:pPr>
    </w:lvl>
    <w:lvl w:ilvl="5" w:tplc="E218638E">
      <w:start w:val="1"/>
      <w:numFmt w:val="lowerRoman"/>
      <w:lvlText w:val="%6."/>
      <w:lvlJc w:val="right"/>
      <w:pPr>
        <w:ind w:left="4320" w:hanging="180"/>
      </w:pPr>
    </w:lvl>
    <w:lvl w:ilvl="6" w:tplc="DAFA25EE">
      <w:start w:val="1"/>
      <w:numFmt w:val="decimal"/>
      <w:lvlText w:val="%7."/>
      <w:lvlJc w:val="left"/>
      <w:pPr>
        <w:ind w:left="5040" w:hanging="360"/>
      </w:pPr>
    </w:lvl>
    <w:lvl w:ilvl="7" w:tplc="A2C86F8C">
      <w:start w:val="1"/>
      <w:numFmt w:val="lowerLetter"/>
      <w:lvlText w:val="%8."/>
      <w:lvlJc w:val="left"/>
      <w:pPr>
        <w:ind w:left="5760" w:hanging="360"/>
      </w:pPr>
    </w:lvl>
    <w:lvl w:ilvl="8" w:tplc="C56AEA6E">
      <w:start w:val="1"/>
      <w:numFmt w:val="lowerRoman"/>
      <w:lvlText w:val="%9."/>
      <w:lvlJc w:val="right"/>
      <w:pPr>
        <w:ind w:left="6480" w:hanging="180"/>
      </w:pPr>
    </w:lvl>
  </w:abstractNum>
  <w:abstractNum w:abstractNumId="2" w15:restartNumberingAfterBreak="0">
    <w:nsid w:val="027B0619"/>
    <w:multiLevelType w:val="hybridMultilevel"/>
    <w:tmpl w:val="71DC7536"/>
    <w:lvl w:ilvl="0" w:tplc="1474E274">
      <w:start w:val="1"/>
      <w:numFmt w:val="bullet"/>
      <w:lvlText w:val="·"/>
      <w:lvlJc w:val="left"/>
      <w:pPr>
        <w:ind w:left="720" w:hanging="360"/>
      </w:pPr>
      <w:rPr>
        <w:rFonts w:hint="default" w:ascii="Symbol" w:hAnsi="Symbol"/>
      </w:rPr>
    </w:lvl>
    <w:lvl w:ilvl="1" w:tplc="07B295FA">
      <w:start w:val="1"/>
      <w:numFmt w:val="bullet"/>
      <w:lvlText w:val="o"/>
      <w:lvlJc w:val="left"/>
      <w:pPr>
        <w:ind w:left="1440" w:hanging="360"/>
      </w:pPr>
      <w:rPr>
        <w:rFonts w:hint="default" w:ascii="Courier New" w:hAnsi="Courier New"/>
      </w:rPr>
    </w:lvl>
    <w:lvl w:ilvl="2" w:tplc="3918D0D6">
      <w:start w:val="1"/>
      <w:numFmt w:val="bullet"/>
      <w:lvlText w:val=""/>
      <w:lvlJc w:val="left"/>
      <w:pPr>
        <w:ind w:left="2160" w:hanging="360"/>
      </w:pPr>
      <w:rPr>
        <w:rFonts w:hint="default" w:ascii="Wingdings" w:hAnsi="Wingdings"/>
      </w:rPr>
    </w:lvl>
    <w:lvl w:ilvl="3" w:tplc="620CE0E4">
      <w:start w:val="1"/>
      <w:numFmt w:val="bullet"/>
      <w:lvlText w:val=""/>
      <w:lvlJc w:val="left"/>
      <w:pPr>
        <w:ind w:left="2880" w:hanging="360"/>
      </w:pPr>
      <w:rPr>
        <w:rFonts w:hint="default" w:ascii="Symbol" w:hAnsi="Symbol"/>
      </w:rPr>
    </w:lvl>
    <w:lvl w:ilvl="4" w:tplc="14A692E8">
      <w:start w:val="1"/>
      <w:numFmt w:val="bullet"/>
      <w:lvlText w:val="o"/>
      <w:lvlJc w:val="left"/>
      <w:pPr>
        <w:ind w:left="3600" w:hanging="360"/>
      </w:pPr>
      <w:rPr>
        <w:rFonts w:hint="default" w:ascii="Courier New" w:hAnsi="Courier New"/>
      </w:rPr>
    </w:lvl>
    <w:lvl w:ilvl="5" w:tplc="6090DB96">
      <w:start w:val="1"/>
      <w:numFmt w:val="bullet"/>
      <w:lvlText w:val=""/>
      <w:lvlJc w:val="left"/>
      <w:pPr>
        <w:ind w:left="4320" w:hanging="360"/>
      </w:pPr>
      <w:rPr>
        <w:rFonts w:hint="default" w:ascii="Wingdings" w:hAnsi="Wingdings"/>
      </w:rPr>
    </w:lvl>
    <w:lvl w:ilvl="6" w:tplc="BB52EE9E">
      <w:start w:val="1"/>
      <w:numFmt w:val="bullet"/>
      <w:lvlText w:val=""/>
      <w:lvlJc w:val="left"/>
      <w:pPr>
        <w:ind w:left="5040" w:hanging="360"/>
      </w:pPr>
      <w:rPr>
        <w:rFonts w:hint="default" w:ascii="Symbol" w:hAnsi="Symbol"/>
      </w:rPr>
    </w:lvl>
    <w:lvl w:ilvl="7" w:tplc="A8429880">
      <w:start w:val="1"/>
      <w:numFmt w:val="bullet"/>
      <w:lvlText w:val="o"/>
      <w:lvlJc w:val="left"/>
      <w:pPr>
        <w:ind w:left="5760" w:hanging="360"/>
      </w:pPr>
      <w:rPr>
        <w:rFonts w:hint="default" w:ascii="Courier New" w:hAnsi="Courier New"/>
      </w:rPr>
    </w:lvl>
    <w:lvl w:ilvl="8" w:tplc="DB2CAF08">
      <w:start w:val="1"/>
      <w:numFmt w:val="bullet"/>
      <w:lvlText w:val=""/>
      <w:lvlJc w:val="left"/>
      <w:pPr>
        <w:ind w:left="6480" w:hanging="360"/>
      </w:pPr>
      <w:rPr>
        <w:rFonts w:hint="default" w:ascii="Wingdings" w:hAnsi="Wingdings"/>
      </w:rPr>
    </w:lvl>
  </w:abstractNum>
  <w:abstractNum w:abstractNumId="3" w15:restartNumberingAfterBreak="0">
    <w:nsid w:val="04E0F33E"/>
    <w:multiLevelType w:val="hybridMultilevel"/>
    <w:tmpl w:val="0FE2CB8A"/>
    <w:lvl w:ilvl="0" w:tplc="01624986">
      <w:start w:val="3"/>
      <w:numFmt w:val="upperRoman"/>
      <w:lvlText w:val="%1."/>
      <w:lvlJc w:val="right"/>
      <w:pPr>
        <w:ind w:left="720" w:hanging="360"/>
      </w:pPr>
    </w:lvl>
    <w:lvl w:ilvl="1" w:tplc="F55A2E72">
      <w:start w:val="1"/>
      <w:numFmt w:val="lowerLetter"/>
      <w:lvlText w:val="%2."/>
      <w:lvlJc w:val="left"/>
      <w:pPr>
        <w:ind w:left="1440" w:hanging="360"/>
      </w:pPr>
    </w:lvl>
    <w:lvl w:ilvl="2" w:tplc="1B6419D2">
      <w:start w:val="1"/>
      <w:numFmt w:val="lowerRoman"/>
      <w:lvlText w:val="%3."/>
      <w:lvlJc w:val="right"/>
      <w:pPr>
        <w:ind w:left="2160" w:hanging="180"/>
      </w:pPr>
    </w:lvl>
    <w:lvl w:ilvl="3" w:tplc="EEEED90C">
      <w:start w:val="1"/>
      <w:numFmt w:val="decimal"/>
      <w:lvlText w:val="%4."/>
      <w:lvlJc w:val="left"/>
      <w:pPr>
        <w:ind w:left="2880" w:hanging="360"/>
      </w:pPr>
    </w:lvl>
    <w:lvl w:ilvl="4" w:tplc="472011EE">
      <w:start w:val="1"/>
      <w:numFmt w:val="lowerLetter"/>
      <w:lvlText w:val="%5."/>
      <w:lvlJc w:val="left"/>
      <w:pPr>
        <w:ind w:left="3600" w:hanging="360"/>
      </w:pPr>
    </w:lvl>
    <w:lvl w:ilvl="5" w:tplc="530204AA">
      <w:start w:val="1"/>
      <w:numFmt w:val="lowerRoman"/>
      <w:lvlText w:val="%6."/>
      <w:lvlJc w:val="right"/>
      <w:pPr>
        <w:ind w:left="4320" w:hanging="180"/>
      </w:pPr>
    </w:lvl>
    <w:lvl w:ilvl="6" w:tplc="62EC6AF2">
      <w:start w:val="1"/>
      <w:numFmt w:val="decimal"/>
      <w:lvlText w:val="%7."/>
      <w:lvlJc w:val="left"/>
      <w:pPr>
        <w:ind w:left="5040" w:hanging="360"/>
      </w:pPr>
    </w:lvl>
    <w:lvl w:ilvl="7" w:tplc="65CCCCA6">
      <w:start w:val="1"/>
      <w:numFmt w:val="lowerLetter"/>
      <w:lvlText w:val="%8."/>
      <w:lvlJc w:val="left"/>
      <w:pPr>
        <w:ind w:left="5760" w:hanging="360"/>
      </w:pPr>
    </w:lvl>
    <w:lvl w:ilvl="8" w:tplc="A630EF52">
      <w:start w:val="1"/>
      <w:numFmt w:val="lowerRoman"/>
      <w:lvlText w:val="%9."/>
      <w:lvlJc w:val="right"/>
      <w:pPr>
        <w:ind w:left="6480" w:hanging="180"/>
      </w:pPr>
    </w:lvl>
  </w:abstractNum>
  <w:abstractNum w:abstractNumId="4" w15:restartNumberingAfterBreak="0">
    <w:nsid w:val="0529A232"/>
    <w:multiLevelType w:val="hybridMultilevel"/>
    <w:tmpl w:val="4C884E42"/>
    <w:lvl w:ilvl="0" w:tplc="C55627EC">
      <w:start w:val="1"/>
      <w:numFmt w:val="bullet"/>
      <w:lvlText w:val=""/>
      <w:lvlJc w:val="left"/>
      <w:pPr>
        <w:ind w:left="1440" w:hanging="360"/>
      </w:pPr>
      <w:rPr>
        <w:rFonts w:hint="default" w:ascii="Symbol" w:hAnsi="Symbol"/>
      </w:rPr>
    </w:lvl>
    <w:lvl w:ilvl="1" w:tplc="DBAC16DA">
      <w:start w:val="1"/>
      <w:numFmt w:val="bullet"/>
      <w:lvlText w:val="o"/>
      <w:lvlJc w:val="left"/>
      <w:pPr>
        <w:ind w:left="2160" w:hanging="360"/>
      </w:pPr>
      <w:rPr>
        <w:rFonts w:hint="default" w:ascii="Courier New" w:hAnsi="Courier New"/>
      </w:rPr>
    </w:lvl>
    <w:lvl w:ilvl="2" w:tplc="28A81ABA">
      <w:start w:val="1"/>
      <w:numFmt w:val="bullet"/>
      <w:lvlText w:val=""/>
      <w:lvlJc w:val="left"/>
      <w:pPr>
        <w:ind w:left="2880" w:hanging="360"/>
      </w:pPr>
      <w:rPr>
        <w:rFonts w:hint="default" w:ascii="Wingdings" w:hAnsi="Wingdings"/>
      </w:rPr>
    </w:lvl>
    <w:lvl w:ilvl="3" w:tplc="96B88AE6">
      <w:start w:val="1"/>
      <w:numFmt w:val="bullet"/>
      <w:lvlText w:val=""/>
      <w:lvlJc w:val="left"/>
      <w:pPr>
        <w:ind w:left="3600" w:hanging="360"/>
      </w:pPr>
      <w:rPr>
        <w:rFonts w:hint="default" w:ascii="Symbol" w:hAnsi="Symbol"/>
      </w:rPr>
    </w:lvl>
    <w:lvl w:ilvl="4" w:tplc="34B44D9A">
      <w:start w:val="1"/>
      <w:numFmt w:val="bullet"/>
      <w:lvlText w:val="o"/>
      <w:lvlJc w:val="left"/>
      <w:pPr>
        <w:ind w:left="4320" w:hanging="360"/>
      </w:pPr>
      <w:rPr>
        <w:rFonts w:hint="default" w:ascii="Courier New" w:hAnsi="Courier New"/>
      </w:rPr>
    </w:lvl>
    <w:lvl w:ilvl="5" w:tplc="6BE0D5BE">
      <w:start w:val="1"/>
      <w:numFmt w:val="bullet"/>
      <w:lvlText w:val=""/>
      <w:lvlJc w:val="left"/>
      <w:pPr>
        <w:ind w:left="5040" w:hanging="360"/>
      </w:pPr>
      <w:rPr>
        <w:rFonts w:hint="default" w:ascii="Wingdings" w:hAnsi="Wingdings"/>
      </w:rPr>
    </w:lvl>
    <w:lvl w:ilvl="6" w:tplc="830AB6AE">
      <w:start w:val="1"/>
      <w:numFmt w:val="bullet"/>
      <w:lvlText w:val=""/>
      <w:lvlJc w:val="left"/>
      <w:pPr>
        <w:ind w:left="5760" w:hanging="360"/>
      </w:pPr>
      <w:rPr>
        <w:rFonts w:hint="default" w:ascii="Symbol" w:hAnsi="Symbol"/>
      </w:rPr>
    </w:lvl>
    <w:lvl w:ilvl="7" w:tplc="CC2A0696">
      <w:start w:val="1"/>
      <w:numFmt w:val="bullet"/>
      <w:lvlText w:val="o"/>
      <w:lvlJc w:val="left"/>
      <w:pPr>
        <w:ind w:left="6480" w:hanging="360"/>
      </w:pPr>
      <w:rPr>
        <w:rFonts w:hint="default" w:ascii="Courier New" w:hAnsi="Courier New"/>
      </w:rPr>
    </w:lvl>
    <w:lvl w:ilvl="8" w:tplc="F18C44A2">
      <w:start w:val="1"/>
      <w:numFmt w:val="bullet"/>
      <w:lvlText w:val=""/>
      <w:lvlJc w:val="left"/>
      <w:pPr>
        <w:ind w:left="7200" w:hanging="360"/>
      </w:pPr>
      <w:rPr>
        <w:rFonts w:hint="default" w:ascii="Wingdings" w:hAnsi="Wingdings"/>
      </w:rPr>
    </w:lvl>
  </w:abstractNum>
  <w:abstractNum w:abstractNumId="5" w15:restartNumberingAfterBreak="0">
    <w:nsid w:val="054D9C3A"/>
    <w:multiLevelType w:val="hybridMultilevel"/>
    <w:tmpl w:val="BE461BD4"/>
    <w:lvl w:ilvl="0" w:tplc="E110A584">
      <w:start w:val="5"/>
      <w:numFmt w:val="decimal"/>
      <w:lvlText w:val="%1."/>
      <w:lvlJc w:val="left"/>
      <w:pPr>
        <w:ind w:left="720" w:hanging="360"/>
      </w:pPr>
    </w:lvl>
    <w:lvl w:ilvl="1" w:tplc="469E6F00">
      <w:start w:val="1"/>
      <w:numFmt w:val="lowerLetter"/>
      <w:lvlText w:val="%2."/>
      <w:lvlJc w:val="left"/>
      <w:pPr>
        <w:ind w:left="1440" w:hanging="360"/>
      </w:pPr>
    </w:lvl>
    <w:lvl w:ilvl="2" w:tplc="D55486F8">
      <w:start w:val="1"/>
      <w:numFmt w:val="lowerRoman"/>
      <w:lvlText w:val="%3."/>
      <w:lvlJc w:val="right"/>
      <w:pPr>
        <w:ind w:left="2160" w:hanging="180"/>
      </w:pPr>
    </w:lvl>
    <w:lvl w:ilvl="3" w:tplc="4CD60040">
      <w:start w:val="1"/>
      <w:numFmt w:val="decimal"/>
      <w:lvlText w:val="%4."/>
      <w:lvlJc w:val="left"/>
      <w:pPr>
        <w:ind w:left="2880" w:hanging="360"/>
      </w:pPr>
    </w:lvl>
    <w:lvl w:ilvl="4" w:tplc="EF5C32B6">
      <w:start w:val="1"/>
      <w:numFmt w:val="lowerLetter"/>
      <w:lvlText w:val="%5."/>
      <w:lvlJc w:val="left"/>
      <w:pPr>
        <w:ind w:left="3600" w:hanging="360"/>
      </w:pPr>
    </w:lvl>
    <w:lvl w:ilvl="5" w:tplc="C814433E">
      <w:start w:val="1"/>
      <w:numFmt w:val="lowerRoman"/>
      <w:lvlText w:val="%6."/>
      <w:lvlJc w:val="right"/>
      <w:pPr>
        <w:ind w:left="4320" w:hanging="180"/>
      </w:pPr>
    </w:lvl>
    <w:lvl w:ilvl="6" w:tplc="1966CFF0">
      <w:start w:val="1"/>
      <w:numFmt w:val="decimal"/>
      <w:lvlText w:val="%7."/>
      <w:lvlJc w:val="left"/>
      <w:pPr>
        <w:ind w:left="5040" w:hanging="360"/>
      </w:pPr>
    </w:lvl>
    <w:lvl w:ilvl="7" w:tplc="A2867F6E">
      <w:start w:val="1"/>
      <w:numFmt w:val="lowerLetter"/>
      <w:lvlText w:val="%8."/>
      <w:lvlJc w:val="left"/>
      <w:pPr>
        <w:ind w:left="5760" w:hanging="360"/>
      </w:pPr>
    </w:lvl>
    <w:lvl w:ilvl="8" w:tplc="28525F70">
      <w:start w:val="1"/>
      <w:numFmt w:val="lowerRoman"/>
      <w:lvlText w:val="%9."/>
      <w:lvlJc w:val="right"/>
      <w:pPr>
        <w:ind w:left="6480" w:hanging="180"/>
      </w:pPr>
    </w:lvl>
  </w:abstractNum>
  <w:abstractNum w:abstractNumId="6" w15:restartNumberingAfterBreak="0">
    <w:nsid w:val="06519766"/>
    <w:multiLevelType w:val="hybridMultilevel"/>
    <w:tmpl w:val="CB92202C"/>
    <w:lvl w:ilvl="0" w:tplc="98DA78BE">
      <w:start w:val="1"/>
      <w:numFmt w:val="decimal"/>
      <w:lvlText w:val="%1."/>
      <w:lvlJc w:val="left"/>
      <w:pPr>
        <w:ind w:left="720" w:hanging="360"/>
      </w:pPr>
    </w:lvl>
    <w:lvl w:ilvl="1" w:tplc="767CF114">
      <w:start w:val="1"/>
      <w:numFmt w:val="lowerLetter"/>
      <w:lvlText w:val="%2."/>
      <w:lvlJc w:val="left"/>
      <w:pPr>
        <w:ind w:left="1440" w:hanging="360"/>
      </w:pPr>
    </w:lvl>
    <w:lvl w:ilvl="2" w:tplc="0FF0B3C4">
      <w:start w:val="1"/>
      <w:numFmt w:val="lowerRoman"/>
      <w:lvlText w:val="%3."/>
      <w:lvlJc w:val="right"/>
      <w:pPr>
        <w:ind w:left="2160" w:hanging="180"/>
      </w:pPr>
    </w:lvl>
    <w:lvl w:ilvl="3" w:tplc="10B8B2DA">
      <w:start w:val="1"/>
      <w:numFmt w:val="decimal"/>
      <w:lvlText w:val="%4."/>
      <w:lvlJc w:val="left"/>
      <w:pPr>
        <w:ind w:left="2880" w:hanging="360"/>
      </w:pPr>
    </w:lvl>
    <w:lvl w:ilvl="4" w:tplc="CC686DF4">
      <w:start w:val="1"/>
      <w:numFmt w:val="lowerLetter"/>
      <w:lvlText w:val="%5."/>
      <w:lvlJc w:val="left"/>
      <w:pPr>
        <w:ind w:left="3600" w:hanging="360"/>
      </w:pPr>
    </w:lvl>
    <w:lvl w:ilvl="5" w:tplc="9B56C5AC">
      <w:start w:val="1"/>
      <w:numFmt w:val="lowerRoman"/>
      <w:lvlText w:val="%6."/>
      <w:lvlJc w:val="right"/>
      <w:pPr>
        <w:ind w:left="4320" w:hanging="180"/>
      </w:pPr>
    </w:lvl>
    <w:lvl w:ilvl="6" w:tplc="D9FE9A42">
      <w:start w:val="1"/>
      <w:numFmt w:val="decimal"/>
      <w:lvlText w:val="%7."/>
      <w:lvlJc w:val="left"/>
      <w:pPr>
        <w:ind w:left="5040" w:hanging="360"/>
      </w:pPr>
    </w:lvl>
    <w:lvl w:ilvl="7" w:tplc="3DE4CB56">
      <w:start w:val="1"/>
      <w:numFmt w:val="lowerLetter"/>
      <w:lvlText w:val="%8."/>
      <w:lvlJc w:val="left"/>
      <w:pPr>
        <w:ind w:left="5760" w:hanging="360"/>
      </w:pPr>
    </w:lvl>
    <w:lvl w:ilvl="8" w:tplc="20DE3392">
      <w:start w:val="1"/>
      <w:numFmt w:val="lowerRoman"/>
      <w:lvlText w:val="%9."/>
      <w:lvlJc w:val="right"/>
      <w:pPr>
        <w:ind w:left="6480" w:hanging="180"/>
      </w:pPr>
    </w:lvl>
  </w:abstractNum>
  <w:abstractNum w:abstractNumId="7" w15:restartNumberingAfterBreak="0">
    <w:nsid w:val="07251520"/>
    <w:multiLevelType w:val="hybridMultilevel"/>
    <w:tmpl w:val="8E28013A"/>
    <w:lvl w:ilvl="0" w:tplc="749E2F38">
      <w:start w:val="1"/>
      <w:numFmt w:val="bullet"/>
      <w:lvlText w:val=""/>
      <w:lvlJc w:val="left"/>
      <w:pPr>
        <w:ind w:left="1800" w:hanging="360"/>
      </w:pPr>
      <w:rPr>
        <w:rFonts w:hint="default" w:ascii="Symbol" w:hAnsi="Symbol"/>
      </w:rPr>
    </w:lvl>
    <w:lvl w:ilvl="1" w:tplc="E2F0B9E6">
      <w:start w:val="1"/>
      <w:numFmt w:val="bullet"/>
      <w:lvlText w:val="o"/>
      <w:lvlJc w:val="left"/>
      <w:pPr>
        <w:ind w:left="2520" w:hanging="360"/>
      </w:pPr>
      <w:rPr>
        <w:rFonts w:hint="default" w:ascii="Courier New" w:hAnsi="Courier New"/>
      </w:rPr>
    </w:lvl>
    <w:lvl w:ilvl="2" w:tplc="60D40538">
      <w:start w:val="1"/>
      <w:numFmt w:val="bullet"/>
      <w:lvlText w:val=""/>
      <w:lvlJc w:val="left"/>
      <w:pPr>
        <w:ind w:left="3240" w:hanging="360"/>
      </w:pPr>
      <w:rPr>
        <w:rFonts w:hint="default" w:ascii="Wingdings" w:hAnsi="Wingdings"/>
      </w:rPr>
    </w:lvl>
    <w:lvl w:ilvl="3" w:tplc="ABFC83D4">
      <w:start w:val="1"/>
      <w:numFmt w:val="bullet"/>
      <w:lvlText w:val=""/>
      <w:lvlJc w:val="left"/>
      <w:pPr>
        <w:ind w:left="3960" w:hanging="360"/>
      </w:pPr>
      <w:rPr>
        <w:rFonts w:hint="default" w:ascii="Symbol" w:hAnsi="Symbol"/>
      </w:rPr>
    </w:lvl>
    <w:lvl w:ilvl="4" w:tplc="058892D4">
      <w:start w:val="1"/>
      <w:numFmt w:val="bullet"/>
      <w:lvlText w:val="o"/>
      <w:lvlJc w:val="left"/>
      <w:pPr>
        <w:ind w:left="4680" w:hanging="360"/>
      </w:pPr>
      <w:rPr>
        <w:rFonts w:hint="default" w:ascii="Courier New" w:hAnsi="Courier New"/>
      </w:rPr>
    </w:lvl>
    <w:lvl w:ilvl="5" w:tplc="378446BA">
      <w:start w:val="1"/>
      <w:numFmt w:val="bullet"/>
      <w:lvlText w:val=""/>
      <w:lvlJc w:val="left"/>
      <w:pPr>
        <w:ind w:left="5400" w:hanging="360"/>
      </w:pPr>
      <w:rPr>
        <w:rFonts w:hint="default" w:ascii="Wingdings" w:hAnsi="Wingdings"/>
      </w:rPr>
    </w:lvl>
    <w:lvl w:ilvl="6" w:tplc="A502F1D2">
      <w:start w:val="1"/>
      <w:numFmt w:val="bullet"/>
      <w:lvlText w:val=""/>
      <w:lvlJc w:val="left"/>
      <w:pPr>
        <w:ind w:left="6120" w:hanging="360"/>
      </w:pPr>
      <w:rPr>
        <w:rFonts w:hint="default" w:ascii="Symbol" w:hAnsi="Symbol"/>
      </w:rPr>
    </w:lvl>
    <w:lvl w:ilvl="7" w:tplc="BE4E32BC">
      <w:start w:val="1"/>
      <w:numFmt w:val="bullet"/>
      <w:lvlText w:val="o"/>
      <w:lvlJc w:val="left"/>
      <w:pPr>
        <w:ind w:left="6840" w:hanging="360"/>
      </w:pPr>
      <w:rPr>
        <w:rFonts w:hint="default" w:ascii="Courier New" w:hAnsi="Courier New"/>
      </w:rPr>
    </w:lvl>
    <w:lvl w:ilvl="8" w:tplc="DB46A8C2">
      <w:start w:val="1"/>
      <w:numFmt w:val="bullet"/>
      <w:lvlText w:val=""/>
      <w:lvlJc w:val="left"/>
      <w:pPr>
        <w:ind w:left="7560" w:hanging="360"/>
      </w:pPr>
      <w:rPr>
        <w:rFonts w:hint="default" w:ascii="Wingdings" w:hAnsi="Wingdings"/>
      </w:rPr>
    </w:lvl>
  </w:abstractNum>
  <w:abstractNum w:abstractNumId="8" w15:restartNumberingAfterBreak="0">
    <w:nsid w:val="072AC8C9"/>
    <w:multiLevelType w:val="hybridMultilevel"/>
    <w:tmpl w:val="B96291C2"/>
    <w:lvl w:ilvl="0" w:tplc="59709110">
      <w:start w:val="1"/>
      <w:numFmt w:val="bullet"/>
      <w:lvlText w:val="·"/>
      <w:lvlJc w:val="left"/>
      <w:pPr>
        <w:ind w:left="720" w:hanging="360"/>
      </w:pPr>
      <w:rPr>
        <w:rFonts w:hint="default" w:ascii="Symbol" w:hAnsi="Symbol"/>
      </w:rPr>
    </w:lvl>
    <w:lvl w:ilvl="1" w:tplc="C0C2804C">
      <w:start w:val="1"/>
      <w:numFmt w:val="bullet"/>
      <w:lvlText w:val=""/>
      <w:lvlJc w:val="left"/>
      <w:pPr>
        <w:ind w:left="1440" w:hanging="360"/>
      </w:pPr>
      <w:rPr>
        <w:rFonts w:hint="default" w:ascii="Symbol" w:hAnsi="Symbol"/>
      </w:rPr>
    </w:lvl>
    <w:lvl w:ilvl="2" w:tplc="5EDE02F0">
      <w:start w:val="1"/>
      <w:numFmt w:val="bullet"/>
      <w:lvlText w:val=""/>
      <w:lvlJc w:val="left"/>
      <w:pPr>
        <w:ind w:left="2160" w:hanging="360"/>
      </w:pPr>
      <w:rPr>
        <w:rFonts w:hint="default" w:ascii="Wingdings" w:hAnsi="Wingdings"/>
      </w:rPr>
    </w:lvl>
    <w:lvl w:ilvl="3" w:tplc="057A88EC">
      <w:start w:val="1"/>
      <w:numFmt w:val="bullet"/>
      <w:lvlText w:val=""/>
      <w:lvlJc w:val="left"/>
      <w:pPr>
        <w:ind w:left="2880" w:hanging="360"/>
      </w:pPr>
      <w:rPr>
        <w:rFonts w:hint="default" w:ascii="Symbol" w:hAnsi="Symbol"/>
      </w:rPr>
    </w:lvl>
    <w:lvl w:ilvl="4" w:tplc="615C835C">
      <w:start w:val="1"/>
      <w:numFmt w:val="bullet"/>
      <w:lvlText w:val="o"/>
      <w:lvlJc w:val="left"/>
      <w:pPr>
        <w:ind w:left="3600" w:hanging="360"/>
      </w:pPr>
      <w:rPr>
        <w:rFonts w:hint="default" w:ascii="Courier New" w:hAnsi="Courier New"/>
      </w:rPr>
    </w:lvl>
    <w:lvl w:ilvl="5" w:tplc="DE18BA1C">
      <w:start w:val="1"/>
      <w:numFmt w:val="bullet"/>
      <w:lvlText w:val=""/>
      <w:lvlJc w:val="left"/>
      <w:pPr>
        <w:ind w:left="4320" w:hanging="360"/>
      </w:pPr>
      <w:rPr>
        <w:rFonts w:hint="default" w:ascii="Wingdings" w:hAnsi="Wingdings"/>
      </w:rPr>
    </w:lvl>
    <w:lvl w:ilvl="6" w:tplc="60C4AB64">
      <w:start w:val="1"/>
      <w:numFmt w:val="bullet"/>
      <w:lvlText w:val=""/>
      <w:lvlJc w:val="left"/>
      <w:pPr>
        <w:ind w:left="5040" w:hanging="360"/>
      </w:pPr>
      <w:rPr>
        <w:rFonts w:hint="default" w:ascii="Symbol" w:hAnsi="Symbol"/>
      </w:rPr>
    </w:lvl>
    <w:lvl w:ilvl="7" w:tplc="8FD6AF52">
      <w:start w:val="1"/>
      <w:numFmt w:val="bullet"/>
      <w:lvlText w:val="o"/>
      <w:lvlJc w:val="left"/>
      <w:pPr>
        <w:ind w:left="5760" w:hanging="360"/>
      </w:pPr>
      <w:rPr>
        <w:rFonts w:hint="default" w:ascii="Courier New" w:hAnsi="Courier New"/>
      </w:rPr>
    </w:lvl>
    <w:lvl w:ilvl="8" w:tplc="722C701A">
      <w:start w:val="1"/>
      <w:numFmt w:val="bullet"/>
      <w:lvlText w:val=""/>
      <w:lvlJc w:val="left"/>
      <w:pPr>
        <w:ind w:left="6480" w:hanging="360"/>
      </w:pPr>
      <w:rPr>
        <w:rFonts w:hint="default" w:ascii="Wingdings" w:hAnsi="Wingdings"/>
      </w:rPr>
    </w:lvl>
  </w:abstractNum>
  <w:abstractNum w:abstractNumId="9" w15:restartNumberingAfterBreak="0">
    <w:nsid w:val="073500FC"/>
    <w:multiLevelType w:val="hybridMultilevel"/>
    <w:tmpl w:val="D2049A68"/>
    <w:lvl w:ilvl="0" w:tplc="2438D27E">
      <w:start w:val="1"/>
      <w:numFmt w:val="decimal"/>
      <w:lvlText w:val="%1."/>
      <w:lvlJc w:val="left"/>
      <w:pPr>
        <w:ind w:left="720" w:hanging="360"/>
      </w:pPr>
    </w:lvl>
    <w:lvl w:ilvl="1" w:tplc="DDB40540">
      <w:start w:val="1"/>
      <w:numFmt w:val="lowerLetter"/>
      <w:lvlText w:val="%2."/>
      <w:lvlJc w:val="left"/>
      <w:pPr>
        <w:ind w:left="1440" w:hanging="360"/>
      </w:pPr>
    </w:lvl>
    <w:lvl w:ilvl="2" w:tplc="DB62E66E">
      <w:start w:val="1"/>
      <w:numFmt w:val="lowerRoman"/>
      <w:lvlText w:val="%3."/>
      <w:lvlJc w:val="left"/>
      <w:pPr>
        <w:ind w:left="2160" w:hanging="360"/>
      </w:pPr>
    </w:lvl>
    <w:lvl w:ilvl="3" w:tplc="B9324C2A">
      <w:start w:val="1"/>
      <w:numFmt w:val="decimal"/>
      <w:lvlText w:val="%4."/>
      <w:lvlJc w:val="left"/>
      <w:pPr>
        <w:ind w:left="2880" w:hanging="360"/>
      </w:pPr>
    </w:lvl>
    <w:lvl w:ilvl="4" w:tplc="70480664">
      <w:start w:val="1"/>
      <w:numFmt w:val="lowerLetter"/>
      <w:lvlText w:val="%5."/>
      <w:lvlJc w:val="left"/>
      <w:pPr>
        <w:ind w:left="3600" w:hanging="360"/>
      </w:pPr>
    </w:lvl>
    <w:lvl w:ilvl="5" w:tplc="7A327456">
      <w:start w:val="1"/>
      <w:numFmt w:val="lowerRoman"/>
      <w:lvlText w:val="%6."/>
      <w:lvlJc w:val="left"/>
      <w:pPr>
        <w:ind w:left="4320" w:hanging="360"/>
      </w:pPr>
    </w:lvl>
    <w:lvl w:ilvl="6" w:tplc="84A061B0">
      <w:start w:val="1"/>
      <w:numFmt w:val="decimal"/>
      <w:lvlText w:val="%7."/>
      <w:lvlJc w:val="left"/>
      <w:pPr>
        <w:ind w:left="5040" w:hanging="360"/>
      </w:pPr>
    </w:lvl>
    <w:lvl w:ilvl="7" w:tplc="0C7EC3AC">
      <w:start w:val="1"/>
      <w:numFmt w:val="lowerLetter"/>
      <w:lvlText w:val="%8."/>
      <w:lvlJc w:val="left"/>
      <w:pPr>
        <w:ind w:left="5760" w:hanging="360"/>
      </w:pPr>
    </w:lvl>
    <w:lvl w:ilvl="8" w:tplc="27D6880C">
      <w:start w:val="1"/>
      <w:numFmt w:val="lowerRoman"/>
      <w:lvlText w:val="%9."/>
      <w:lvlJc w:val="left"/>
      <w:pPr>
        <w:ind w:left="6480" w:hanging="360"/>
      </w:pPr>
    </w:lvl>
  </w:abstractNum>
  <w:abstractNum w:abstractNumId="10" w15:restartNumberingAfterBreak="0">
    <w:nsid w:val="07C3111E"/>
    <w:multiLevelType w:val="hybridMultilevel"/>
    <w:tmpl w:val="38D83710"/>
    <w:lvl w:ilvl="0" w:tplc="D3F88D5E">
      <w:start w:val="1"/>
      <w:numFmt w:val="bullet"/>
      <w:lvlText w:val="·"/>
      <w:lvlJc w:val="left"/>
      <w:pPr>
        <w:ind w:left="720" w:hanging="360"/>
      </w:pPr>
      <w:rPr>
        <w:rFonts w:hint="default" w:ascii="Symbol" w:hAnsi="Symbol"/>
      </w:rPr>
    </w:lvl>
    <w:lvl w:ilvl="1" w:tplc="CD722DA0">
      <w:start w:val="1"/>
      <w:numFmt w:val="bullet"/>
      <w:lvlText w:val="o"/>
      <w:lvlJc w:val="left"/>
      <w:pPr>
        <w:ind w:left="1440" w:hanging="360"/>
      </w:pPr>
      <w:rPr>
        <w:rFonts w:hint="default" w:ascii="Symbol" w:hAnsi="Symbol"/>
      </w:rPr>
    </w:lvl>
    <w:lvl w:ilvl="2" w:tplc="DBBC6B6E">
      <w:start w:val="1"/>
      <w:numFmt w:val="bullet"/>
      <w:lvlText w:val=""/>
      <w:lvlJc w:val="left"/>
      <w:pPr>
        <w:ind w:left="2160" w:hanging="360"/>
      </w:pPr>
      <w:rPr>
        <w:rFonts w:hint="default" w:ascii="Wingdings" w:hAnsi="Wingdings"/>
      </w:rPr>
    </w:lvl>
    <w:lvl w:ilvl="3" w:tplc="E7D46B94">
      <w:start w:val="1"/>
      <w:numFmt w:val="bullet"/>
      <w:lvlText w:val=""/>
      <w:lvlJc w:val="left"/>
      <w:pPr>
        <w:ind w:left="2880" w:hanging="360"/>
      </w:pPr>
      <w:rPr>
        <w:rFonts w:hint="default" w:ascii="Symbol" w:hAnsi="Symbol"/>
      </w:rPr>
    </w:lvl>
    <w:lvl w:ilvl="4" w:tplc="79121E2A">
      <w:start w:val="1"/>
      <w:numFmt w:val="bullet"/>
      <w:lvlText w:val="o"/>
      <w:lvlJc w:val="left"/>
      <w:pPr>
        <w:ind w:left="3600" w:hanging="360"/>
      </w:pPr>
      <w:rPr>
        <w:rFonts w:hint="default" w:ascii="Courier New" w:hAnsi="Courier New"/>
      </w:rPr>
    </w:lvl>
    <w:lvl w:ilvl="5" w:tplc="9D80E28E">
      <w:start w:val="1"/>
      <w:numFmt w:val="bullet"/>
      <w:lvlText w:val=""/>
      <w:lvlJc w:val="left"/>
      <w:pPr>
        <w:ind w:left="4320" w:hanging="360"/>
      </w:pPr>
      <w:rPr>
        <w:rFonts w:hint="default" w:ascii="Wingdings" w:hAnsi="Wingdings"/>
      </w:rPr>
    </w:lvl>
    <w:lvl w:ilvl="6" w:tplc="EADEED44">
      <w:start w:val="1"/>
      <w:numFmt w:val="bullet"/>
      <w:lvlText w:val=""/>
      <w:lvlJc w:val="left"/>
      <w:pPr>
        <w:ind w:left="5040" w:hanging="360"/>
      </w:pPr>
      <w:rPr>
        <w:rFonts w:hint="default" w:ascii="Symbol" w:hAnsi="Symbol"/>
      </w:rPr>
    </w:lvl>
    <w:lvl w:ilvl="7" w:tplc="EBF4B72A">
      <w:start w:val="1"/>
      <w:numFmt w:val="bullet"/>
      <w:lvlText w:val="o"/>
      <w:lvlJc w:val="left"/>
      <w:pPr>
        <w:ind w:left="5760" w:hanging="360"/>
      </w:pPr>
      <w:rPr>
        <w:rFonts w:hint="default" w:ascii="Courier New" w:hAnsi="Courier New"/>
      </w:rPr>
    </w:lvl>
    <w:lvl w:ilvl="8" w:tplc="66E271FC">
      <w:start w:val="1"/>
      <w:numFmt w:val="bullet"/>
      <w:lvlText w:val=""/>
      <w:lvlJc w:val="left"/>
      <w:pPr>
        <w:ind w:left="6480" w:hanging="360"/>
      </w:pPr>
      <w:rPr>
        <w:rFonts w:hint="default" w:ascii="Wingdings" w:hAnsi="Wingdings"/>
      </w:rPr>
    </w:lvl>
  </w:abstractNum>
  <w:abstractNum w:abstractNumId="11" w15:restartNumberingAfterBreak="0">
    <w:nsid w:val="07CC49DB"/>
    <w:multiLevelType w:val="hybridMultilevel"/>
    <w:tmpl w:val="69986D0C"/>
    <w:lvl w:ilvl="0" w:tplc="C38C5024">
      <w:start w:val="1"/>
      <w:numFmt w:val="bullet"/>
      <w:lvlText w:val="·"/>
      <w:lvlJc w:val="left"/>
      <w:pPr>
        <w:ind w:left="720" w:hanging="360"/>
      </w:pPr>
      <w:rPr>
        <w:rFonts w:hint="default" w:ascii="Symbol" w:hAnsi="Symbol"/>
      </w:rPr>
    </w:lvl>
    <w:lvl w:ilvl="1" w:tplc="CA68A5E8">
      <w:start w:val="1"/>
      <w:numFmt w:val="bullet"/>
      <w:lvlText w:val="o"/>
      <w:lvlJc w:val="left"/>
      <w:pPr>
        <w:ind w:left="1440" w:hanging="360"/>
      </w:pPr>
      <w:rPr>
        <w:rFonts w:hint="default" w:ascii="Courier New" w:hAnsi="Courier New"/>
      </w:rPr>
    </w:lvl>
    <w:lvl w:ilvl="2" w:tplc="53AEA422">
      <w:start w:val="1"/>
      <w:numFmt w:val="bullet"/>
      <w:lvlText w:val=""/>
      <w:lvlJc w:val="left"/>
      <w:pPr>
        <w:ind w:left="2160" w:hanging="360"/>
      </w:pPr>
      <w:rPr>
        <w:rFonts w:hint="default" w:ascii="Wingdings" w:hAnsi="Wingdings"/>
      </w:rPr>
    </w:lvl>
    <w:lvl w:ilvl="3" w:tplc="4E9668AA">
      <w:start w:val="1"/>
      <w:numFmt w:val="bullet"/>
      <w:lvlText w:val=""/>
      <w:lvlJc w:val="left"/>
      <w:pPr>
        <w:ind w:left="2880" w:hanging="360"/>
      </w:pPr>
      <w:rPr>
        <w:rFonts w:hint="default" w:ascii="Symbol" w:hAnsi="Symbol"/>
      </w:rPr>
    </w:lvl>
    <w:lvl w:ilvl="4" w:tplc="AA24CB74">
      <w:start w:val="1"/>
      <w:numFmt w:val="bullet"/>
      <w:lvlText w:val="o"/>
      <w:lvlJc w:val="left"/>
      <w:pPr>
        <w:ind w:left="3600" w:hanging="360"/>
      </w:pPr>
      <w:rPr>
        <w:rFonts w:hint="default" w:ascii="Courier New" w:hAnsi="Courier New"/>
      </w:rPr>
    </w:lvl>
    <w:lvl w:ilvl="5" w:tplc="ADA40BCE">
      <w:start w:val="1"/>
      <w:numFmt w:val="bullet"/>
      <w:lvlText w:val=""/>
      <w:lvlJc w:val="left"/>
      <w:pPr>
        <w:ind w:left="4320" w:hanging="360"/>
      </w:pPr>
      <w:rPr>
        <w:rFonts w:hint="default" w:ascii="Wingdings" w:hAnsi="Wingdings"/>
      </w:rPr>
    </w:lvl>
    <w:lvl w:ilvl="6" w:tplc="4AD8D734">
      <w:start w:val="1"/>
      <w:numFmt w:val="bullet"/>
      <w:lvlText w:val=""/>
      <w:lvlJc w:val="left"/>
      <w:pPr>
        <w:ind w:left="5040" w:hanging="360"/>
      </w:pPr>
      <w:rPr>
        <w:rFonts w:hint="default" w:ascii="Symbol" w:hAnsi="Symbol"/>
      </w:rPr>
    </w:lvl>
    <w:lvl w:ilvl="7" w:tplc="73BEE3A6">
      <w:start w:val="1"/>
      <w:numFmt w:val="bullet"/>
      <w:lvlText w:val="o"/>
      <w:lvlJc w:val="left"/>
      <w:pPr>
        <w:ind w:left="5760" w:hanging="360"/>
      </w:pPr>
      <w:rPr>
        <w:rFonts w:hint="default" w:ascii="Courier New" w:hAnsi="Courier New"/>
      </w:rPr>
    </w:lvl>
    <w:lvl w:ilvl="8" w:tplc="02026410">
      <w:start w:val="1"/>
      <w:numFmt w:val="bullet"/>
      <w:lvlText w:val=""/>
      <w:lvlJc w:val="left"/>
      <w:pPr>
        <w:ind w:left="6480" w:hanging="360"/>
      </w:pPr>
      <w:rPr>
        <w:rFonts w:hint="default" w:ascii="Wingdings" w:hAnsi="Wingdings"/>
      </w:rPr>
    </w:lvl>
  </w:abstractNum>
  <w:abstractNum w:abstractNumId="12" w15:restartNumberingAfterBreak="0">
    <w:nsid w:val="08B6E2FD"/>
    <w:multiLevelType w:val="hybridMultilevel"/>
    <w:tmpl w:val="B768B98C"/>
    <w:lvl w:ilvl="0" w:tplc="9E140816">
      <w:start w:val="1"/>
      <w:numFmt w:val="bullet"/>
      <w:lvlText w:val="·"/>
      <w:lvlJc w:val="left"/>
      <w:pPr>
        <w:ind w:left="720" w:hanging="360"/>
      </w:pPr>
      <w:rPr>
        <w:rFonts w:hint="default" w:ascii="Symbol" w:hAnsi="Symbol"/>
      </w:rPr>
    </w:lvl>
    <w:lvl w:ilvl="1" w:tplc="8DFA3AAC">
      <w:start w:val="1"/>
      <w:numFmt w:val="bullet"/>
      <w:lvlText w:val="o"/>
      <w:lvlJc w:val="left"/>
      <w:pPr>
        <w:ind w:left="1440" w:hanging="360"/>
      </w:pPr>
      <w:rPr>
        <w:rFonts w:hint="default" w:ascii="Courier New" w:hAnsi="Courier New"/>
      </w:rPr>
    </w:lvl>
    <w:lvl w:ilvl="2" w:tplc="61CEA9AA">
      <w:start w:val="1"/>
      <w:numFmt w:val="bullet"/>
      <w:lvlText w:val=""/>
      <w:lvlJc w:val="left"/>
      <w:pPr>
        <w:ind w:left="2160" w:hanging="360"/>
      </w:pPr>
      <w:rPr>
        <w:rFonts w:hint="default" w:ascii="Wingdings" w:hAnsi="Wingdings"/>
      </w:rPr>
    </w:lvl>
    <w:lvl w:ilvl="3" w:tplc="5EAE95BA">
      <w:start w:val="1"/>
      <w:numFmt w:val="bullet"/>
      <w:lvlText w:val=""/>
      <w:lvlJc w:val="left"/>
      <w:pPr>
        <w:ind w:left="2880" w:hanging="360"/>
      </w:pPr>
      <w:rPr>
        <w:rFonts w:hint="default" w:ascii="Symbol" w:hAnsi="Symbol"/>
      </w:rPr>
    </w:lvl>
    <w:lvl w:ilvl="4" w:tplc="92428A62">
      <w:start w:val="1"/>
      <w:numFmt w:val="bullet"/>
      <w:lvlText w:val="o"/>
      <w:lvlJc w:val="left"/>
      <w:pPr>
        <w:ind w:left="3600" w:hanging="360"/>
      </w:pPr>
      <w:rPr>
        <w:rFonts w:hint="default" w:ascii="Courier New" w:hAnsi="Courier New"/>
      </w:rPr>
    </w:lvl>
    <w:lvl w:ilvl="5" w:tplc="353822D0">
      <w:start w:val="1"/>
      <w:numFmt w:val="bullet"/>
      <w:lvlText w:val=""/>
      <w:lvlJc w:val="left"/>
      <w:pPr>
        <w:ind w:left="4320" w:hanging="360"/>
      </w:pPr>
      <w:rPr>
        <w:rFonts w:hint="default" w:ascii="Wingdings" w:hAnsi="Wingdings"/>
      </w:rPr>
    </w:lvl>
    <w:lvl w:ilvl="6" w:tplc="CD9688E8">
      <w:start w:val="1"/>
      <w:numFmt w:val="bullet"/>
      <w:lvlText w:val=""/>
      <w:lvlJc w:val="left"/>
      <w:pPr>
        <w:ind w:left="5040" w:hanging="360"/>
      </w:pPr>
      <w:rPr>
        <w:rFonts w:hint="default" w:ascii="Symbol" w:hAnsi="Symbol"/>
      </w:rPr>
    </w:lvl>
    <w:lvl w:ilvl="7" w:tplc="950C7654">
      <w:start w:val="1"/>
      <w:numFmt w:val="bullet"/>
      <w:lvlText w:val="o"/>
      <w:lvlJc w:val="left"/>
      <w:pPr>
        <w:ind w:left="5760" w:hanging="360"/>
      </w:pPr>
      <w:rPr>
        <w:rFonts w:hint="default" w:ascii="Courier New" w:hAnsi="Courier New"/>
      </w:rPr>
    </w:lvl>
    <w:lvl w:ilvl="8" w:tplc="FAB4824A">
      <w:start w:val="1"/>
      <w:numFmt w:val="bullet"/>
      <w:lvlText w:val=""/>
      <w:lvlJc w:val="left"/>
      <w:pPr>
        <w:ind w:left="6480" w:hanging="360"/>
      </w:pPr>
      <w:rPr>
        <w:rFonts w:hint="default" w:ascii="Wingdings" w:hAnsi="Wingdings"/>
      </w:rPr>
    </w:lvl>
  </w:abstractNum>
  <w:abstractNum w:abstractNumId="13" w15:restartNumberingAfterBreak="0">
    <w:nsid w:val="096919F3"/>
    <w:multiLevelType w:val="hybridMultilevel"/>
    <w:tmpl w:val="F6860946"/>
    <w:lvl w:ilvl="0" w:tplc="2DE654D6">
      <w:start w:val="1"/>
      <w:numFmt w:val="upperRoman"/>
      <w:lvlText w:val="%1."/>
      <w:lvlJc w:val="left"/>
      <w:pPr>
        <w:ind w:left="720" w:hanging="360"/>
      </w:pPr>
    </w:lvl>
    <w:lvl w:ilvl="1" w:tplc="1EB455D6">
      <w:start w:val="1"/>
      <w:numFmt w:val="lowerLetter"/>
      <w:lvlText w:val="%2."/>
      <w:lvlJc w:val="left"/>
      <w:pPr>
        <w:ind w:left="1440" w:hanging="360"/>
      </w:pPr>
    </w:lvl>
    <w:lvl w:ilvl="2" w:tplc="4FE47894">
      <w:start w:val="1"/>
      <w:numFmt w:val="lowerRoman"/>
      <w:lvlText w:val="%3."/>
      <w:lvlJc w:val="right"/>
      <w:pPr>
        <w:ind w:left="2160" w:hanging="180"/>
      </w:pPr>
    </w:lvl>
    <w:lvl w:ilvl="3" w:tplc="3B162FDA">
      <w:start w:val="1"/>
      <w:numFmt w:val="decimal"/>
      <w:lvlText w:val="%4."/>
      <w:lvlJc w:val="left"/>
      <w:pPr>
        <w:ind w:left="2880" w:hanging="360"/>
      </w:pPr>
    </w:lvl>
    <w:lvl w:ilvl="4" w:tplc="03681AB2">
      <w:start w:val="1"/>
      <w:numFmt w:val="lowerLetter"/>
      <w:lvlText w:val="%5."/>
      <w:lvlJc w:val="left"/>
      <w:pPr>
        <w:ind w:left="3600" w:hanging="360"/>
      </w:pPr>
    </w:lvl>
    <w:lvl w:ilvl="5" w:tplc="90C8C20C">
      <w:start w:val="1"/>
      <w:numFmt w:val="lowerRoman"/>
      <w:lvlText w:val="%6."/>
      <w:lvlJc w:val="right"/>
      <w:pPr>
        <w:ind w:left="4320" w:hanging="180"/>
      </w:pPr>
    </w:lvl>
    <w:lvl w:ilvl="6" w:tplc="E37A7F56">
      <w:start w:val="1"/>
      <w:numFmt w:val="decimal"/>
      <w:lvlText w:val="%7."/>
      <w:lvlJc w:val="left"/>
      <w:pPr>
        <w:ind w:left="5040" w:hanging="360"/>
      </w:pPr>
    </w:lvl>
    <w:lvl w:ilvl="7" w:tplc="6F1026AC">
      <w:start w:val="1"/>
      <w:numFmt w:val="lowerLetter"/>
      <w:lvlText w:val="%8."/>
      <w:lvlJc w:val="left"/>
      <w:pPr>
        <w:ind w:left="5760" w:hanging="360"/>
      </w:pPr>
    </w:lvl>
    <w:lvl w:ilvl="8" w:tplc="133A1526">
      <w:start w:val="1"/>
      <w:numFmt w:val="lowerRoman"/>
      <w:lvlText w:val="%9."/>
      <w:lvlJc w:val="right"/>
      <w:pPr>
        <w:ind w:left="6480" w:hanging="180"/>
      </w:pPr>
    </w:lvl>
  </w:abstractNum>
  <w:abstractNum w:abstractNumId="14" w15:restartNumberingAfterBreak="0">
    <w:nsid w:val="0BF4D679"/>
    <w:multiLevelType w:val="hybridMultilevel"/>
    <w:tmpl w:val="6ECCF458"/>
    <w:lvl w:ilvl="0" w:tplc="854E745A">
      <w:start w:val="1"/>
      <w:numFmt w:val="bullet"/>
      <w:lvlText w:val="·"/>
      <w:lvlJc w:val="left"/>
      <w:pPr>
        <w:ind w:left="720" w:hanging="360"/>
      </w:pPr>
      <w:rPr>
        <w:rFonts w:hint="default" w:ascii="Symbol" w:hAnsi="Symbol"/>
      </w:rPr>
    </w:lvl>
    <w:lvl w:ilvl="1" w:tplc="1B48F498">
      <w:start w:val="1"/>
      <w:numFmt w:val="bullet"/>
      <w:lvlText w:val="o"/>
      <w:lvlJc w:val="left"/>
      <w:pPr>
        <w:ind w:left="1440" w:hanging="360"/>
      </w:pPr>
      <w:rPr>
        <w:rFonts w:hint="default" w:ascii="Courier New" w:hAnsi="Courier New"/>
      </w:rPr>
    </w:lvl>
    <w:lvl w:ilvl="2" w:tplc="06D0B9B4">
      <w:start w:val="1"/>
      <w:numFmt w:val="bullet"/>
      <w:lvlText w:val=""/>
      <w:lvlJc w:val="left"/>
      <w:pPr>
        <w:ind w:left="2160" w:hanging="360"/>
      </w:pPr>
      <w:rPr>
        <w:rFonts w:hint="default" w:ascii="Wingdings" w:hAnsi="Wingdings"/>
      </w:rPr>
    </w:lvl>
    <w:lvl w:ilvl="3" w:tplc="E21038E2">
      <w:start w:val="1"/>
      <w:numFmt w:val="bullet"/>
      <w:lvlText w:val=""/>
      <w:lvlJc w:val="left"/>
      <w:pPr>
        <w:ind w:left="2880" w:hanging="360"/>
      </w:pPr>
      <w:rPr>
        <w:rFonts w:hint="default" w:ascii="Symbol" w:hAnsi="Symbol"/>
      </w:rPr>
    </w:lvl>
    <w:lvl w:ilvl="4" w:tplc="AEDC9FB8">
      <w:start w:val="1"/>
      <w:numFmt w:val="bullet"/>
      <w:lvlText w:val="o"/>
      <w:lvlJc w:val="left"/>
      <w:pPr>
        <w:ind w:left="3600" w:hanging="360"/>
      </w:pPr>
      <w:rPr>
        <w:rFonts w:hint="default" w:ascii="Courier New" w:hAnsi="Courier New"/>
      </w:rPr>
    </w:lvl>
    <w:lvl w:ilvl="5" w:tplc="CB74B584">
      <w:start w:val="1"/>
      <w:numFmt w:val="bullet"/>
      <w:lvlText w:val=""/>
      <w:lvlJc w:val="left"/>
      <w:pPr>
        <w:ind w:left="4320" w:hanging="360"/>
      </w:pPr>
      <w:rPr>
        <w:rFonts w:hint="default" w:ascii="Wingdings" w:hAnsi="Wingdings"/>
      </w:rPr>
    </w:lvl>
    <w:lvl w:ilvl="6" w:tplc="28A0F3DE">
      <w:start w:val="1"/>
      <w:numFmt w:val="bullet"/>
      <w:lvlText w:val=""/>
      <w:lvlJc w:val="left"/>
      <w:pPr>
        <w:ind w:left="5040" w:hanging="360"/>
      </w:pPr>
      <w:rPr>
        <w:rFonts w:hint="default" w:ascii="Symbol" w:hAnsi="Symbol"/>
      </w:rPr>
    </w:lvl>
    <w:lvl w:ilvl="7" w:tplc="19B45884">
      <w:start w:val="1"/>
      <w:numFmt w:val="bullet"/>
      <w:lvlText w:val="o"/>
      <w:lvlJc w:val="left"/>
      <w:pPr>
        <w:ind w:left="5760" w:hanging="360"/>
      </w:pPr>
      <w:rPr>
        <w:rFonts w:hint="default" w:ascii="Courier New" w:hAnsi="Courier New"/>
      </w:rPr>
    </w:lvl>
    <w:lvl w:ilvl="8" w:tplc="3BAA5DD6">
      <w:start w:val="1"/>
      <w:numFmt w:val="bullet"/>
      <w:lvlText w:val=""/>
      <w:lvlJc w:val="left"/>
      <w:pPr>
        <w:ind w:left="6480" w:hanging="360"/>
      </w:pPr>
      <w:rPr>
        <w:rFonts w:hint="default" w:ascii="Wingdings" w:hAnsi="Wingdings"/>
      </w:rPr>
    </w:lvl>
  </w:abstractNum>
  <w:abstractNum w:abstractNumId="15" w15:restartNumberingAfterBreak="0">
    <w:nsid w:val="0C8EC93F"/>
    <w:multiLevelType w:val="hybridMultilevel"/>
    <w:tmpl w:val="989E89E8"/>
    <w:lvl w:ilvl="0" w:tplc="FBA817B4">
      <w:start w:val="1"/>
      <w:numFmt w:val="bullet"/>
      <w:lvlText w:val=""/>
      <w:lvlJc w:val="left"/>
      <w:pPr>
        <w:ind w:left="720" w:hanging="360"/>
      </w:pPr>
      <w:rPr>
        <w:rFonts w:hint="default" w:ascii="Symbol" w:hAnsi="Symbol"/>
      </w:rPr>
    </w:lvl>
    <w:lvl w:ilvl="1" w:tplc="AB6AAD06">
      <w:start w:val="1"/>
      <w:numFmt w:val="bullet"/>
      <w:lvlText w:val="o"/>
      <w:lvlJc w:val="left"/>
      <w:pPr>
        <w:ind w:left="1440" w:hanging="360"/>
      </w:pPr>
      <w:rPr>
        <w:rFonts w:hint="default" w:ascii="Courier New" w:hAnsi="Courier New"/>
      </w:rPr>
    </w:lvl>
    <w:lvl w:ilvl="2" w:tplc="4BC2C5A0">
      <w:start w:val="1"/>
      <w:numFmt w:val="bullet"/>
      <w:lvlText w:val=""/>
      <w:lvlJc w:val="left"/>
      <w:pPr>
        <w:ind w:left="2160" w:hanging="360"/>
      </w:pPr>
      <w:rPr>
        <w:rFonts w:hint="default" w:ascii="Wingdings" w:hAnsi="Wingdings"/>
      </w:rPr>
    </w:lvl>
    <w:lvl w:ilvl="3" w:tplc="2E88A794">
      <w:start w:val="1"/>
      <w:numFmt w:val="bullet"/>
      <w:lvlText w:val=""/>
      <w:lvlJc w:val="left"/>
      <w:pPr>
        <w:ind w:left="2880" w:hanging="360"/>
      </w:pPr>
      <w:rPr>
        <w:rFonts w:hint="default" w:ascii="Symbol" w:hAnsi="Symbol"/>
      </w:rPr>
    </w:lvl>
    <w:lvl w:ilvl="4" w:tplc="69DCAE60">
      <w:start w:val="1"/>
      <w:numFmt w:val="bullet"/>
      <w:lvlText w:val="o"/>
      <w:lvlJc w:val="left"/>
      <w:pPr>
        <w:ind w:left="3600" w:hanging="360"/>
      </w:pPr>
      <w:rPr>
        <w:rFonts w:hint="default" w:ascii="Courier New" w:hAnsi="Courier New"/>
      </w:rPr>
    </w:lvl>
    <w:lvl w:ilvl="5" w:tplc="4CD05194">
      <w:start w:val="1"/>
      <w:numFmt w:val="bullet"/>
      <w:lvlText w:val=""/>
      <w:lvlJc w:val="left"/>
      <w:pPr>
        <w:ind w:left="4320" w:hanging="360"/>
      </w:pPr>
      <w:rPr>
        <w:rFonts w:hint="default" w:ascii="Wingdings" w:hAnsi="Wingdings"/>
      </w:rPr>
    </w:lvl>
    <w:lvl w:ilvl="6" w:tplc="0052B9C8">
      <w:start w:val="1"/>
      <w:numFmt w:val="bullet"/>
      <w:lvlText w:val=""/>
      <w:lvlJc w:val="left"/>
      <w:pPr>
        <w:ind w:left="5040" w:hanging="360"/>
      </w:pPr>
      <w:rPr>
        <w:rFonts w:hint="default" w:ascii="Symbol" w:hAnsi="Symbol"/>
      </w:rPr>
    </w:lvl>
    <w:lvl w:ilvl="7" w:tplc="A61C1F5E">
      <w:start w:val="1"/>
      <w:numFmt w:val="bullet"/>
      <w:lvlText w:val="o"/>
      <w:lvlJc w:val="left"/>
      <w:pPr>
        <w:ind w:left="5760" w:hanging="360"/>
      </w:pPr>
      <w:rPr>
        <w:rFonts w:hint="default" w:ascii="Courier New" w:hAnsi="Courier New"/>
      </w:rPr>
    </w:lvl>
    <w:lvl w:ilvl="8" w:tplc="AFFAAC4A">
      <w:start w:val="1"/>
      <w:numFmt w:val="bullet"/>
      <w:lvlText w:val=""/>
      <w:lvlJc w:val="left"/>
      <w:pPr>
        <w:ind w:left="6480" w:hanging="360"/>
      </w:pPr>
      <w:rPr>
        <w:rFonts w:hint="default" w:ascii="Wingdings" w:hAnsi="Wingdings"/>
      </w:rPr>
    </w:lvl>
  </w:abstractNum>
  <w:abstractNum w:abstractNumId="16" w15:restartNumberingAfterBreak="0">
    <w:nsid w:val="0D267ED7"/>
    <w:multiLevelType w:val="hybridMultilevel"/>
    <w:tmpl w:val="FB662CC0"/>
    <w:lvl w:ilvl="0" w:tplc="35E2B074">
      <w:start w:val="1"/>
      <w:numFmt w:val="decimal"/>
      <w:lvlText w:val="%1."/>
      <w:lvlJc w:val="left"/>
      <w:pPr>
        <w:ind w:left="720" w:hanging="360"/>
      </w:pPr>
    </w:lvl>
    <w:lvl w:ilvl="1" w:tplc="07628412">
      <w:start w:val="1"/>
      <w:numFmt w:val="lowerLetter"/>
      <w:lvlText w:val="%2."/>
      <w:lvlJc w:val="left"/>
      <w:pPr>
        <w:ind w:left="1440" w:hanging="360"/>
      </w:pPr>
    </w:lvl>
    <w:lvl w:ilvl="2" w:tplc="0916004C">
      <w:start w:val="1"/>
      <w:numFmt w:val="lowerRoman"/>
      <w:lvlText w:val="%3."/>
      <w:lvlJc w:val="right"/>
      <w:pPr>
        <w:ind w:left="2160" w:hanging="180"/>
      </w:pPr>
    </w:lvl>
    <w:lvl w:ilvl="3" w:tplc="A4585ACC">
      <w:start w:val="1"/>
      <w:numFmt w:val="decimal"/>
      <w:lvlText w:val="%4."/>
      <w:lvlJc w:val="left"/>
      <w:pPr>
        <w:ind w:left="2880" w:hanging="360"/>
      </w:pPr>
    </w:lvl>
    <w:lvl w:ilvl="4" w:tplc="CF269484">
      <w:start w:val="1"/>
      <w:numFmt w:val="lowerLetter"/>
      <w:lvlText w:val="%5."/>
      <w:lvlJc w:val="left"/>
      <w:pPr>
        <w:ind w:left="3600" w:hanging="360"/>
      </w:pPr>
    </w:lvl>
    <w:lvl w:ilvl="5" w:tplc="2A16EEA0">
      <w:start w:val="1"/>
      <w:numFmt w:val="lowerRoman"/>
      <w:lvlText w:val="%6."/>
      <w:lvlJc w:val="right"/>
      <w:pPr>
        <w:ind w:left="4320" w:hanging="180"/>
      </w:pPr>
    </w:lvl>
    <w:lvl w:ilvl="6" w:tplc="1D522E80">
      <w:start w:val="1"/>
      <w:numFmt w:val="decimal"/>
      <w:lvlText w:val="%7."/>
      <w:lvlJc w:val="left"/>
      <w:pPr>
        <w:ind w:left="5040" w:hanging="360"/>
      </w:pPr>
    </w:lvl>
    <w:lvl w:ilvl="7" w:tplc="4FE0C51C">
      <w:start w:val="1"/>
      <w:numFmt w:val="lowerLetter"/>
      <w:lvlText w:val="%8."/>
      <w:lvlJc w:val="left"/>
      <w:pPr>
        <w:ind w:left="5760" w:hanging="360"/>
      </w:pPr>
    </w:lvl>
    <w:lvl w:ilvl="8" w:tplc="6C1A987A">
      <w:start w:val="1"/>
      <w:numFmt w:val="lowerRoman"/>
      <w:lvlText w:val="%9."/>
      <w:lvlJc w:val="right"/>
      <w:pPr>
        <w:ind w:left="6480" w:hanging="180"/>
      </w:pPr>
    </w:lvl>
  </w:abstractNum>
  <w:abstractNum w:abstractNumId="17" w15:restartNumberingAfterBreak="0">
    <w:nsid w:val="0E5FB4AF"/>
    <w:multiLevelType w:val="hybridMultilevel"/>
    <w:tmpl w:val="E1180802"/>
    <w:lvl w:ilvl="0" w:tplc="72F6D474">
      <w:start w:val="1"/>
      <w:numFmt w:val="bullet"/>
      <w:lvlText w:val="·"/>
      <w:lvlJc w:val="left"/>
      <w:pPr>
        <w:ind w:left="720" w:hanging="360"/>
      </w:pPr>
      <w:rPr>
        <w:rFonts w:hint="default" w:ascii="Symbol" w:hAnsi="Symbol"/>
      </w:rPr>
    </w:lvl>
    <w:lvl w:ilvl="1" w:tplc="E0E43110">
      <w:start w:val="1"/>
      <w:numFmt w:val="bullet"/>
      <w:lvlText w:val="o"/>
      <w:lvlJc w:val="left"/>
      <w:pPr>
        <w:ind w:left="1440" w:hanging="360"/>
      </w:pPr>
      <w:rPr>
        <w:rFonts w:hint="default" w:ascii="Courier New" w:hAnsi="Courier New"/>
      </w:rPr>
    </w:lvl>
    <w:lvl w:ilvl="2" w:tplc="90C428DC">
      <w:start w:val="1"/>
      <w:numFmt w:val="bullet"/>
      <w:lvlText w:val=""/>
      <w:lvlJc w:val="left"/>
      <w:pPr>
        <w:ind w:left="2160" w:hanging="360"/>
      </w:pPr>
      <w:rPr>
        <w:rFonts w:hint="default" w:ascii="Wingdings" w:hAnsi="Wingdings"/>
      </w:rPr>
    </w:lvl>
    <w:lvl w:ilvl="3" w:tplc="CC58F94C">
      <w:start w:val="1"/>
      <w:numFmt w:val="bullet"/>
      <w:lvlText w:val=""/>
      <w:lvlJc w:val="left"/>
      <w:pPr>
        <w:ind w:left="2880" w:hanging="360"/>
      </w:pPr>
      <w:rPr>
        <w:rFonts w:hint="default" w:ascii="Symbol" w:hAnsi="Symbol"/>
      </w:rPr>
    </w:lvl>
    <w:lvl w:ilvl="4" w:tplc="5C5A8492">
      <w:start w:val="1"/>
      <w:numFmt w:val="bullet"/>
      <w:lvlText w:val="o"/>
      <w:lvlJc w:val="left"/>
      <w:pPr>
        <w:ind w:left="3600" w:hanging="360"/>
      </w:pPr>
      <w:rPr>
        <w:rFonts w:hint="default" w:ascii="Courier New" w:hAnsi="Courier New"/>
      </w:rPr>
    </w:lvl>
    <w:lvl w:ilvl="5" w:tplc="752CAA1C">
      <w:start w:val="1"/>
      <w:numFmt w:val="bullet"/>
      <w:lvlText w:val=""/>
      <w:lvlJc w:val="left"/>
      <w:pPr>
        <w:ind w:left="4320" w:hanging="360"/>
      </w:pPr>
      <w:rPr>
        <w:rFonts w:hint="default" w:ascii="Wingdings" w:hAnsi="Wingdings"/>
      </w:rPr>
    </w:lvl>
    <w:lvl w:ilvl="6" w:tplc="9BF20158">
      <w:start w:val="1"/>
      <w:numFmt w:val="bullet"/>
      <w:lvlText w:val=""/>
      <w:lvlJc w:val="left"/>
      <w:pPr>
        <w:ind w:left="5040" w:hanging="360"/>
      </w:pPr>
      <w:rPr>
        <w:rFonts w:hint="default" w:ascii="Symbol" w:hAnsi="Symbol"/>
      </w:rPr>
    </w:lvl>
    <w:lvl w:ilvl="7" w:tplc="0EEE1B64">
      <w:start w:val="1"/>
      <w:numFmt w:val="bullet"/>
      <w:lvlText w:val="o"/>
      <w:lvlJc w:val="left"/>
      <w:pPr>
        <w:ind w:left="5760" w:hanging="360"/>
      </w:pPr>
      <w:rPr>
        <w:rFonts w:hint="default" w:ascii="Courier New" w:hAnsi="Courier New"/>
      </w:rPr>
    </w:lvl>
    <w:lvl w:ilvl="8" w:tplc="4DC00FA0">
      <w:start w:val="1"/>
      <w:numFmt w:val="bullet"/>
      <w:lvlText w:val=""/>
      <w:lvlJc w:val="left"/>
      <w:pPr>
        <w:ind w:left="6480" w:hanging="360"/>
      </w:pPr>
      <w:rPr>
        <w:rFonts w:hint="default" w:ascii="Wingdings" w:hAnsi="Wingdings"/>
      </w:rPr>
    </w:lvl>
  </w:abstractNum>
  <w:abstractNum w:abstractNumId="18" w15:restartNumberingAfterBreak="0">
    <w:nsid w:val="1026E335"/>
    <w:multiLevelType w:val="hybridMultilevel"/>
    <w:tmpl w:val="6B9CB804"/>
    <w:lvl w:ilvl="0" w:tplc="F63858A4">
      <w:start w:val="1"/>
      <w:numFmt w:val="bullet"/>
      <w:lvlText w:val="·"/>
      <w:lvlJc w:val="left"/>
      <w:pPr>
        <w:ind w:left="720" w:hanging="360"/>
      </w:pPr>
      <w:rPr>
        <w:rFonts w:hint="default" w:ascii="Symbol" w:hAnsi="Symbol"/>
      </w:rPr>
    </w:lvl>
    <w:lvl w:ilvl="1" w:tplc="F3B28478">
      <w:start w:val="1"/>
      <w:numFmt w:val="bullet"/>
      <w:lvlText w:val="o"/>
      <w:lvlJc w:val="left"/>
      <w:pPr>
        <w:ind w:left="1440" w:hanging="360"/>
      </w:pPr>
      <w:rPr>
        <w:rFonts w:hint="default" w:ascii="Courier New" w:hAnsi="Courier New"/>
      </w:rPr>
    </w:lvl>
    <w:lvl w:ilvl="2" w:tplc="5F42F45E">
      <w:start w:val="1"/>
      <w:numFmt w:val="bullet"/>
      <w:lvlText w:val=""/>
      <w:lvlJc w:val="left"/>
      <w:pPr>
        <w:ind w:left="2160" w:hanging="360"/>
      </w:pPr>
      <w:rPr>
        <w:rFonts w:hint="default" w:ascii="Wingdings" w:hAnsi="Wingdings"/>
      </w:rPr>
    </w:lvl>
    <w:lvl w:ilvl="3" w:tplc="3E2C75C8">
      <w:start w:val="1"/>
      <w:numFmt w:val="bullet"/>
      <w:lvlText w:val=""/>
      <w:lvlJc w:val="left"/>
      <w:pPr>
        <w:ind w:left="2880" w:hanging="360"/>
      </w:pPr>
      <w:rPr>
        <w:rFonts w:hint="default" w:ascii="Symbol" w:hAnsi="Symbol"/>
      </w:rPr>
    </w:lvl>
    <w:lvl w:ilvl="4" w:tplc="FE9AF93E">
      <w:start w:val="1"/>
      <w:numFmt w:val="bullet"/>
      <w:lvlText w:val="o"/>
      <w:lvlJc w:val="left"/>
      <w:pPr>
        <w:ind w:left="3600" w:hanging="360"/>
      </w:pPr>
      <w:rPr>
        <w:rFonts w:hint="default" w:ascii="Courier New" w:hAnsi="Courier New"/>
      </w:rPr>
    </w:lvl>
    <w:lvl w:ilvl="5" w:tplc="859668FA">
      <w:start w:val="1"/>
      <w:numFmt w:val="bullet"/>
      <w:lvlText w:val=""/>
      <w:lvlJc w:val="left"/>
      <w:pPr>
        <w:ind w:left="4320" w:hanging="360"/>
      </w:pPr>
      <w:rPr>
        <w:rFonts w:hint="default" w:ascii="Wingdings" w:hAnsi="Wingdings"/>
      </w:rPr>
    </w:lvl>
    <w:lvl w:ilvl="6" w:tplc="DE260C76">
      <w:start w:val="1"/>
      <w:numFmt w:val="bullet"/>
      <w:lvlText w:val=""/>
      <w:lvlJc w:val="left"/>
      <w:pPr>
        <w:ind w:left="5040" w:hanging="360"/>
      </w:pPr>
      <w:rPr>
        <w:rFonts w:hint="default" w:ascii="Symbol" w:hAnsi="Symbol"/>
      </w:rPr>
    </w:lvl>
    <w:lvl w:ilvl="7" w:tplc="6442A190">
      <w:start w:val="1"/>
      <w:numFmt w:val="bullet"/>
      <w:lvlText w:val="o"/>
      <w:lvlJc w:val="left"/>
      <w:pPr>
        <w:ind w:left="5760" w:hanging="360"/>
      </w:pPr>
      <w:rPr>
        <w:rFonts w:hint="default" w:ascii="Courier New" w:hAnsi="Courier New"/>
      </w:rPr>
    </w:lvl>
    <w:lvl w:ilvl="8" w:tplc="8B362536">
      <w:start w:val="1"/>
      <w:numFmt w:val="bullet"/>
      <w:lvlText w:val=""/>
      <w:lvlJc w:val="left"/>
      <w:pPr>
        <w:ind w:left="6480" w:hanging="360"/>
      </w:pPr>
      <w:rPr>
        <w:rFonts w:hint="default" w:ascii="Wingdings" w:hAnsi="Wingdings"/>
      </w:rPr>
    </w:lvl>
  </w:abstractNum>
  <w:abstractNum w:abstractNumId="19" w15:restartNumberingAfterBreak="0">
    <w:nsid w:val="10F041F9"/>
    <w:multiLevelType w:val="hybridMultilevel"/>
    <w:tmpl w:val="078867A6"/>
    <w:lvl w:ilvl="0" w:tplc="DE061658">
      <w:start w:val="1"/>
      <w:numFmt w:val="decimal"/>
      <w:lvlText w:val="%1."/>
      <w:lvlJc w:val="left"/>
      <w:pPr>
        <w:ind w:left="720" w:hanging="360"/>
      </w:pPr>
    </w:lvl>
    <w:lvl w:ilvl="1" w:tplc="A13CF61C">
      <w:start w:val="1"/>
      <w:numFmt w:val="lowerLetter"/>
      <w:lvlText w:val="%2."/>
      <w:lvlJc w:val="left"/>
      <w:pPr>
        <w:ind w:left="1440" w:hanging="360"/>
      </w:pPr>
    </w:lvl>
    <w:lvl w:ilvl="2" w:tplc="4BA46088">
      <w:start w:val="1"/>
      <w:numFmt w:val="lowerRoman"/>
      <w:lvlText w:val="%3."/>
      <w:lvlJc w:val="right"/>
      <w:pPr>
        <w:ind w:left="2160" w:hanging="180"/>
      </w:pPr>
    </w:lvl>
    <w:lvl w:ilvl="3" w:tplc="97CA9556">
      <w:start w:val="1"/>
      <w:numFmt w:val="decimal"/>
      <w:lvlText w:val="%4."/>
      <w:lvlJc w:val="left"/>
      <w:pPr>
        <w:ind w:left="2880" w:hanging="360"/>
      </w:pPr>
    </w:lvl>
    <w:lvl w:ilvl="4" w:tplc="74BE2CA2">
      <w:start w:val="1"/>
      <w:numFmt w:val="lowerLetter"/>
      <w:lvlText w:val="%5."/>
      <w:lvlJc w:val="left"/>
      <w:pPr>
        <w:ind w:left="3600" w:hanging="360"/>
      </w:pPr>
    </w:lvl>
    <w:lvl w:ilvl="5" w:tplc="BEB4AD94">
      <w:start w:val="1"/>
      <w:numFmt w:val="lowerRoman"/>
      <w:lvlText w:val="%6."/>
      <w:lvlJc w:val="right"/>
      <w:pPr>
        <w:ind w:left="4320" w:hanging="180"/>
      </w:pPr>
    </w:lvl>
    <w:lvl w:ilvl="6" w:tplc="9144824A">
      <w:start w:val="1"/>
      <w:numFmt w:val="decimal"/>
      <w:lvlText w:val="%7."/>
      <w:lvlJc w:val="left"/>
      <w:pPr>
        <w:ind w:left="5040" w:hanging="360"/>
      </w:pPr>
    </w:lvl>
    <w:lvl w:ilvl="7" w:tplc="C646E798">
      <w:start w:val="1"/>
      <w:numFmt w:val="lowerLetter"/>
      <w:lvlText w:val="%8."/>
      <w:lvlJc w:val="left"/>
      <w:pPr>
        <w:ind w:left="5760" w:hanging="360"/>
      </w:pPr>
    </w:lvl>
    <w:lvl w:ilvl="8" w:tplc="3E86F31E">
      <w:start w:val="1"/>
      <w:numFmt w:val="lowerRoman"/>
      <w:lvlText w:val="%9."/>
      <w:lvlJc w:val="right"/>
      <w:pPr>
        <w:ind w:left="6480" w:hanging="180"/>
      </w:pPr>
    </w:lvl>
  </w:abstractNum>
  <w:abstractNum w:abstractNumId="20" w15:restartNumberingAfterBreak="0">
    <w:nsid w:val="10F98769"/>
    <w:multiLevelType w:val="hybridMultilevel"/>
    <w:tmpl w:val="697AF718"/>
    <w:lvl w:ilvl="0" w:tplc="195C427A">
      <w:start w:val="1"/>
      <w:numFmt w:val="bullet"/>
      <w:lvlText w:val=""/>
      <w:lvlJc w:val="left"/>
      <w:pPr>
        <w:ind w:left="720" w:hanging="360"/>
      </w:pPr>
      <w:rPr>
        <w:rFonts w:hint="default" w:ascii="Symbol" w:hAnsi="Symbol"/>
      </w:rPr>
    </w:lvl>
    <w:lvl w:ilvl="1" w:tplc="A7C84C4A">
      <w:start w:val="1"/>
      <w:numFmt w:val="bullet"/>
      <w:lvlText w:val="o"/>
      <w:lvlJc w:val="left"/>
      <w:pPr>
        <w:ind w:left="1440" w:hanging="360"/>
      </w:pPr>
      <w:rPr>
        <w:rFonts w:hint="default" w:ascii="Courier New" w:hAnsi="Courier New"/>
      </w:rPr>
    </w:lvl>
    <w:lvl w:ilvl="2" w:tplc="3028EB3C">
      <w:start w:val="1"/>
      <w:numFmt w:val="bullet"/>
      <w:lvlText w:val=""/>
      <w:lvlJc w:val="left"/>
      <w:pPr>
        <w:ind w:left="2160" w:hanging="360"/>
      </w:pPr>
      <w:rPr>
        <w:rFonts w:hint="default" w:ascii="Wingdings" w:hAnsi="Wingdings"/>
      </w:rPr>
    </w:lvl>
    <w:lvl w:ilvl="3" w:tplc="1F764534">
      <w:start w:val="1"/>
      <w:numFmt w:val="bullet"/>
      <w:lvlText w:val=""/>
      <w:lvlJc w:val="left"/>
      <w:pPr>
        <w:ind w:left="2880" w:hanging="360"/>
      </w:pPr>
      <w:rPr>
        <w:rFonts w:hint="default" w:ascii="Symbol" w:hAnsi="Symbol"/>
      </w:rPr>
    </w:lvl>
    <w:lvl w:ilvl="4" w:tplc="6FC44E40">
      <w:start w:val="1"/>
      <w:numFmt w:val="bullet"/>
      <w:lvlText w:val="o"/>
      <w:lvlJc w:val="left"/>
      <w:pPr>
        <w:ind w:left="3600" w:hanging="360"/>
      </w:pPr>
      <w:rPr>
        <w:rFonts w:hint="default" w:ascii="Courier New" w:hAnsi="Courier New"/>
      </w:rPr>
    </w:lvl>
    <w:lvl w:ilvl="5" w:tplc="3C1C711A">
      <w:start w:val="1"/>
      <w:numFmt w:val="bullet"/>
      <w:lvlText w:val=""/>
      <w:lvlJc w:val="left"/>
      <w:pPr>
        <w:ind w:left="4320" w:hanging="360"/>
      </w:pPr>
      <w:rPr>
        <w:rFonts w:hint="default" w:ascii="Wingdings" w:hAnsi="Wingdings"/>
      </w:rPr>
    </w:lvl>
    <w:lvl w:ilvl="6" w:tplc="9708B936">
      <w:start w:val="1"/>
      <w:numFmt w:val="bullet"/>
      <w:lvlText w:val=""/>
      <w:lvlJc w:val="left"/>
      <w:pPr>
        <w:ind w:left="5040" w:hanging="360"/>
      </w:pPr>
      <w:rPr>
        <w:rFonts w:hint="default" w:ascii="Symbol" w:hAnsi="Symbol"/>
      </w:rPr>
    </w:lvl>
    <w:lvl w:ilvl="7" w:tplc="FB94F3B2">
      <w:start w:val="1"/>
      <w:numFmt w:val="bullet"/>
      <w:lvlText w:val="o"/>
      <w:lvlJc w:val="left"/>
      <w:pPr>
        <w:ind w:left="5760" w:hanging="360"/>
      </w:pPr>
      <w:rPr>
        <w:rFonts w:hint="default" w:ascii="Courier New" w:hAnsi="Courier New"/>
      </w:rPr>
    </w:lvl>
    <w:lvl w:ilvl="8" w:tplc="A9442C64">
      <w:start w:val="1"/>
      <w:numFmt w:val="bullet"/>
      <w:lvlText w:val=""/>
      <w:lvlJc w:val="left"/>
      <w:pPr>
        <w:ind w:left="6480" w:hanging="360"/>
      </w:pPr>
      <w:rPr>
        <w:rFonts w:hint="default" w:ascii="Wingdings" w:hAnsi="Wingdings"/>
      </w:rPr>
    </w:lvl>
  </w:abstractNum>
  <w:abstractNum w:abstractNumId="21" w15:restartNumberingAfterBreak="0">
    <w:nsid w:val="1190DE86"/>
    <w:multiLevelType w:val="hybridMultilevel"/>
    <w:tmpl w:val="00BC6740"/>
    <w:lvl w:ilvl="0" w:tplc="8D184A0E">
      <w:start w:val="1"/>
      <w:numFmt w:val="bullet"/>
      <w:lvlText w:val=""/>
      <w:lvlJc w:val="left"/>
      <w:pPr>
        <w:ind w:left="720" w:hanging="360"/>
      </w:pPr>
      <w:rPr>
        <w:rFonts w:hint="default" w:ascii="Symbol" w:hAnsi="Symbol"/>
      </w:rPr>
    </w:lvl>
    <w:lvl w:ilvl="1" w:tplc="78C0CE82">
      <w:start w:val="1"/>
      <w:numFmt w:val="bullet"/>
      <w:lvlText w:val="o"/>
      <w:lvlJc w:val="left"/>
      <w:pPr>
        <w:ind w:left="1440" w:hanging="360"/>
      </w:pPr>
      <w:rPr>
        <w:rFonts w:hint="default" w:ascii="Courier New" w:hAnsi="Courier New"/>
      </w:rPr>
    </w:lvl>
    <w:lvl w:ilvl="2" w:tplc="FE52457A">
      <w:start w:val="1"/>
      <w:numFmt w:val="bullet"/>
      <w:lvlText w:val=""/>
      <w:lvlJc w:val="left"/>
      <w:pPr>
        <w:ind w:left="2160" w:hanging="360"/>
      </w:pPr>
      <w:rPr>
        <w:rFonts w:hint="default" w:ascii="Wingdings" w:hAnsi="Wingdings"/>
      </w:rPr>
    </w:lvl>
    <w:lvl w:ilvl="3" w:tplc="EE026C58">
      <w:start w:val="1"/>
      <w:numFmt w:val="bullet"/>
      <w:lvlText w:val=""/>
      <w:lvlJc w:val="left"/>
      <w:pPr>
        <w:ind w:left="2880" w:hanging="360"/>
      </w:pPr>
      <w:rPr>
        <w:rFonts w:hint="default" w:ascii="Symbol" w:hAnsi="Symbol"/>
      </w:rPr>
    </w:lvl>
    <w:lvl w:ilvl="4" w:tplc="F970E374">
      <w:start w:val="1"/>
      <w:numFmt w:val="bullet"/>
      <w:lvlText w:val="o"/>
      <w:lvlJc w:val="left"/>
      <w:pPr>
        <w:ind w:left="3600" w:hanging="360"/>
      </w:pPr>
      <w:rPr>
        <w:rFonts w:hint="default" w:ascii="Courier New" w:hAnsi="Courier New"/>
      </w:rPr>
    </w:lvl>
    <w:lvl w:ilvl="5" w:tplc="98F6975C">
      <w:start w:val="1"/>
      <w:numFmt w:val="bullet"/>
      <w:lvlText w:val=""/>
      <w:lvlJc w:val="left"/>
      <w:pPr>
        <w:ind w:left="4320" w:hanging="360"/>
      </w:pPr>
      <w:rPr>
        <w:rFonts w:hint="default" w:ascii="Wingdings" w:hAnsi="Wingdings"/>
      </w:rPr>
    </w:lvl>
    <w:lvl w:ilvl="6" w:tplc="2BE0B072">
      <w:start w:val="1"/>
      <w:numFmt w:val="bullet"/>
      <w:lvlText w:val=""/>
      <w:lvlJc w:val="left"/>
      <w:pPr>
        <w:ind w:left="5040" w:hanging="360"/>
      </w:pPr>
      <w:rPr>
        <w:rFonts w:hint="default" w:ascii="Symbol" w:hAnsi="Symbol"/>
      </w:rPr>
    </w:lvl>
    <w:lvl w:ilvl="7" w:tplc="9E1048AA">
      <w:start w:val="1"/>
      <w:numFmt w:val="bullet"/>
      <w:lvlText w:val="o"/>
      <w:lvlJc w:val="left"/>
      <w:pPr>
        <w:ind w:left="5760" w:hanging="360"/>
      </w:pPr>
      <w:rPr>
        <w:rFonts w:hint="default" w:ascii="Courier New" w:hAnsi="Courier New"/>
      </w:rPr>
    </w:lvl>
    <w:lvl w:ilvl="8" w:tplc="33409CB8">
      <w:start w:val="1"/>
      <w:numFmt w:val="bullet"/>
      <w:lvlText w:val=""/>
      <w:lvlJc w:val="left"/>
      <w:pPr>
        <w:ind w:left="6480" w:hanging="360"/>
      </w:pPr>
      <w:rPr>
        <w:rFonts w:hint="default" w:ascii="Wingdings" w:hAnsi="Wingdings"/>
      </w:rPr>
    </w:lvl>
  </w:abstractNum>
  <w:abstractNum w:abstractNumId="22" w15:restartNumberingAfterBreak="0">
    <w:nsid w:val="12315DB1"/>
    <w:multiLevelType w:val="hybridMultilevel"/>
    <w:tmpl w:val="388A8910"/>
    <w:lvl w:ilvl="0" w:tplc="8E04D1BE">
      <w:start w:val="3"/>
      <w:numFmt w:val="decimal"/>
      <w:lvlText w:val="%1."/>
      <w:lvlJc w:val="left"/>
      <w:pPr>
        <w:ind w:left="720" w:hanging="360"/>
      </w:pPr>
    </w:lvl>
    <w:lvl w:ilvl="1" w:tplc="DFDEF142">
      <w:start w:val="3"/>
      <w:numFmt w:val="lowerLetter"/>
      <w:lvlText w:val="%2."/>
      <w:lvlJc w:val="left"/>
      <w:pPr>
        <w:ind w:left="1440" w:hanging="360"/>
      </w:pPr>
    </w:lvl>
    <w:lvl w:ilvl="2" w:tplc="1CC2B7B4">
      <w:start w:val="3"/>
      <w:numFmt w:val="lowerRoman"/>
      <w:lvlText w:val="%3."/>
      <w:lvlJc w:val="left"/>
      <w:pPr>
        <w:ind w:left="2160" w:hanging="360"/>
      </w:pPr>
    </w:lvl>
    <w:lvl w:ilvl="3" w:tplc="2BCEE9CC">
      <w:start w:val="3"/>
      <w:numFmt w:val="decimal"/>
      <w:lvlText w:val="%4."/>
      <w:lvlJc w:val="left"/>
      <w:pPr>
        <w:ind w:left="2880" w:hanging="360"/>
      </w:pPr>
    </w:lvl>
    <w:lvl w:ilvl="4" w:tplc="C1BA8EB8">
      <w:start w:val="3"/>
      <w:numFmt w:val="lowerLetter"/>
      <w:lvlText w:val="%5."/>
      <w:lvlJc w:val="left"/>
      <w:pPr>
        <w:ind w:left="3600" w:hanging="360"/>
      </w:pPr>
    </w:lvl>
    <w:lvl w:ilvl="5" w:tplc="A02EAB76">
      <w:start w:val="3"/>
      <w:numFmt w:val="lowerRoman"/>
      <w:lvlText w:val="%6."/>
      <w:lvlJc w:val="left"/>
      <w:pPr>
        <w:ind w:left="4320" w:hanging="360"/>
      </w:pPr>
    </w:lvl>
    <w:lvl w:ilvl="6" w:tplc="81FE8EE0">
      <w:start w:val="3"/>
      <w:numFmt w:val="decimal"/>
      <w:lvlText w:val="%7."/>
      <w:lvlJc w:val="left"/>
      <w:pPr>
        <w:ind w:left="5040" w:hanging="360"/>
      </w:pPr>
    </w:lvl>
    <w:lvl w:ilvl="7" w:tplc="D38A125C">
      <w:start w:val="3"/>
      <w:numFmt w:val="lowerLetter"/>
      <w:lvlText w:val="%8."/>
      <w:lvlJc w:val="left"/>
      <w:pPr>
        <w:ind w:left="5760" w:hanging="360"/>
      </w:pPr>
    </w:lvl>
    <w:lvl w:ilvl="8" w:tplc="AC92F3C0">
      <w:start w:val="3"/>
      <w:numFmt w:val="lowerRoman"/>
      <w:lvlText w:val="%9."/>
      <w:lvlJc w:val="left"/>
      <w:pPr>
        <w:ind w:left="6480" w:hanging="360"/>
      </w:pPr>
    </w:lvl>
  </w:abstractNum>
  <w:abstractNum w:abstractNumId="23" w15:restartNumberingAfterBreak="0">
    <w:nsid w:val="13F088EA"/>
    <w:multiLevelType w:val="hybridMultilevel"/>
    <w:tmpl w:val="19ECF0D0"/>
    <w:lvl w:ilvl="0" w:tplc="E4B6D85E">
      <w:start w:val="1"/>
      <w:numFmt w:val="bullet"/>
      <w:lvlText w:val=""/>
      <w:lvlJc w:val="left"/>
      <w:pPr>
        <w:ind w:left="720" w:hanging="360"/>
      </w:pPr>
      <w:rPr>
        <w:rFonts w:hint="default" w:ascii="Symbol" w:hAnsi="Symbol"/>
      </w:rPr>
    </w:lvl>
    <w:lvl w:ilvl="1" w:tplc="0EAE73E6">
      <w:start w:val="1"/>
      <w:numFmt w:val="bullet"/>
      <w:lvlText w:val="o"/>
      <w:lvlJc w:val="left"/>
      <w:pPr>
        <w:ind w:left="1440" w:hanging="360"/>
      </w:pPr>
      <w:rPr>
        <w:rFonts w:hint="default" w:ascii="Courier New" w:hAnsi="Courier New"/>
      </w:rPr>
    </w:lvl>
    <w:lvl w:ilvl="2" w:tplc="DBA61C2E">
      <w:start w:val="1"/>
      <w:numFmt w:val="bullet"/>
      <w:lvlText w:val=""/>
      <w:lvlJc w:val="left"/>
      <w:pPr>
        <w:ind w:left="2160" w:hanging="360"/>
      </w:pPr>
      <w:rPr>
        <w:rFonts w:hint="default" w:ascii="Wingdings" w:hAnsi="Wingdings"/>
      </w:rPr>
    </w:lvl>
    <w:lvl w:ilvl="3" w:tplc="950800AA">
      <w:start w:val="1"/>
      <w:numFmt w:val="bullet"/>
      <w:lvlText w:val=""/>
      <w:lvlJc w:val="left"/>
      <w:pPr>
        <w:ind w:left="2880" w:hanging="360"/>
      </w:pPr>
      <w:rPr>
        <w:rFonts w:hint="default" w:ascii="Symbol" w:hAnsi="Symbol"/>
      </w:rPr>
    </w:lvl>
    <w:lvl w:ilvl="4" w:tplc="EB940DDC">
      <w:start w:val="1"/>
      <w:numFmt w:val="bullet"/>
      <w:lvlText w:val="o"/>
      <w:lvlJc w:val="left"/>
      <w:pPr>
        <w:ind w:left="3600" w:hanging="360"/>
      </w:pPr>
      <w:rPr>
        <w:rFonts w:hint="default" w:ascii="Courier New" w:hAnsi="Courier New"/>
      </w:rPr>
    </w:lvl>
    <w:lvl w:ilvl="5" w:tplc="1A3E1DCC">
      <w:start w:val="1"/>
      <w:numFmt w:val="bullet"/>
      <w:lvlText w:val=""/>
      <w:lvlJc w:val="left"/>
      <w:pPr>
        <w:ind w:left="4320" w:hanging="360"/>
      </w:pPr>
      <w:rPr>
        <w:rFonts w:hint="default" w:ascii="Wingdings" w:hAnsi="Wingdings"/>
      </w:rPr>
    </w:lvl>
    <w:lvl w:ilvl="6" w:tplc="9F2E0E6E">
      <w:start w:val="1"/>
      <w:numFmt w:val="bullet"/>
      <w:lvlText w:val=""/>
      <w:lvlJc w:val="left"/>
      <w:pPr>
        <w:ind w:left="5040" w:hanging="360"/>
      </w:pPr>
      <w:rPr>
        <w:rFonts w:hint="default" w:ascii="Symbol" w:hAnsi="Symbol"/>
      </w:rPr>
    </w:lvl>
    <w:lvl w:ilvl="7" w:tplc="0830836E">
      <w:start w:val="1"/>
      <w:numFmt w:val="bullet"/>
      <w:lvlText w:val="o"/>
      <w:lvlJc w:val="left"/>
      <w:pPr>
        <w:ind w:left="5760" w:hanging="360"/>
      </w:pPr>
      <w:rPr>
        <w:rFonts w:hint="default" w:ascii="Courier New" w:hAnsi="Courier New"/>
      </w:rPr>
    </w:lvl>
    <w:lvl w:ilvl="8" w:tplc="93EE93B8">
      <w:start w:val="1"/>
      <w:numFmt w:val="bullet"/>
      <w:lvlText w:val=""/>
      <w:lvlJc w:val="left"/>
      <w:pPr>
        <w:ind w:left="6480" w:hanging="360"/>
      </w:pPr>
      <w:rPr>
        <w:rFonts w:hint="default" w:ascii="Wingdings" w:hAnsi="Wingdings"/>
      </w:rPr>
    </w:lvl>
  </w:abstractNum>
  <w:abstractNum w:abstractNumId="24" w15:restartNumberingAfterBreak="0">
    <w:nsid w:val="148A0E6E"/>
    <w:multiLevelType w:val="hybridMultilevel"/>
    <w:tmpl w:val="4DDA34FA"/>
    <w:lvl w:ilvl="0" w:tplc="E0EA0212">
      <w:start w:val="1"/>
      <w:numFmt w:val="bullet"/>
      <w:lvlText w:val=""/>
      <w:lvlJc w:val="left"/>
      <w:pPr>
        <w:ind w:left="720" w:hanging="360"/>
      </w:pPr>
      <w:rPr>
        <w:rFonts w:hint="default" w:ascii="Symbol" w:hAnsi="Symbol"/>
      </w:rPr>
    </w:lvl>
    <w:lvl w:ilvl="1" w:tplc="DA4C3318">
      <w:start w:val="1"/>
      <w:numFmt w:val="bullet"/>
      <w:lvlText w:val="o"/>
      <w:lvlJc w:val="left"/>
      <w:pPr>
        <w:ind w:left="1440" w:hanging="360"/>
      </w:pPr>
      <w:rPr>
        <w:rFonts w:hint="default" w:ascii="Courier New" w:hAnsi="Courier New"/>
      </w:rPr>
    </w:lvl>
    <w:lvl w:ilvl="2" w:tplc="7FBE44B8">
      <w:start w:val="1"/>
      <w:numFmt w:val="bullet"/>
      <w:lvlText w:val=""/>
      <w:lvlJc w:val="left"/>
      <w:pPr>
        <w:ind w:left="2160" w:hanging="360"/>
      </w:pPr>
      <w:rPr>
        <w:rFonts w:hint="default" w:ascii="Wingdings" w:hAnsi="Wingdings"/>
      </w:rPr>
    </w:lvl>
    <w:lvl w:ilvl="3" w:tplc="D0E0B390">
      <w:start w:val="1"/>
      <w:numFmt w:val="bullet"/>
      <w:lvlText w:val=""/>
      <w:lvlJc w:val="left"/>
      <w:pPr>
        <w:ind w:left="2880" w:hanging="360"/>
      </w:pPr>
      <w:rPr>
        <w:rFonts w:hint="default" w:ascii="Symbol" w:hAnsi="Symbol"/>
      </w:rPr>
    </w:lvl>
    <w:lvl w:ilvl="4" w:tplc="51CEAB94">
      <w:start w:val="1"/>
      <w:numFmt w:val="bullet"/>
      <w:lvlText w:val="o"/>
      <w:lvlJc w:val="left"/>
      <w:pPr>
        <w:ind w:left="3600" w:hanging="360"/>
      </w:pPr>
      <w:rPr>
        <w:rFonts w:hint="default" w:ascii="Courier New" w:hAnsi="Courier New"/>
      </w:rPr>
    </w:lvl>
    <w:lvl w:ilvl="5" w:tplc="C95EB892">
      <w:start w:val="1"/>
      <w:numFmt w:val="bullet"/>
      <w:lvlText w:val=""/>
      <w:lvlJc w:val="left"/>
      <w:pPr>
        <w:ind w:left="4320" w:hanging="360"/>
      </w:pPr>
      <w:rPr>
        <w:rFonts w:hint="default" w:ascii="Wingdings" w:hAnsi="Wingdings"/>
      </w:rPr>
    </w:lvl>
    <w:lvl w:ilvl="6" w:tplc="34B67DBC">
      <w:start w:val="1"/>
      <w:numFmt w:val="bullet"/>
      <w:lvlText w:val=""/>
      <w:lvlJc w:val="left"/>
      <w:pPr>
        <w:ind w:left="5040" w:hanging="360"/>
      </w:pPr>
      <w:rPr>
        <w:rFonts w:hint="default" w:ascii="Symbol" w:hAnsi="Symbol"/>
      </w:rPr>
    </w:lvl>
    <w:lvl w:ilvl="7" w:tplc="01E8A05C">
      <w:start w:val="1"/>
      <w:numFmt w:val="bullet"/>
      <w:lvlText w:val="o"/>
      <w:lvlJc w:val="left"/>
      <w:pPr>
        <w:ind w:left="5760" w:hanging="360"/>
      </w:pPr>
      <w:rPr>
        <w:rFonts w:hint="default" w:ascii="Courier New" w:hAnsi="Courier New"/>
      </w:rPr>
    </w:lvl>
    <w:lvl w:ilvl="8" w:tplc="7BB8CF84">
      <w:start w:val="1"/>
      <w:numFmt w:val="bullet"/>
      <w:lvlText w:val=""/>
      <w:lvlJc w:val="left"/>
      <w:pPr>
        <w:ind w:left="6480" w:hanging="360"/>
      </w:pPr>
      <w:rPr>
        <w:rFonts w:hint="default" w:ascii="Wingdings" w:hAnsi="Wingdings"/>
      </w:rPr>
    </w:lvl>
  </w:abstractNum>
  <w:abstractNum w:abstractNumId="25" w15:restartNumberingAfterBreak="0">
    <w:nsid w:val="15E41E3F"/>
    <w:multiLevelType w:val="hybridMultilevel"/>
    <w:tmpl w:val="D42ACF8E"/>
    <w:lvl w:ilvl="0" w:tplc="011CC748">
      <w:start w:val="9"/>
      <w:numFmt w:val="upperRoman"/>
      <w:lvlText w:val="%1."/>
      <w:lvlJc w:val="right"/>
      <w:pPr>
        <w:ind w:left="720" w:hanging="360"/>
      </w:pPr>
    </w:lvl>
    <w:lvl w:ilvl="1" w:tplc="8862B9A2">
      <w:start w:val="1"/>
      <w:numFmt w:val="lowerLetter"/>
      <w:lvlText w:val="%2."/>
      <w:lvlJc w:val="left"/>
      <w:pPr>
        <w:ind w:left="1440" w:hanging="360"/>
      </w:pPr>
    </w:lvl>
    <w:lvl w:ilvl="2" w:tplc="1EAE75A2">
      <w:start w:val="1"/>
      <w:numFmt w:val="lowerRoman"/>
      <w:lvlText w:val="%3."/>
      <w:lvlJc w:val="right"/>
      <w:pPr>
        <w:ind w:left="2160" w:hanging="180"/>
      </w:pPr>
    </w:lvl>
    <w:lvl w:ilvl="3" w:tplc="3F7A8DEA">
      <w:start w:val="1"/>
      <w:numFmt w:val="decimal"/>
      <w:lvlText w:val="%4."/>
      <w:lvlJc w:val="left"/>
      <w:pPr>
        <w:ind w:left="2880" w:hanging="360"/>
      </w:pPr>
    </w:lvl>
    <w:lvl w:ilvl="4" w:tplc="C828422E">
      <w:start w:val="1"/>
      <w:numFmt w:val="lowerLetter"/>
      <w:lvlText w:val="%5."/>
      <w:lvlJc w:val="left"/>
      <w:pPr>
        <w:ind w:left="3600" w:hanging="360"/>
      </w:pPr>
    </w:lvl>
    <w:lvl w:ilvl="5" w:tplc="70D878C4">
      <w:start w:val="1"/>
      <w:numFmt w:val="lowerRoman"/>
      <w:lvlText w:val="%6."/>
      <w:lvlJc w:val="right"/>
      <w:pPr>
        <w:ind w:left="4320" w:hanging="180"/>
      </w:pPr>
    </w:lvl>
    <w:lvl w:ilvl="6" w:tplc="773E047E">
      <w:start w:val="1"/>
      <w:numFmt w:val="decimal"/>
      <w:lvlText w:val="%7."/>
      <w:lvlJc w:val="left"/>
      <w:pPr>
        <w:ind w:left="5040" w:hanging="360"/>
      </w:pPr>
    </w:lvl>
    <w:lvl w:ilvl="7" w:tplc="BE0A1BB4">
      <w:start w:val="1"/>
      <w:numFmt w:val="lowerLetter"/>
      <w:lvlText w:val="%8."/>
      <w:lvlJc w:val="left"/>
      <w:pPr>
        <w:ind w:left="5760" w:hanging="360"/>
      </w:pPr>
    </w:lvl>
    <w:lvl w:ilvl="8" w:tplc="51F6AC78">
      <w:start w:val="1"/>
      <w:numFmt w:val="lowerRoman"/>
      <w:lvlText w:val="%9."/>
      <w:lvlJc w:val="right"/>
      <w:pPr>
        <w:ind w:left="6480" w:hanging="180"/>
      </w:pPr>
    </w:lvl>
  </w:abstractNum>
  <w:abstractNum w:abstractNumId="26" w15:restartNumberingAfterBreak="0">
    <w:nsid w:val="168ACA48"/>
    <w:multiLevelType w:val="hybridMultilevel"/>
    <w:tmpl w:val="9A9A7E24"/>
    <w:lvl w:ilvl="0" w:tplc="A400FEFA">
      <w:start w:val="1"/>
      <w:numFmt w:val="decimal"/>
      <w:lvlText w:val="%1."/>
      <w:lvlJc w:val="left"/>
      <w:pPr>
        <w:ind w:left="720" w:hanging="360"/>
      </w:pPr>
    </w:lvl>
    <w:lvl w:ilvl="1" w:tplc="481CAFBC">
      <w:start w:val="1"/>
      <w:numFmt w:val="lowerLetter"/>
      <w:lvlText w:val="%2."/>
      <w:lvlJc w:val="left"/>
      <w:pPr>
        <w:ind w:left="1440" w:hanging="360"/>
      </w:pPr>
    </w:lvl>
    <w:lvl w:ilvl="2" w:tplc="6A8C1DEE">
      <w:start w:val="1"/>
      <w:numFmt w:val="lowerRoman"/>
      <w:lvlText w:val="%3."/>
      <w:lvlJc w:val="left"/>
      <w:pPr>
        <w:ind w:left="2160" w:hanging="360"/>
      </w:pPr>
    </w:lvl>
    <w:lvl w:ilvl="3" w:tplc="925A1284">
      <w:start w:val="1"/>
      <w:numFmt w:val="decimal"/>
      <w:lvlText w:val="%4."/>
      <w:lvlJc w:val="left"/>
      <w:pPr>
        <w:ind w:left="2880" w:hanging="360"/>
      </w:pPr>
    </w:lvl>
    <w:lvl w:ilvl="4" w:tplc="B8FE891C">
      <w:start w:val="1"/>
      <w:numFmt w:val="lowerLetter"/>
      <w:lvlText w:val="%5."/>
      <w:lvlJc w:val="left"/>
      <w:pPr>
        <w:ind w:left="3600" w:hanging="360"/>
      </w:pPr>
    </w:lvl>
    <w:lvl w:ilvl="5" w:tplc="63229A14">
      <w:start w:val="1"/>
      <w:numFmt w:val="lowerRoman"/>
      <w:lvlText w:val="%6."/>
      <w:lvlJc w:val="left"/>
      <w:pPr>
        <w:ind w:left="4320" w:hanging="360"/>
      </w:pPr>
    </w:lvl>
    <w:lvl w:ilvl="6" w:tplc="9FFE4FCC">
      <w:start w:val="1"/>
      <w:numFmt w:val="decimal"/>
      <w:lvlText w:val="%7."/>
      <w:lvlJc w:val="left"/>
      <w:pPr>
        <w:ind w:left="5040" w:hanging="360"/>
      </w:pPr>
    </w:lvl>
    <w:lvl w:ilvl="7" w:tplc="DDDCC56A">
      <w:start w:val="1"/>
      <w:numFmt w:val="lowerLetter"/>
      <w:lvlText w:val="%8."/>
      <w:lvlJc w:val="left"/>
      <w:pPr>
        <w:ind w:left="5760" w:hanging="360"/>
      </w:pPr>
    </w:lvl>
    <w:lvl w:ilvl="8" w:tplc="FC921EA4">
      <w:start w:val="1"/>
      <w:numFmt w:val="lowerRoman"/>
      <w:lvlText w:val="%9."/>
      <w:lvlJc w:val="left"/>
      <w:pPr>
        <w:ind w:left="6480" w:hanging="360"/>
      </w:pPr>
    </w:lvl>
  </w:abstractNum>
  <w:abstractNum w:abstractNumId="27" w15:restartNumberingAfterBreak="0">
    <w:nsid w:val="170F611D"/>
    <w:multiLevelType w:val="hybridMultilevel"/>
    <w:tmpl w:val="F9F0FE98"/>
    <w:lvl w:ilvl="0" w:tplc="BB0A1A84">
      <w:start w:val="1"/>
      <w:numFmt w:val="bullet"/>
      <w:lvlText w:val="·"/>
      <w:lvlJc w:val="left"/>
      <w:pPr>
        <w:ind w:left="720" w:hanging="360"/>
      </w:pPr>
      <w:rPr>
        <w:rFonts w:hint="default" w:ascii="Symbol" w:hAnsi="Symbol"/>
      </w:rPr>
    </w:lvl>
    <w:lvl w:ilvl="1" w:tplc="9B1E4082">
      <w:start w:val="1"/>
      <w:numFmt w:val="bullet"/>
      <w:lvlText w:val="o"/>
      <w:lvlJc w:val="left"/>
      <w:pPr>
        <w:ind w:left="1440" w:hanging="360"/>
      </w:pPr>
      <w:rPr>
        <w:rFonts w:hint="default" w:ascii="Courier New" w:hAnsi="Courier New"/>
      </w:rPr>
    </w:lvl>
    <w:lvl w:ilvl="2" w:tplc="131EEA2A">
      <w:start w:val="1"/>
      <w:numFmt w:val="bullet"/>
      <w:lvlText w:val=""/>
      <w:lvlJc w:val="left"/>
      <w:pPr>
        <w:ind w:left="2160" w:hanging="360"/>
      </w:pPr>
      <w:rPr>
        <w:rFonts w:hint="default" w:ascii="Wingdings" w:hAnsi="Wingdings"/>
      </w:rPr>
    </w:lvl>
    <w:lvl w:ilvl="3" w:tplc="FA3EA76A">
      <w:start w:val="1"/>
      <w:numFmt w:val="bullet"/>
      <w:lvlText w:val=""/>
      <w:lvlJc w:val="left"/>
      <w:pPr>
        <w:ind w:left="2880" w:hanging="360"/>
      </w:pPr>
      <w:rPr>
        <w:rFonts w:hint="default" w:ascii="Symbol" w:hAnsi="Symbol"/>
      </w:rPr>
    </w:lvl>
    <w:lvl w:ilvl="4" w:tplc="3F1806D4">
      <w:start w:val="1"/>
      <w:numFmt w:val="bullet"/>
      <w:lvlText w:val="o"/>
      <w:lvlJc w:val="left"/>
      <w:pPr>
        <w:ind w:left="3600" w:hanging="360"/>
      </w:pPr>
      <w:rPr>
        <w:rFonts w:hint="default" w:ascii="Courier New" w:hAnsi="Courier New"/>
      </w:rPr>
    </w:lvl>
    <w:lvl w:ilvl="5" w:tplc="58923E58">
      <w:start w:val="1"/>
      <w:numFmt w:val="bullet"/>
      <w:lvlText w:val=""/>
      <w:lvlJc w:val="left"/>
      <w:pPr>
        <w:ind w:left="4320" w:hanging="360"/>
      </w:pPr>
      <w:rPr>
        <w:rFonts w:hint="default" w:ascii="Wingdings" w:hAnsi="Wingdings"/>
      </w:rPr>
    </w:lvl>
    <w:lvl w:ilvl="6" w:tplc="1A8494D2">
      <w:start w:val="1"/>
      <w:numFmt w:val="bullet"/>
      <w:lvlText w:val=""/>
      <w:lvlJc w:val="left"/>
      <w:pPr>
        <w:ind w:left="5040" w:hanging="360"/>
      </w:pPr>
      <w:rPr>
        <w:rFonts w:hint="default" w:ascii="Symbol" w:hAnsi="Symbol"/>
      </w:rPr>
    </w:lvl>
    <w:lvl w:ilvl="7" w:tplc="D1CAB9A2">
      <w:start w:val="1"/>
      <w:numFmt w:val="bullet"/>
      <w:lvlText w:val="o"/>
      <w:lvlJc w:val="left"/>
      <w:pPr>
        <w:ind w:left="5760" w:hanging="360"/>
      </w:pPr>
      <w:rPr>
        <w:rFonts w:hint="default" w:ascii="Courier New" w:hAnsi="Courier New"/>
      </w:rPr>
    </w:lvl>
    <w:lvl w:ilvl="8" w:tplc="F7A61EA2">
      <w:start w:val="1"/>
      <w:numFmt w:val="bullet"/>
      <w:lvlText w:val=""/>
      <w:lvlJc w:val="left"/>
      <w:pPr>
        <w:ind w:left="6480" w:hanging="360"/>
      </w:pPr>
      <w:rPr>
        <w:rFonts w:hint="default" w:ascii="Wingdings" w:hAnsi="Wingdings"/>
      </w:rPr>
    </w:lvl>
  </w:abstractNum>
  <w:abstractNum w:abstractNumId="28" w15:restartNumberingAfterBreak="0">
    <w:nsid w:val="1B496752"/>
    <w:multiLevelType w:val="hybridMultilevel"/>
    <w:tmpl w:val="A8126808"/>
    <w:lvl w:ilvl="0" w:tplc="8BFA7B04">
      <w:start w:val="1"/>
      <w:numFmt w:val="bullet"/>
      <w:lvlText w:val=""/>
      <w:lvlJc w:val="left"/>
      <w:pPr>
        <w:ind w:left="1440" w:hanging="360"/>
      </w:pPr>
      <w:rPr>
        <w:rFonts w:hint="default" w:ascii="Symbol" w:hAnsi="Symbol"/>
      </w:rPr>
    </w:lvl>
    <w:lvl w:ilvl="1" w:tplc="AC20EFBA">
      <w:start w:val="1"/>
      <w:numFmt w:val="bullet"/>
      <w:lvlText w:val="o"/>
      <w:lvlJc w:val="left"/>
      <w:pPr>
        <w:ind w:left="2160" w:hanging="360"/>
      </w:pPr>
      <w:rPr>
        <w:rFonts w:hint="default" w:ascii="Courier New" w:hAnsi="Courier New"/>
      </w:rPr>
    </w:lvl>
    <w:lvl w:ilvl="2" w:tplc="4DC05400">
      <w:start w:val="1"/>
      <w:numFmt w:val="bullet"/>
      <w:lvlText w:val=""/>
      <w:lvlJc w:val="left"/>
      <w:pPr>
        <w:ind w:left="2880" w:hanging="360"/>
      </w:pPr>
      <w:rPr>
        <w:rFonts w:hint="default" w:ascii="Wingdings" w:hAnsi="Wingdings"/>
      </w:rPr>
    </w:lvl>
    <w:lvl w:ilvl="3" w:tplc="1D78F2BC">
      <w:start w:val="1"/>
      <w:numFmt w:val="bullet"/>
      <w:lvlText w:val=""/>
      <w:lvlJc w:val="left"/>
      <w:pPr>
        <w:ind w:left="3600" w:hanging="360"/>
      </w:pPr>
      <w:rPr>
        <w:rFonts w:hint="default" w:ascii="Symbol" w:hAnsi="Symbol"/>
      </w:rPr>
    </w:lvl>
    <w:lvl w:ilvl="4" w:tplc="AF92E8DA">
      <w:start w:val="1"/>
      <w:numFmt w:val="bullet"/>
      <w:lvlText w:val="o"/>
      <w:lvlJc w:val="left"/>
      <w:pPr>
        <w:ind w:left="4320" w:hanging="360"/>
      </w:pPr>
      <w:rPr>
        <w:rFonts w:hint="default" w:ascii="Courier New" w:hAnsi="Courier New"/>
      </w:rPr>
    </w:lvl>
    <w:lvl w:ilvl="5" w:tplc="7952AE4A">
      <w:start w:val="1"/>
      <w:numFmt w:val="bullet"/>
      <w:lvlText w:val=""/>
      <w:lvlJc w:val="left"/>
      <w:pPr>
        <w:ind w:left="5040" w:hanging="360"/>
      </w:pPr>
      <w:rPr>
        <w:rFonts w:hint="default" w:ascii="Wingdings" w:hAnsi="Wingdings"/>
      </w:rPr>
    </w:lvl>
    <w:lvl w:ilvl="6" w:tplc="D59E86F6">
      <w:start w:val="1"/>
      <w:numFmt w:val="bullet"/>
      <w:lvlText w:val=""/>
      <w:lvlJc w:val="left"/>
      <w:pPr>
        <w:ind w:left="5760" w:hanging="360"/>
      </w:pPr>
      <w:rPr>
        <w:rFonts w:hint="default" w:ascii="Symbol" w:hAnsi="Symbol"/>
      </w:rPr>
    </w:lvl>
    <w:lvl w:ilvl="7" w:tplc="05C4A27E">
      <w:start w:val="1"/>
      <w:numFmt w:val="bullet"/>
      <w:lvlText w:val="o"/>
      <w:lvlJc w:val="left"/>
      <w:pPr>
        <w:ind w:left="6480" w:hanging="360"/>
      </w:pPr>
      <w:rPr>
        <w:rFonts w:hint="default" w:ascii="Courier New" w:hAnsi="Courier New"/>
      </w:rPr>
    </w:lvl>
    <w:lvl w:ilvl="8" w:tplc="33AE1864">
      <w:start w:val="1"/>
      <w:numFmt w:val="bullet"/>
      <w:lvlText w:val=""/>
      <w:lvlJc w:val="left"/>
      <w:pPr>
        <w:ind w:left="7200" w:hanging="360"/>
      </w:pPr>
      <w:rPr>
        <w:rFonts w:hint="default" w:ascii="Wingdings" w:hAnsi="Wingdings"/>
      </w:rPr>
    </w:lvl>
  </w:abstractNum>
  <w:abstractNum w:abstractNumId="29" w15:restartNumberingAfterBreak="0">
    <w:nsid w:val="1C5E1D07"/>
    <w:multiLevelType w:val="hybridMultilevel"/>
    <w:tmpl w:val="192C3446"/>
    <w:lvl w:ilvl="0" w:tplc="B91E2872">
      <w:start w:val="1"/>
      <w:numFmt w:val="bullet"/>
      <w:lvlText w:val="·"/>
      <w:lvlJc w:val="left"/>
      <w:pPr>
        <w:ind w:left="720" w:hanging="360"/>
      </w:pPr>
      <w:rPr>
        <w:rFonts w:hint="default" w:ascii="Symbol" w:hAnsi="Symbol"/>
      </w:rPr>
    </w:lvl>
    <w:lvl w:ilvl="1" w:tplc="E8EE9BAC">
      <w:start w:val="1"/>
      <w:numFmt w:val="bullet"/>
      <w:lvlText w:val="o"/>
      <w:lvlJc w:val="left"/>
      <w:pPr>
        <w:ind w:left="1440" w:hanging="360"/>
      </w:pPr>
      <w:rPr>
        <w:rFonts w:hint="default" w:ascii="Courier New" w:hAnsi="Courier New"/>
      </w:rPr>
    </w:lvl>
    <w:lvl w:ilvl="2" w:tplc="9418EC58">
      <w:start w:val="1"/>
      <w:numFmt w:val="bullet"/>
      <w:lvlText w:val=""/>
      <w:lvlJc w:val="left"/>
      <w:pPr>
        <w:ind w:left="2160" w:hanging="360"/>
      </w:pPr>
      <w:rPr>
        <w:rFonts w:hint="default" w:ascii="Wingdings" w:hAnsi="Wingdings"/>
      </w:rPr>
    </w:lvl>
    <w:lvl w:ilvl="3" w:tplc="7940F018">
      <w:start w:val="1"/>
      <w:numFmt w:val="bullet"/>
      <w:lvlText w:val=""/>
      <w:lvlJc w:val="left"/>
      <w:pPr>
        <w:ind w:left="2880" w:hanging="360"/>
      </w:pPr>
      <w:rPr>
        <w:rFonts w:hint="default" w:ascii="Symbol" w:hAnsi="Symbol"/>
      </w:rPr>
    </w:lvl>
    <w:lvl w:ilvl="4" w:tplc="6E3C826C">
      <w:start w:val="1"/>
      <w:numFmt w:val="bullet"/>
      <w:lvlText w:val="o"/>
      <w:lvlJc w:val="left"/>
      <w:pPr>
        <w:ind w:left="3600" w:hanging="360"/>
      </w:pPr>
      <w:rPr>
        <w:rFonts w:hint="default" w:ascii="Courier New" w:hAnsi="Courier New"/>
      </w:rPr>
    </w:lvl>
    <w:lvl w:ilvl="5" w:tplc="CB9EE4C2">
      <w:start w:val="1"/>
      <w:numFmt w:val="bullet"/>
      <w:lvlText w:val=""/>
      <w:lvlJc w:val="left"/>
      <w:pPr>
        <w:ind w:left="4320" w:hanging="360"/>
      </w:pPr>
      <w:rPr>
        <w:rFonts w:hint="default" w:ascii="Wingdings" w:hAnsi="Wingdings"/>
      </w:rPr>
    </w:lvl>
    <w:lvl w:ilvl="6" w:tplc="80C0EA8E">
      <w:start w:val="1"/>
      <w:numFmt w:val="bullet"/>
      <w:lvlText w:val=""/>
      <w:lvlJc w:val="left"/>
      <w:pPr>
        <w:ind w:left="5040" w:hanging="360"/>
      </w:pPr>
      <w:rPr>
        <w:rFonts w:hint="default" w:ascii="Symbol" w:hAnsi="Symbol"/>
      </w:rPr>
    </w:lvl>
    <w:lvl w:ilvl="7" w:tplc="E24E5046">
      <w:start w:val="1"/>
      <w:numFmt w:val="bullet"/>
      <w:lvlText w:val="o"/>
      <w:lvlJc w:val="left"/>
      <w:pPr>
        <w:ind w:left="5760" w:hanging="360"/>
      </w:pPr>
      <w:rPr>
        <w:rFonts w:hint="default" w:ascii="Courier New" w:hAnsi="Courier New"/>
      </w:rPr>
    </w:lvl>
    <w:lvl w:ilvl="8" w:tplc="1FDCC4A4">
      <w:start w:val="1"/>
      <w:numFmt w:val="bullet"/>
      <w:lvlText w:val=""/>
      <w:lvlJc w:val="left"/>
      <w:pPr>
        <w:ind w:left="6480" w:hanging="360"/>
      </w:pPr>
      <w:rPr>
        <w:rFonts w:hint="default" w:ascii="Wingdings" w:hAnsi="Wingdings"/>
      </w:rPr>
    </w:lvl>
  </w:abstractNum>
  <w:abstractNum w:abstractNumId="30" w15:restartNumberingAfterBreak="0">
    <w:nsid w:val="1D0B9487"/>
    <w:multiLevelType w:val="hybridMultilevel"/>
    <w:tmpl w:val="D1DA1154"/>
    <w:lvl w:ilvl="0" w:tplc="07602E9A">
      <w:start w:val="1"/>
      <w:numFmt w:val="bullet"/>
      <w:lvlText w:val="·"/>
      <w:lvlJc w:val="left"/>
      <w:pPr>
        <w:ind w:left="720" w:hanging="360"/>
      </w:pPr>
      <w:rPr>
        <w:rFonts w:hint="default" w:ascii="Symbol" w:hAnsi="Symbol"/>
      </w:rPr>
    </w:lvl>
    <w:lvl w:ilvl="1" w:tplc="44CA4966">
      <w:start w:val="1"/>
      <w:numFmt w:val="bullet"/>
      <w:lvlText w:val="o"/>
      <w:lvlJc w:val="left"/>
      <w:pPr>
        <w:ind w:left="1440" w:hanging="360"/>
      </w:pPr>
      <w:rPr>
        <w:rFonts w:hint="default" w:ascii="Courier New" w:hAnsi="Courier New"/>
      </w:rPr>
    </w:lvl>
    <w:lvl w:ilvl="2" w:tplc="3D788694">
      <w:start w:val="1"/>
      <w:numFmt w:val="bullet"/>
      <w:lvlText w:val=""/>
      <w:lvlJc w:val="left"/>
      <w:pPr>
        <w:ind w:left="2160" w:hanging="360"/>
      </w:pPr>
      <w:rPr>
        <w:rFonts w:hint="default" w:ascii="Wingdings" w:hAnsi="Wingdings"/>
      </w:rPr>
    </w:lvl>
    <w:lvl w:ilvl="3" w:tplc="6FC41EC2">
      <w:start w:val="1"/>
      <w:numFmt w:val="bullet"/>
      <w:lvlText w:val=""/>
      <w:lvlJc w:val="left"/>
      <w:pPr>
        <w:ind w:left="2880" w:hanging="360"/>
      </w:pPr>
      <w:rPr>
        <w:rFonts w:hint="default" w:ascii="Symbol" w:hAnsi="Symbol"/>
      </w:rPr>
    </w:lvl>
    <w:lvl w:ilvl="4" w:tplc="73A27D42">
      <w:start w:val="1"/>
      <w:numFmt w:val="bullet"/>
      <w:lvlText w:val="o"/>
      <w:lvlJc w:val="left"/>
      <w:pPr>
        <w:ind w:left="3600" w:hanging="360"/>
      </w:pPr>
      <w:rPr>
        <w:rFonts w:hint="default" w:ascii="Courier New" w:hAnsi="Courier New"/>
      </w:rPr>
    </w:lvl>
    <w:lvl w:ilvl="5" w:tplc="E30E0B78">
      <w:start w:val="1"/>
      <w:numFmt w:val="bullet"/>
      <w:lvlText w:val=""/>
      <w:lvlJc w:val="left"/>
      <w:pPr>
        <w:ind w:left="4320" w:hanging="360"/>
      </w:pPr>
      <w:rPr>
        <w:rFonts w:hint="default" w:ascii="Wingdings" w:hAnsi="Wingdings"/>
      </w:rPr>
    </w:lvl>
    <w:lvl w:ilvl="6" w:tplc="79B6CEB8">
      <w:start w:val="1"/>
      <w:numFmt w:val="bullet"/>
      <w:lvlText w:val=""/>
      <w:lvlJc w:val="left"/>
      <w:pPr>
        <w:ind w:left="5040" w:hanging="360"/>
      </w:pPr>
      <w:rPr>
        <w:rFonts w:hint="default" w:ascii="Symbol" w:hAnsi="Symbol"/>
      </w:rPr>
    </w:lvl>
    <w:lvl w:ilvl="7" w:tplc="E0B40624">
      <w:start w:val="1"/>
      <w:numFmt w:val="bullet"/>
      <w:lvlText w:val="o"/>
      <w:lvlJc w:val="left"/>
      <w:pPr>
        <w:ind w:left="5760" w:hanging="360"/>
      </w:pPr>
      <w:rPr>
        <w:rFonts w:hint="default" w:ascii="Courier New" w:hAnsi="Courier New"/>
      </w:rPr>
    </w:lvl>
    <w:lvl w:ilvl="8" w:tplc="EEDCECD8">
      <w:start w:val="1"/>
      <w:numFmt w:val="bullet"/>
      <w:lvlText w:val=""/>
      <w:lvlJc w:val="left"/>
      <w:pPr>
        <w:ind w:left="6480" w:hanging="360"/>
      </w:pPr>
      <w:rPr>
        <w:rFonts w:hint="default" w:ascii="Wingdings" w:hAnsi="Wingdings"/>
      </w:rPr>
    </w:lvl>
  </w:abstractNum>
  <w:abstractNum w:abstractNumId="31" w15:restartNumberingAfterBreak="0">
    <w:nsid w:val="1E3EA695"/>
    <w:multiLevelType w:val="hybridMultilevel"/>
    <w:tmpl w:val="893674D4"/>
    <w:lvl w:ilvl="0" w:tplc="85022232">
      <w:start w:val="1"/>
      <w:numFmt w:val="decimal"/>
      <w:lvlText w:val="%1."/>
      <w:lvlJc w:val="left"/>
      <w:pPr>
        <w:ind w:left="720" w:hanging="360"/>
      </w:pPr>
    </w:lvl>
    <w:lvl w:ilvl="1" w:tplc="4B2C6F90">
      <w:start w:val="1"/>
      <w:numFmt w:val="lowerLetter"/>
      <w:lvlText w:val="%2."/>
      <w:lvlJc w:val="left"/>
      <w:pPr>
        <w:ind w:left="1440" w:hanging="360"/>
      </w:pPr>
    </w:lvl>
    <w:lvl w:ilvl="2" w:tplc="50483A44">
      <w:start w:val="1"/>
      <w:numFmt w:val="lowerRoman"/>
      <w:lvlText w:val="%3."/>
      <w:lvlJc w:val="right"/>
      <w:pPr>
        <w:ind w:left="2160" w:hanging="180"/>
      </w:pPr>
    </w:lvl>
    <w:lvl w:ilvl="3" w:tplc="A5DC65CA">
      <w:start w:val="1"/>
      <w:numFmt w:val="decimal"/>
      <w:lvlText w:val="%4."/>
      <w:lvlJc w:val="left"/>
      <w:pPr>
        <w:ind w:left="2880" w:hanging="360"/>
      </w:pPr>
    </w:lvl>
    <w:lvl w:ilvl="4" w:tplc="6C3A6566">
      <w:start w:val="1"/>
      <w:numFmt w:val="lowerLetter"/>
      <w:lvlText w:val="%5."/>
      <w:lvlJc w:val="left"/>
      <w:pPr>
        <w:ind w:left="3600" w:hanging="360"/>
      </w:pPr>
    </w:lvl>
    <w:lvl w:ilvl="5" w:tplc="84B6B8F8">
      <w:start w:val="1"/>
      <w:numFmt w:val="lowerRoman"/>
      <w:lvlText w:val="%6."/>
      <w:lvlJc w:val="right"/>
      <w:pPr>
        <w:ind w:left="4320" w:hanging="180"/>
      </w:pPr>
    </w:lvl>
    <w:lvl w:ilvl="6" w:tplc="B712D9CC">
      <w:start w:val="1"/>
      <w:numFmt w:val="decimal"/>
      <w:lvlText w:val="%7."/>
      <w:lvlJc w:val="left"/>
      <w:pPr>
        <w:ind w:left="5040" w:hanging="360"/>
      </w:pPr>
    </w:lvl>
    <w:lvl w:ilvl="7" w:tplc="1D024808">
      <w:start w:val="1"/>
      <w:numFmt w:val="lowerLetter"/>
      <w:lvlText w:val="%8."/>
      <w:lvlJc w:val="left"/>
      <w:pPr>
        <w:ind w:left="5760" w:hanging="360"/>
      </w:pPr>
    </w:lvl>
    <w:lvl w:ilvl="8" w:tplc="E1C28DDA">
      <w:start w:val="1"/>
      <w:numFmt w:val="lowerRoman"/>
      <w:lvlText w:val="%9."/>
      <w:lvlJc w:val="right"/>
      <w:pPr>
        <w:ind w:left="6480" w:hanging="180"/>
      </w:pPr>
    </w:lvl>
  </w:abstractNum>
  <w:abstractNum w:abstractNumId="32" w15:restartNumberingAfterBreak="0">
    <w:nsid w:val="1EACBAA9"/>
    <w:multiLevelType w:val="hybridMultilevel"/>
    <w:tmpl w:val="BEB81118"/>
    <w:lvl w:ilvl="0" w:tplc="3C5877CC">
      <w:start w:val="1"/>
      <w:numFmt w:val="decimal"/>
      <w:lvlText w:val="%1."/>
      <w:lvlJc w:val="left"/>
      <w:pPr>
        <w:ind w:left="720" w:hanging="360"/>
      </w:pPr>
    </w:lvl>
    <w:lvl w:ilvl="1" w:tplc="70725388">
      <w:start w:val="1"/>
      <w:numFmt w:val="lowerLetter"/>
      <w:lvlText w:val="%2."/>
      <w:lvlJc w:val="left"/>
      <w:pPr>
        <w:ind w:left="1440" w:hanging="360"/>
      </w:pPr>
    </w:lvl>
    <w:lvl w:ilvl="2" w:tplc="02E42EFA">
      <w:start w:val="1"/>
      <w:numFmt w:val="lowerRoman"/>
      <w:lvlText w:val="%3."/>
      <w:lvlJc w:val="right"/>
      <w:pPr>
        <w:ind w:left="2160" w:hanging="180"/>
      </w:pPr>
    </w:lvl>
    <w:lvl w:ilvl="3" w:tplc="8198287C">
      <w:start w:val="1"/>
      <w:numFmt w:val="decimal"/>
      <w:lvlText w:val="%4."/>
      <w:lvlJc w:val="left"/>
      <w:pPr>
        <w:ind w:left="2880" w:hanging="360"/>
      </w:pPr>
    </w:lvl>
    <w:lvl w:ilvl="4" w:tplc="679E7EF8">
      <w:start w:val="1"/>
      <w:numFmt w:val="lowerLetter"/>
      <w:lvlText w:val="%5."/>
      <w:lvlJc w:val="left"/>
      <w:pPr>
        <w:ind w:left="3600" w:hanging="360"/>
      </w:pPr>
    </w:lvl>
    <w:lvl w:ilvl="5" w:tplc="8922781E">
      <w:start w:val="1"/>
      <w:numFmt w:val="lowerRoman"/>
      <w:lvlText w:val="%6."/>
      <w:lvlJc w:val="right"/>
      <w:pPr>
        <w:ind w:left="4320" w:hanging="180"/>
      </w:pPr>
    </w:lvl>
    <w:lvl w:ilvl="6" w:tplc="974E20B0">
      <w:start w:val="1"/>
      <w:numFmt w:val="decimal"/>
      <w:lvlText w:val="%7."/>
      <w:lvlJc w:val="left"/>
      <w:pPr>
        <w:ind w:left="5040" w:hanging="360"/>
      </w:pPr>
    </w:lvl>
    <w:lvl w:ilvl="7" w:tplc="7B5C0C00">
      <w:start w:val="1"/>
      <w:numFmt w:val="lowerLetter"/>
      <w:lvlText w:val="%8."/>
      <w:lvlJc w:val="left"/>
      <w:pPr>
        <w:ind w:left="5760" w:hanging="360"/>
      </w:pPr>
    </w:lvl>
    <w:lvl w:ilvl="8" w:tplc="D57E03F2">
      <w:start w:val="1"/>
      <w:numFmt w:val="lowerRoman"/>
      <w:lvlText w:val="%9."/>
      <w:lvlJc w:val="right"/>
      <w:pPr>
        <w:ind w:left="6480" w:hanging="180"/>
      </w:pPr>
    </w:lvl>
  </w:abstractNum>
  <w:abstractNum w:abstractNumId="33" w15:restartNumberingAfterBreak="0">
    <w:nsid w:val="204ADE2D"/>
    <w:multiLevelType w:val="hybridMultilevel"/>
    <w:tmpl w:val="1EE0F762"/>
    <w:lvl w:ilvl="0" w:tplc="33D2797C">
      <w:start w:val="1"/>
      <w:numFmt w:val="bullet"/>
      <w:lvlText w:val="·"/>
      <w:lvlJc w:val="left"/>
      <w:pPr>
        <w:ind w:left="720" w:hanging="360"/>
      </w:pPr>
      <w:rPr>
        <w:rFonts w:hint="default" w:ascii="Symbol" w:hAnsi="Symbol"/>
      </w:rPr>
    </w:lvl>
    <w:lvl w:ilvl="1" w:tplc="0C02E8E2">
      <w:start w:val="1"/>
      <w:numFmt w:val="bullet"/>
      <w:lvlText w:val="o"/>
      <w:lvlJc w:val="left"/>
      <w:pPr>
        <w:ind w:left="1440" w:hanging="360"/>
      </w:pPr>
      <w:rPr>
        <w:rFonts w:hint="default" w:ascii="Courier New" w:hAnsi="Courier New"/>
      </w:rPr>
    </w:lvl>
    <w:lvl w:ilvl="2" w:tplc="D6B8E6E4">
      <w:start w:val="1"/>
      <w:numFmt w:val="bullet"/>
      <w:lvlText w:val=""/>
      <w:lvlJc w:val="left"/>
      <w:pPr>
        <w:ind w:left="2160" w:hanging="360"/>
      </w:pPr>
      <w:rPr>
        <w:rFonts w:hint="default" w:ascii="Wingdings" w:hAnsi="Wingdings"/>
      </w:rPr>
    </w:lvl>
    <w:lvl w:ilvl="3" w:tplc="76C861CC">
      <w:start w:val="1"/>
      <w:numFmt w:val="bullet"/>
      <w:lvlText w:val=""/>
      <w:lvlJc w:val="left"/>
      <w:pPr>
        <w:ind w:left="2880" w:hanging="360"/>
      </w:pPr>
      <w:rPr>
        <w:rFonts w:hint="default" w:ascii="Symbol" w:hAnsi="Symbol"/>
      </w:rPr>
    </w:lvl>
    <w:lvl w:ilvl="4" w:tplc="6E1E0E42">
      <w:start w:val="1"/>
      <w:numFmt w:val="bullet"/>
      <w:lvlText w:val="o"/>
      <w:lvlJc w:val="left"/>
      <w:pPr>
        <w:ind w:left="3600" w:hanging="360"/>
      </w:pPr>
      <w:rPr>
        <w:rFonts w:hint="default" w:ascii="Courier New" w:hAnsi="Courier New"/>
      </w:rPr>
    </w:lvl>
    <w:lvl w:ilvl="5" w:tplc="708292A6">
      <w:start w:val="1"/>
      <w:numFmt w:val="bullet"/>
      <w:lvlText w:val=""/>
      <w:lvlJc w:val="left"/>
      <w:pPr>
        <w:ind w:left="4320" w:hanging="360"/>
      </w:pPr>
      <w:rPr>
        <w:rFonts w:hint="default" w:ascii="Wingdings" w:hAnsi="Wingdings"/>
      </w:rPr>
    </w:lvl>
    <w:lvl w:ilvl="6" w:tplc="74681760">
      <w:start w:val="1"/>
      <w:numFmt w:val="bullet"/>
      <w:lvlText w:val=""/>
      <w:lvlJc w:val="left"/>
      <w:pPr>
        <w:ind w:left="5040" w:hanging="360"/>
      </w:pPr>
      <w:rPr>
        <w:rFonts w:hint="default" w:ascii="Symbol" w:hAnsi="Symbol"/>
      </w:rPr>
    </w:lvl>
    <w:lvl w:ilvl="7" w:tplc="1654FF10">
      <w:start w:val="1"/>
      <w:numFmt w:val="bullet"/>
      <w:lvlText w:val="o"/>
      <w:lvlJc w:val="left"/>
      <w:pPr>
        <w:ind w:left="5760" w:hanging="360"/>
      </w:pPr>
      <w:rPr>
        <w:rFonts w:hint="default" w:ascii="Courier New" w:hAnsi="Courier New"/>
      </w:rPr>
    </w:lvl>
    <w:lvl w:ilvl="8" w:tplc="BA2A4BA4">
      <w:start w:val="1"/>
      <w:numFmt w:val="bullet"/>
      <w:lvlText w:val=""/>
      <w:lvlJc w:val="left"/>
      <w:pPr>
        <w:ind w:left="6480" w:hanging="360"/>
      </w:pPr>
      <w:rPr>
        <w:rFonts w:hint="default" w:ascii="Wingdings" w:hAnsi="Wingdings"/>
      </w:rPr>
    </w:lvl>
  </w:abstractNum>
  <w:abstractNum w:abstractNumId="34" w15:restartNumberingAfterBreak="0">
    <w:nsid w:val="2080E1DD"/>
    <w:multiLevelType w:val="hybridMultilevel"/>
    <w:tmpl w:val="E3908F56"/>
    <w:lvl w:ilvl="0" w:tplc="5D62D234">
      <w:start w:val="1"/>
      <w:numFmt w:val="bullet"/>
      <w:lvlText w:val="·"/>
      <w:lvlJc w:val="left"/>
      <w:pPr>
        <w:ind w:left="720" w:hanging="360"/>
      </w:pPr>
      <w:rPr>
        <w:rFonts w:hint="default" w:ascii="Symbol" w:hAnsi="Symbol"/>
      </w:rPr>
    </w:lvl>
    <w:lvl w:ilvl="1" w:tplc="AFDAD7BA">
      <w:start w:val="1"/>
      <w:numFmt w:val="bullet"/>
      <w:lvlText w:val="o"/>
      <w:lvlJc w:val="left"/>
      <w:pPr>
        <w:ind w:left="1440" w:hanging="360"/>
      </w:pPr>
      <w:rPr>
        <w:rFonts w:hint="default" w:ascii="Courier New" w:hAnsi="Courier New"/>
      </w:rPr>
    </w:lvl>
    <w:lvl w:ilvl="2" w:tplc="B8F40C6C">
      <w:start w:val="1"/>
      <w:numFmt w:val="bullet"/>
      <w:lvlText w:val=""/>
      <w:lvlJc w:val="left"/>
      <w:pPr>
        <w:ind w:left="2160" w:hanging="360"/>
      </w:pPr>
      <w:rPr>
        <w:rFonts w:hint="default" w:ascii="Wingdings" w:hAnsi="Wingdings"/>
      </w:rPr>
    </w:lvl>
    <w:lvl w:ilvl="3" w:tplc="F1EEE246">
      <w:start w:val="1"/>
      <w:numFmt w:val="bullet"/>
      <w:lvlText w:val=""/>
      <w:lvlJc w:val="left"/>
      <w:pPr>
        <w:ind w:left="2880" w:hanging="360"/>
      </w:pPr>
      <w:rPr>
        <w:rFonts w:hint="default" w:ascii="Symbol" w:hAnsi="Symbol"/>
      </w:rPr>
    </w:lvl>
    <w:lvl w:ilvl="4" w:tplc="2766F2D6">
      <w:start w:val="1"/>
      <w:numFmt w:val="bullet"/>
      <w:lvlText w:val="o"/>
      <w:lvlJc w:val="left"/>
      <w:pPr>
        <w:ind w:left="3600" w:hanging="360"/>
      </w:pPr>
      <w:rPr>
        <w:rFonts w:hint="default" w:ascii="Courier New" w:hAnsi="Courier New"/>
      </w:rPr>
    </w:lvl>
    <w:lvl w:ilvl="5" w:tplc="99B67828">
      <w:start w:val="1"/>
      <w:numFmt w:val="bullet"/>
      <w:lvlText w:val=""/>
      <w:lvlJc w:val="left"/>
      <w:pPr>
        <w:ind w:left="4320" w:hanging="360"/>
      </w:pPr>
      <w:rPr>
        <w:rFonts w:hint="default" w:ascii="Wingdings" w:hAnsi="Wingdings"/>
      </w:rPr>
    </w:lvl>
    <w:lvl w:ilvl="6" w:tplc="0B287FBC">
      <w:start w:val="1"/>
      <w:numFmt w:val="bullet"/>
      <w:lvlText w:val=""/>
      <w:lvlJc w:val="left"/>
      <w:pPr>
        <w:ind w:left="5040" w:hanging="360"/>
      </w:pPr>
      <w:rPr>
        <w:rFonts w:hint="default" w:ascii="Symbol" w:hAnsi="Symbol"/>
      </w:rPr>
    </w:lvl>
    <w:lvl w:ilvl="7" w:tplc="C950A4B0">
      <w:start w:val="1"/>
      <w:numFmt w:val="bullet"/>
      <w:lvlText w:val="o"/>
      <w:lvlJc w:val="left"/>
      <w:pPr>
        <w:ind w:left="5760" w:hanging="360"/>
      </w:pPr>
      <w:rPr>
        <w:rFonts w:hint="default" w:ascii="Courier New" w:hAnsi="Courier New"/>
      </w:rPr>
    </w:lvl>
    <w:lvl w:ilvl="8" w:tplc="7464ADD4">
      <w:start w:val="1"/>
      <w:numFmt w:val="bullet"/>
      <w:lvlText w:val=""/>
      <w:lvlJc w:val="left"/>
      <w:pPr>
        <w:ind w:left="6480" w:hanging="360"/>
      </w:pPr>
      <w:rPr>
        <w:rFonts w:hint="default" w:ascii="Wingdings" w:hAnsi="Wingdings"/>
      </w:rPr>
    </w:lvl>
  </w:abstractNum>
  <w:abstractNum w:abstractNumId="35" w15:restartNumberingAfterBreak="0">
    <w:nsid w:val="209207B5"/>
    <w:multiLevelType w:val="hybridMultilevel"/>
    <w:tmpl w:val="AF74611E"/>
    <w:lvl w:ilvl="0" w:tplc="2BD041C4">
      <w:start w:val="1"/>
      <w:numFmt w:val="bullet"/>
      <w:lvlText w:val=""/>
      <w:lvlJc w:val="left"/>
      <w:pPr>
        <w:ind w:left="720" w:hanging="360"/>
      </w:pPr>
      <w:rPr>
        <w:rFonts w:hint="default" w:ascii="Symbol" w:hAnsi="Symbol"/>
      </w:rPr>
    </w:lvl>
    <w:lvl w:ilvl="1" w:tplc="519AFF24">
      <w:start w:val="1"/>
      <w:numFmt w:val="bullet"/>
      <w:lvlText w:val="o"/>
      <w:lvlJc w:val="left"/>
      <w:pPr>
        <w:ind w:left="1440" w:hanging="360"/>
      </w:pPr>
      <w:rPr>
        <w:rFonts w:hint="default" w:ascii="Courier New" w:hAnsi="Courier New"/>
      </w:rPr>
    </w:lvl>
    <w:lvl w:ilvl="2" w:tplc="8D1A95F4">
      <w:start w:val="1"/>
      <w:numFmt w:val="bullet"/>
      <w:lvlText w:val=""/>
      <w:lvlJc w:val="left"/>
      <w:pPr>
        <w:ind w:left="2160" w:hanging="360"/>
      </w:pPr>
      <w:rPr>
        <w:rFonts w:hint="default" w:ascii="Wingdings" w:hAnsi="Wingdings"/>
      </w:rPr>
    </w:lvl>
    <w:lvl w:ilvl="3" w:tplc="4896F764">
      <w:start w:val="1"/>
      <w:numFmt w:val="bullet"/>
      <w:lvlText w:val=""/>
      <w:lvlJc w:val="left"/>
      <w:pPr>
        <w:ind w:left="2880" w:hanging="360"/>
      </w:pPr>
      <w:rPr>
        <w:rFonts w:hint="default" w:ascii="Symbol" w:hAnsi="Symbol"/>
      </w:rPr>
    </w:lvl>
    <w:lvl w:ilvl="4" w:tplc="425C25EC">
      <w:start w:val="1"/>
      <w:numFmt w:val="bullet"/>
      <w:lvlText w:val="o"/>
      <w:lvlJc w:val="left"/>
      <w:pPr>
        <w:ind w:left="3600" w:hanging="360"/>
      </w:pPr>
      <w:rPr>
        <w:rFonts w:hint="default" w:ascii="Courier New" w:hAnsi="Courier New"/>
      </w:rPr>
    </w:lvl>
    <w:lvl w:ilvl="5" w:tplc="3A124DCA">
      <w:start w:val="1"/>
      <w:numFmt w:val="bullet"/>
      <w:lvlText w:val=""/>
      <w:lvlJc w:val="left"/>
      <w:pPr>
        <w:ind w:left="4320" w:hanging="360"/>
      </w:pPr>
      <w:rPr>
        <w:rFonts w:hint="default" w:ascii="Wingdings" w:hAnsi="Wingdings"/>
      </w:rPr>
    </w:lvl>
    <w:lvl w:ilvl="6" w:tplc="BC3AA4C4">
      <w:start w:val="1"/>
      <w:numFmt w:val="bullet"/>
      <w:lvlText w:val=""/>
      <w:lvlJc w:val="left"/>
      <w:pPr>
        <w:ind w:left="5040" w:hanging="360"/>
      </w:pPr>
      <w:rPr>
        <w:rFonts w:hint="default" w:ascii="Symbol" w:hAnsi="Symbol"/>
      </w:rPr>
    </w:lvl>
    <w:lvl w:ilvl="7" w:tplc="7F08C2A8">
      <w:start w:val="1"/>
      <w:numFmt w:val="bullet"/>
      <w:lvlText w:val="o"/>
      <w:lvlJc w:val="left"/>
      <w:pPr>
        <w:ind w:left="5760" w:hanging="360"/>
      </w:pPr>
      <w:rPr>
        <w:rFonts w:hint="default" w:ascii="Courier New" w:hAnsi="Courier New"/>
      </w:rPr>
    </w:lvl>
    <w:lvl w:ilvl="8" w:tplc="5C9EA850">
      <w:start w:val="1"/>
      <w:numFmt w:val="bullet"/>
      <w:lvlText w:val=""/>
      <w:lvlJc w:val="left"/>
      <w:pPr>
        <w:ind w:left="6480" w:hanging="360"/>
      </w:pPr>
      <w:rPr>
        <w:rFonts w:hint="default" w:ascii="Wingdings" w:hAnsi="Wingdings"/>
      </w:rPr>
    </w:lvl>
  </w:abstractNum>
  <w:abstractNum w:abstractNumId="36" w15:restartNumberingAfterBreak="0">
    <w:nsid w:val="20DC25E7"/>
    <w:multiLevelType w:val="hybridMultilevel"/>
    <w:tmpl w:val="E8326D4A"/>
    <w:lvl w:ilvl="0" w:tplc="08089D96">
      <w:start w:val="1"/>
      <w:numFmt w:val="decimal"/>
      <w:lvlText w:val="%1."/>
      <w:lvlJc w:val="left"/>
      <w:pPr>
        <w:ind w:left="720" w:hanging="360"/>
      </w:pPr>
    </w:lvl>
    <w:lvl w:ilvl="1" w:tplc="0682F674">
      <w:start w:val="1"/>
      <w:numFmt w:val="lowerLetter"/>
      <w:lvlText w:val="%2."/>
      <w:lvlJc w:val="left"/>
      <w:pPr>
        <w:ind w:left="1440" w:hanging="360"/>
      </w:pPr>
    </w:lvl>
    <w:lvl w:ilvl="2" w:tplc="631459E2">
      <w:start w:val="1"/>
      <w:numFmt w:val="lowerRoman"/>
      <w:lvlText w:val="%3."/>
      <w:lvlJc w:val="right"/>
      <w:pPr>
        <w:ind w:left="2160" w:hanging="180"/>
      </w:pPr>
    </w:lvl>
    <w:lvl w:ilvl="3" w:tplc="CFD8335E">
      <w:start w:val="1"/>
      <w:numFmt w:val="decimal"/>
      <w:lvlText w:val="%4."/>
      <w:lvlJc w:val="left"/>
      <w:pPr>
        <w:ind w:left="2880" w:hanging="360"/>
      </w:pPr>
    </w:lvl>
    <w:lvl w:ilvl="4" w:tplc="F4BA0C3E">
      <w:start w:val="1"/>
      <w:numFmt w:val="lowerLetter"/>
      <w:lvlText w:val="%5."/>
      <w:lvlJc w:val="left"/>
      <w:pPr>
        <w:ind w:left="3600" w:hanging="360"/>
      </w:pPr>
    </w:lvl>
    <w:lvl w:ilvl="5" w:tplc="289A2728">
      <w:start w:val="1"/>
      <w:numFmt w:val="lowerRoman"/>
      <w:lvlText w:val="%6."/>
      <w:lvlJc w:val="right"/>
      <w:pPr>
        <w:ind w:left="4320" w:hanging="180"/>
      </w:pPr>
    </w:lvl>
    <w:lvl w:ilvl="6" w:tplc="B760624E">
      <w:start w:val="1"/>
      <w:numFmt w:val="decimal"/>
      <w:lvlText w:val="%7."/>
      <w:lvlJc w:val="left"/>
      <w:pPr>
        <w:ind w:left="5040" w:hanging="360"/>
      </w:pPr>
    </w:lvl>
    <w:lvl w:ilvl="7" w:tplc="B5EE2464">
      <w:start w:val="1"/>
      <w:numFmt w:val="lowerLetter"/>
      <w:lvlText w:val="%8."/>
      <w:lvlJc w:val="left"/>
      <w:pPr>
        <w:ind w:left="5760" w:hanging="360"/>
      </w:pPr>
    </w:lvl>
    <w:lvl w:ilvl="8" w:tplc="956E2E98">
      <w:start w:val="1"/>
      <w:numFmt w:val="lowerRoman"/>
      <w:lvlText w:val="%9."/>
      <w:lvlJc w:val="right"/>
      <w:pPr>
        <w:ind w:left="6480" w:hanging="180"/>
      </w:pPr>
    </w:lvl>
  </w:abstractNum>
  <w:abstractNum w:abstractNumId="37" w15:restartNumberingAfterBreak="0">
    <w:nsid w:val="2196167B"/>
    <w:multiLevelType w:val="hybridMultilevel"/>
    <w:tmpl w:val="D0B66B0C"/>
    <w:lvl w:ilvl="0" w:tplc="02827D9A">
      <w:start w:val="1"/>
      <w:numFmt w:val="bullet"/>
      <w:lvlText w:val=""/>
      <w:lvlJc w:val="left"/>
      <w:pPr>
        <w:ind w:left="720" w:hanging="360"/>
      </w:pPr>
      <w:rPr>
        <w:rFonts w:hint="default" w:ascii="Symbol" w:hAnsi="Symbol"/>
      </w:rPr>
    </w:lvl>
    <w:lvl w:ilvl="1" w:tplc="1BE20200">
      <w:start w:val="1"/>
      <w:numFmt w:val="bullet"/>
      <w:lvlText w:val="o"/>
      <w:lvlJc w:val="left"/>
      <w:pPr>
        <w:ind w:left="1440" w:hanging="360"/>
      </w:pPr>
      <w:rPr>
        <w:rFonts w:hint="default" w:ascii="Courier New" w:hAnsi="Courier New"/>
      </w:rPr>
    </w:lvl>
    <w:lvl w:ilvl="2" w:tplc="26781DB6">
      <w:start w:val="1"/>
      <w:numFmt w:val="bullet"/>
      <w:lvlText w:val=""/>
      <w:lvlJc w:val="left"/>
      <w:pPr>
        <w:ind w:left="2160" w:hanging="360"/>
      </w:pPr>
      <w:rPr>
        <w:rFonts w:hint="default" w:ascii="Wingdings" w:hAnsi="Wingdings"/>
      </w:rPr>
    </w:lvl>
    <w:lvl w:ilvl="3" w:tplc="3DB24466">
      <w:start w:val="1"/>
      <w:numFmt w:val="bullet"/>
      <w:lvlText w:val=""/>
      <w:lvlJc w:val="left"/>
      <w:pPr>
        <w:ind w:left="2880" w:hanging="360"/>
      </w:pPr>
      <w:rPr>
        <w:rFonts w:hint="default" w:ascii="Symbol" w:hAnsi="Symbol"/>
      </w:rPr>
    </w:lvl>
    <w:lvl w:ilvl="4" w:tplc="8DC42FE2">
      <w:start w:val="1"/>
      <w:numFmt w:val="bullet"/>
      <w:lvlText w:val="o"/>
      <w:lvlJc w:val="left"/>
      <w:pPr>
        <w:ind w:left="3600" w:hanging="360"/>
      </w:pPr>
      <w:rPr>
        <w:rFonts w:hint="default" w:ascii="Courier New" w:hAnsi="Courier New"/>
      </w:rPr>
    </w:lvl>
    <w:lvl w:ilvl="5" w:tplc="580AD5A0">
      <w:start w:val="1"/>
      <w:numFmt w:val="bullet"/>
      <w:lvlText w:val=""/>
      <w:lvlJc w:val="left"/>
      <w:pPr>
        <w:ind w:left="4320" w:hanging="360"/>
      </w:pPr>
      <w:rPr>
        <w:rFonts w:hint="default" w:ascii="Wingdings" w:hAnsi="Wingdings"/>
      </w:rPr>
    </w:lvl>
    <w:lvl w:ilvl="6" w:tplc="0F5446D4">
      <w:start w:val="1"/>
      <w:numFmt w:val="bullet"/>
      <w:lvlText w:val=""/>
      <w:lvlJc w:val="left"/>
      <w:pPr>
        <w:ind w:left="5040" w:hanging="360"/>
      </w:pPr>
      <w:rPr>
        <w:rFonts w:hint="default" w:ascii="Symbol" w:hAnsi="Symbol"/>
      </w:rPr>
    </w:lvl>
    <w:lvl w:ilvl="7" w:tplc="B888A7B6">
      <w:start w:val="1"/>
      <w:numFmt w:val="bullet"/>
      <w:lvlText w:val="o"/>
      <w:lvlJc w:val="left"/>
      <w:pPr>
        <w:ind w:left="5760" w:hanging="360"/>
      </w:pPr>
      <w:rPr>
        <w:rFonts w:hint="default" w:ascii="Courier New" w:hAnsi="Courier New"/>
      </w:rPr>
    </w:lvl>
    <w:lvl w:ilvl="8" w:tplc="85A821B0">
      <w:start w:val="1"/>
      <w:numFmt w:val="bullet"/>
      <w:lvlText w:val=""/>
      <w:lvlJc w:val="left"/>
      <w:pPr>
        <w:ind w:left="6480" w:hanging="360"/>
      </w:pPr>
      <w:rPr>
        <w:rFonts w:hint="default" w:ascii="Wingdings" w:hAnsi="Wingdings"/>
      </w:rPr>
    </w:lvl>
  </w:abstractNum>
  <w:abstractNum w:abstractNumId="38" w15:restartNumberingAfterBreak="0">
    <w:nsid w:val="220A97AA"/>
    <w:multiLevelType w:val="hybridMultilevel"/>
    <w:tmpl w:val="E840A546"/>
    <w:lvl w:ilvl="0" w:tplc="FA263898">
      <w:start w:val="1"/>
      <w:numFmt w:val="decimal"/>
      <w:lvlText w:val="%1."/>
      <w:lvlJc w:val="left"/>
      <w:pPr>
        <w:ind w:left="720" w:hanging="360"/>
      </w:pPr>
    </w:lvl>
    <w:lvl w:ilvl="1" w:tplc="6EA88D20">
      <w:start w:val="1"/>
      <w:numFmt w:val="lowerLetter"/>
      <w:lvlText w:val="%2."/>
      <w:lvlJc w:val="left"/>
      <w:pPr>
        <w:ind w:left="1440" w:hanging="360"/>
      </w:pPr>
    </w:lvl>
    <w:lvl w:ilvl="2" w:tplc="B0E4CA32">
      <w:start w:val="1"/>
      <w:numFmt w:val="lowerRoman"/>
      <w:lvlText w:val="%3."/>
      <w:lvlJc w:val="right"/>
      <w:pPr>
        <w:ind w:left="2160" w:hanging="180"/>
      </w:pPr>
    </w:lvl>
    <w:lvl w:ilvl="3" w:tplc="85F0D0DC">
      <w:start w:val="1"/>
      <w:numFmt w:val="decimal"/>
      <w:lvlText w:val="%4."/>
      <w:lvlJc w:val="left"/>
      <w:pPr>
        <w:ind w:left="2880" w:hanging="360"/>
      </w:pPr>
    </w:lvl>
    <w:lvl w:ilvl="4" w:tplc="27C2B214">
      <w:start w:val="1"/>
      <w:numFmt w:val="lowerLetter"/>
      <w:lvlText w:val="%5."/>
      <w:lvlJc w:val="left"/>
      <w:pPr>
        <w:ind w:left="3600" w:hanging="360"/>
      </w:pPr>
    </w:lvl>
    <w:lvl w:ilvl="5" w:tplc="45E00FAA">
      <w:start w:val="1"/>
      <w:numFmt w:val="lowerRoman"/>
      <w:lvlText w:val="%6."/>
      <w:lvlJc w:val="right"/>
      <w:pPr>
        <w:ind w:left="4320" w:hanging="180"/>
      </w:pPr>
    </w:lvl>
    <w:lvl w:ilvl="6" w:tplc="29843BD4">
      <w:start w:val="1"/>
      <w:numFmt w:val="decimal"/>
      <w:lvlText w:val="%7."/>
      <w:lvlJc w:val="left"/>
      <w:pPr>
        <w:ind w:left="5040" w:hanging="360"/>
      </w:pPr>
    </w:lvl>
    <w:lvl w:ilvl="7" w:tplc="827EC178">
      <w:start w:val="1"/>
      <w:numFmt w:val="lowerLetter"/>
      <w:lvlText w:val="%8."/>
      <w:lvlJc w:val="left"/>
      <w:pPr>
        <w:ind w:left="5760" w:hanging="360"/>
      </w:pPr>
    </w:lvl>
    <w:lvl w:ilvl="8" w:tplc="9B2ED538">
      <w:start w:val="1"/>
      <w:numFmt w:val="lowerRoman"/>
      <w:lvlText w:val="%9."/>
      <w:lvlJc w:val="right"/>
      <w:pPr>
        <w:ind w:left="6480" w:hanging="180"/>
      </w:pPr>
    </w:lvl>
  </w:abstractNum>
  <w:abstractNum w:abstractNumId="39" w15:restartNumberingAfterBreak="0">
    <w:nsid w:val="22446663"/>
    <w:multiLevelType w:val="hybridMultilevel"/>
    <w:tmpl w:val="ABFED1D0"/>
    <w:lvl w:ilvl="0" w:tplc="AA1226A8">
      <w:start w:val="4"/>
      <w:numFmt w:val="upperRoman"/>
      <w:lvlText w:val="%1."/>
      <w:lvlJc w:val="right"/>
      <w:pPr>
        <w:ind w:left="720" w:hanging="360"/>
      </w:pPr>
    </w:lvl>
    <w:lvl w:ilvl="1" w:tplc="65222EE4">
      <w:start w:val="1"/>
      <w:numFmt w:val="lowerLetter"/>
      <w:lvlText w:val="%2."/>
      <w:lvlJc w:val="left"/>
      <w:pPr>
        <w:ind w:left="1440" w:hanging="360"/>
      </w:pPr>
    </w:lvl>
    <w:lvl w:ilvl="2" w:tplc="69149F20">
      <w:start w:val="1"/>
      <w:numFmt w:val="lowerRoman"/>
      <w:lvlText w:val="%3."/>
      <w:lvlJc w:val="right"/>
      <w:pPr>
        <w:ind w:left="2160" w:hanging="180"/>
      </w:pPr>
    </w:lvl>
    <w:lvl w:ilvl="3" w:tplc="FC5E2512">
      <w:start w:val="1"/>
      <w:numFmt w:val="decimal"/>
      <w:lvlText w:val="%4."/>
      <w:lvlJc w:val="left"/>
      <w:pPr>
        <w:ind w:left="2880" w:hanging="360"/>
      </w:pPr>
    </w:lvl>
    <w:lvl w:ilvl="4" w:tplc="875E9092">
      <w:start w:val="1"/>
      <w:numFmt w:val="lowerLetter"/>
      <w:lvlText w:val="%5."/>
      <w:lvlJc w:val="left"/>
      <w:pPr>
        <w:ind w:left="3600" w:hanging="360"/>
      </w:pPr>
    </w:lvl>
    <w:lvl w:ilvl="5" w:tplc="B9706E00">
      <w:start w:val="1"/>
      <w:numFmt w:val="lowerRoman"/>
      <w:lvlText w:val="%6."/>
      <w:lvlJc w:val="right"/>
      <w:pPr>
        <w:ind w:left="4320" w:hanging="180"/>
      </w:pPr>
    </w:lvl>
    <w:lvl w:ilvl="6" w:tplc="98EE70AC">
      <w:start w:val="1"/>
      <w:numFmt w:val="decimal"/>
      <w:lvlText w:val="%7."/>
      <w:lvlJc w:val="left"/>
      <w:pPr>
        <w:ind w:left="5040" w:hanging="360"/>
      </w:pPr>
    </w:lvl>
    <w:lvl w:ilvl="7" w:tplc="FA86798E">
      <w:start w:val="1"/>
      <w:numFmt w:val="lowerLetter"/>
      <w:lvlText w:val="%8."/>
      <w:lvlJc w:val="left"/>
      <w:pPr>
        <w:ind w:left="5760" w:hanging="360"/>
      </w:pPr>
    </w:lvl>
    <w:lvl w:ilvl="8" w:tplc="D250D4CA">
      <w:start w:val="1"/>
      <w:numFmt w:val="lowerRoman"/>
      <w:lvlText w:val="%9."/>
      <w:lvlJc w:val="right"/>
      <w:pPr>
        <w:ind w:left="6480" w:hanging="180"/>
      </w:pPr>
    </w:lvl>
  </w:abstractNum>
  <w:abstractNum w:abstractNumId="40" w15:restartNumberingAfterBreak="0">
    <w:nsid w:val="229AFDF6"/>
    <w:multiLevelType w:val="hybridMultilevel"/>
    <w:tmpl w:val="9286B6C4"/>
    <w:lvl w:ilvl="0" w:tplc="F64ECE50">
      <w:start w:val="1"/>
      <w:numFmt w:val="bullet"/>
      <w:lvlText w:val=""/>
      <w:lvlJc w:val="left"/>
      <w:pPr>
        <w:ind w:left="1800" w:hanging="360"/>
      </w:pPr>
      <w:rPr>
        <w:rFonts w:hint="default" w:ascii="Symbol" w:hAnsi="Symbol"/>
      </w:rPr>
    </w:lvl>
    <w:lvl w:ilvl="1" w:tplc="85DA975E">
      <w:start w:val="1"/>
      <w:numFmt w:val="bullet"/>
      <w:lvlText w:val="o"/>
      <w:lvlJc w:val="left"/>
      <w:pPr>
        <w:ind w:left="2520" w:hanging="360"/>
      </w:pPr>
      <w:rPr>
        <w:rFonts w:hint="default" w:ascii="Courier New" w:hAnsi="Courier New"/>
      </w:rPr>
    </w:lvl>
    <w:lvl w:ilvl="2" w:tplc="96C821F0">
      <w:start w:val="1"/>
      <w:numFmt w:val="bullet"/>
      <w:lvlText w:val=""/>
      <w:lvlJc w:val="left"/>
      <w:pPr>
        <w:ind w:left="3240" w:hanging="360"/>
      </w:pPr>
      <w:rPr>
        <w:rFonts w:hint="default" w:ascii="Wingdings" w:hAnsi="Wingdings"/>
      </w:rPr>
    </w:lvl>
    <w:lvl w:ilvl="3" w:tplc="4A540030">
      <w:start w:val="1"/>
      <w:numFmt w:val="bullet"/>
      <w:lvlText w:val=""/>
      <w:lvlJc w:val="left"/>
      <w:pPr>
        <w:ind w:left="3960" w:hanging="360"/>
      </w:pPr>
      <w:rPr>
        <w:rFonts w:hint="default" w:ascii="Symbol" w:hAnsi="Symbol"/>
      </w:rPr>
    </w:lvl>
    <w:lvl w:ilvl="4" w:tplc="B2085B80">
      <w:start w:val="1"/>
      <w:numFmt w:val="bullet"/>
      <w:lvlText w:val="o"/>
      <w:lvlJc w:val="left"/>
      <w:pPr>
        <w:ind w:left="4680" w:hanging="360"/>
      </w:pPr>
      <w:rPr>
        <w:rFonts w:hint="default" w:ascii="Courier New" w:hAnsi="Courier New"/>
      </w:rPr>
    </w:lvl>
    <w:lvl w:ilvl="5" w:tplc="B61615D8">
      <w:start w:val="1"/>
      <w:numFmt w:val="bullet"/>
      <w:lvlText w:val=""/>
      <w:lvlJc w:val="left"/>
      <w:pPr>
        <w:ind w:left="5400" w:hanging="360"/>
      </w:pPr>
      <w:rPr>
        <w:rFonts w:hint="default" w:ascii="Wingdings" w:hAnsi="Wingdings"/>
      </w:rPr>
    </w:lvl>
    <w:lvl w:ilvl="6" w:tplc="81D06A7E">
      <w:start w:val="1"/>
      <w:numFmt w:val="bullet"/>
      <w:lvlText w:val=""/>
      <w:lvlJc w:val="left"/>
      <w:pPr>
        <w:ind w:left="6120" w:hanging="360"/>
      </w:pPr>
      <w:rPr>
        <w:rFonts w:hint="default" w:ascii="Symbol" w:hAnsi="Symbol"/>
      </w:rPr>
    </w:lvl>
    <w:lvl w:ilvl="7" w:tplc="CADCF3EA">
      <w:start w:val="1"/>
      <w:numFmt w:val="bullet"/>
      <w:lvlText w:val="o"/>
      <w:lvlJc w:val="left"/>
      <w:pPr>
        <w:ind w:left="6840" w:hanging="360"/>
      </w:pPr>
      <w:rPr>
        <w:rFonts w:hint="default" w:ascii="Courier New" w:hAnsi="Courier New"/>
      </w:rPr>
    </w:lvl>
    <w:lvl w:ilvl="8" w:tplc="E46A5D66">
      <w:start w:val="1"/>
      <w:numFmt w:val="bullet"/>
      <w:lvlText w:val=""/>
      <w:lvlJc w:val="left"/>
      <w:pPr>
        <w:ind w:left="7560" w:hanging="360"/>
      </w:pPr>
      <w:rPr>
        <w:rFonts w:hint="default" w:ascii="Wingdings" w:hAnsi="Wingdings"/>
      </w:rPr>
    </w:lvl>
  </w:abstractNum>
  <w:abstractNum w:abstractNumId="41" w15:restartNumberingAfterBreak="0">
    <w:nsid w:val="22DAC596"/>
    <w:multiLevelType w:val="hybridMultilevel"/>
    <w:tmpl w:val="01F0B02E"/>
    <w:lvl w:ilvl="0" w:tplc="6F188D94">
      <w:start w:val="1"/>
      <w:numFmt w:val="bullet"/>
      <w:lvlText w:val=""/>
      <w:lvlJc w:val="left"/>
      <w:pPr>
        <w:ind w:left="720" w:hanging="360"/>
      </w:pPr>
      <w:rPr>
        <w:rFonts w:hint="default" w:ascii="Symbol" w:hAnsi="Symbol"/>
      </w:rPr>
    </w:lvl>
    <w:lvl w:ilvl="1" w:tplc="CB7ABCD6">
      <w:start w:val="1"/>
      <w:numFmt w:val="bullet"/>
      <w:lvlText w:val="o"/>
      <w:lvlJc w:val="left"/>
      <w:pPr>
        <w:ind w:left="1440" w:hanging="360"/>
      </w:pPr>
      <w:rPr>
        <w:rFonts w:hint="default" w:ascii="Courier New" w:hAnsi="Courier New"/>
      </w:rPr>
    </w:lvl>
    <w:lvl w:ilvl="2" w:tplc="D3C84274">
      <w:start w:val="1"/>
      <w:numFmt w:val="bullet"/>
      <w:lvlText w:val=""/>
      <w:lvlJc w:val="left"/>
      <w:pPr>
        <w:ind w:left="2160" w:hanging="360"/>
      </w:pPr>
      <w:rPr>
        <w:rFonts w:hint="default" w:ascii="Wingdings" w:hAnsi="Wingdings"/>
      </w:rPr>
    </w:lvl>
    <w:lvl w:ilvl="3" w:tplc="CB8C2D66">
      <w:start w:val="1"/>
      <w:numFmt w:val="bullet"/>
      <w:lvlText w:val=""/>
      <w:lvlJc w:val="left"/>
      <w:pPr>
        <w:ind w:left="2880" w:hanging="360"/>
      </w:pPr>
      <w:rPr>
        <w:rFonts w:hint="default" w:ascii="Symbol" w:hAnsi="Symbol"/>
      </w:rPr>
    </w:lvl>
    <w:lvl w:ilvl="4" w:tplc="1F823036">
      <w:start w:val="1"/>
      <w:numFmt w:val="bullet"/>
      <w:lvlText w:val="o"/>
      <w:lvlJc w:val="left"/>
      <w:pPr>
        <w:ind w:left="3600" w:hanging="360"/>
      </w:pPr>
      <w:rPr>
        <w:rFonts w:hint="default" w:ascii="Courier New" w:hAnsi="Courier New"/>
      </w:rPr>
    </w:lvl>
    <w:lvl w:ilvl="5" w:tplc="DA86C67A">
      <w:start w:val="1"/>
      <w:numFmt w:val="bullet"/>
      <w:lvlText w:val=""/>
      <w:lvlJc w:val="left"/>
      <w:pPr>
        <w:ind w:left="4320" w:hanging="360"/>
      </w:pPr>
      <w:rPr>
        <w:rFonts w:hint="default" w:ascii="Wingdings" w:hAnsi="Wingdings"/>
      </w:rPr>
    </w:lvl>
    <w:lvl w:ilvl="6" w:tplc="E608489A">
      <w:start w:val="1"/>
      <w:numFmt w:val="bullet"/>
      <w:lvlText w:val=""/>
      <w:lvlJc w:val="left"/>
      <w:pPr>
        <w:ind w:left="5040" w:hanging="360"/>
      </w:pPr>
      <w:rPr>
        <w:rFonts w:hint="default" w:ascii="Symbol" w:hAnsi="Symbol"/>
      </w:rPr>
    </w:lvl>
    <w:lvl w:ilvl="7" w:tplc="B9B61758">
      <w:start w:val="1"/>
      <w:numFmt w:val="bullet"/>
      <w:lvlText w:val="o"/>
      <w:lvlJc w:val="left"/>
      <w:pPr>
        <w:ind w:left="5760" w:hanging="360"/>
      </w:pPr>
      <w:rPr>
        <w:rFonts w:hint="default" w:ascii="Courier New" w:hAnsi="Courier New"/>
      </w:rPr>
    </w:lvl>
    <w:lvl w:ilvl="8" w:tplc="D50CB620">
      <w:start w:val="1"/>
      <w:numFmt w:val="bullet"/>
      <w:lvlText w:val=""/>
      <w:lvlJc w:val="left"/>
      <w:pPr>
        <w:ind w:left="6480" w:hanging="360"/>
      </w:pPr>
      <w:rPr>
        <w:rFonts w:hint="default" w:ascii="Wingdings" w:hAnsi="Wingdings"/>
      </w:rPr>
    </w:lvl>
  </w:abstractNum>
  <w:abstractNum w:abstractNumId="42" w15:restartNumberingAfterBreak="0">
    <w:nsid w:val="24D27872"/>
    <w:multiLevelType w:val="hybridMultilevel"/>
    <w:tmpl w:val="5352FDC2"/>
    <w:lvl w:ilvl="0" w:tplc="ADD65882">
      <w:start w:val="1"/>
      <w:numFmt w:val="decimal"/>
      <w:lvlText w:val="%1."/>
      <w:lvlJc w:val="left"/>
      <w:pPr>
        <w:ind w:left="720" w:hanging="360"/>
      </w:pPr>
    </w:lvl>
    <w:lvl w:ilvl="1" w:tplc="0B88CB36">
      <w:start w:val="1"/>
      <w:numFmt w:val="lowerLetter"/>
      <w:lvlText w:val="%2."/>
      <w:lvlJc w:val="left"/>
      <w:pPr>
        <w:ind w:left="1440" w:hanging="360"/>
      </w:pPr>
    </w:lvl>
    <w:lvl w:ilvl="2" w:tplc="6FC4140E">
      <w:start w:val="1"/>
      <w:numFmt w:val="lowerRoman"/>
      <w:lvlText w:val="%3."/>
      <w:lvlJc w:val="right"/>
      <w:pPr>
        <w:ind w:left="2160" w:hanging="180"/>
      </w:pPr>
    </w:lvl>
    <w:lvl w:ilvl="3" w:tplc="D33E7BDC">
      <w:start w:val="1"/>
      <w:numFmt w:val="decimal"/>
      <w:lvlText w:val="%4."/>
      <w:lvlJc w:val="left"/>
      <w:pPr>
        <w:ind w:left="2880" w:hanging="360"/>
      </w:pPr>
    </w:lvl>
    <w:lvl w:ilvl="4" w:tplc="48FC5B64">
      <w:start w:val="1"/>
      <w:numFmt w:val="lowerLetter"/>
      <w:lvlText w:val="%5."/>
      <w:lvlJc w:val="left"/>
      <w:pPr>
        <w:ind w:left="3600" w:hanging="360"/>
      </w:pPr>
    </w:lvl>
    <w:lvl w:ilvl="5" w:tplc="7408BE58">
      <w:start w:val="1"/>
      <w:numFmt w:val="lowerRoman"/>
      <w:lvlText w:val="%6."/>
      <w:lvlJc w:val="right"/>
      <w:pPr>
        <w:ind w:left="4320" w:hanging="180"/>
      </w:pPr>
    </w:lvl>
    <w:lvl w:ilvl="6" w:tplc="ADC27F88">
      <w:start w:val="1"/>
      <w:numFmt w:val="decimal"/>
      <w:lvlText w:val="%7."/>
      <w:lvlJc w:val="left"/>
      <w:pPr>
        <w:ind w:left="5040" w:hanging="360"/>
      </w:pPr>
    </w:lvl>
    <w:lvl w:ilvl="7" w:tplc="F0A44C2E">
      <w:start w:val="1"/>
      <w:numFmt w:val="lowerLetter"/>
      <w:lvlText w:val="%8."/>
      <w:lvlJc w:val="left"/>
      <w:pPr>
        <w:ind w:left="5760" w:hanging="360"/>
      </w:pPr>
    </w:lvl>
    <w:lvl w:ilvl="8" w:tplc="DA20AB42">
      <w:start w:val="1"/>
      <w:numFmt w:val="lowerRoman"/>
      <w:lvlText w:val="%9."/>
      <w:lvlJc w:val="right"/>
      <w:pPr>
        <w:ind w:left="6480" w:hanging="180"/>
      </w:pPr>
    </w:lvl>
  </w:abstractNum>
  <w:abstractNum w:abstractNumId="43" w15:restartNumberingAfterBreak="0">
    <w:nsid w:val="24DE943F"/>
    <w:multiLevelType w:val="hybridMultilevel"/>
    <w:tmpl w:val="2716CEDE"/>
    <w:lvl w:ilvl="0" w:tplc="C0F285AA">
      <w:start w:val="1"/>
      <w:numFmt w:val="decimal"/>
      <w:lvlText w:val="%1."/>
      <w:lvlJc w:val="left"/>
      <w:pPr>
        <w:ind w:left="720" w:hanging="360"/>
      </w:pPr>
    </w:lvl>
    <w:lvl w:ilvl="1" w:tplc="6BAC03AA">
      <w:start w:val="1"/>
      <w:numFmt w:val="lowerLetter"/>
      <w:lvlText w:val="%2."/>
      <w:lvlJc w:val="left"/>
      <w:pPr>
        <w:ind w:left="1440" w:hanging="360"/>
      </w:pPr>
    </w:lvl>
    <w:lvl w:ilvl="2" w:tplc="D29E700A">
      <w:start w:val="1"/>
      <w:numFmt w:val="lowerRoman"/>
      <w:lvlText w:val="%3."/>
      <w:lvlJc w:val="right"/>
      <w:pPr>
        <w:ind w:left="2160" w:hanging="180"/>
      </w:pPr>
    </w:lvl>
    <w:lvl w:ilvl="3" w:tplc="8B8E56D0">
      <w:start w:val="1"/>
      <w:numFmt w:val="decimal"/>
      <w:lvlText w:val="%4."/>
      <w:lvlJc w:val="left"/>
      <w:pPr>
        <w:ind w:left="2880" w:hanging="360"/>
      </w:pPr>
    </w:lvl>
    <w:lvl w:ilvl="4" w:tplc="BFA82AB8">
      <w:start w:val="1"/>
      <w:numFmt w:val="lowerLetter"/>
      <w:lvlText w:val="%5."/>
      <w:lvlJc w:val="left"/>
      <w:pPr>
        <w:ind w:left="3600" w:hanging="360"/>
      </w:pPr>
    </w:lvl>
    <w:lvl w:ilvl="5" w:tplc="332A434E">
      <w:start w:val="1"/>
      <w:numFmt w:val="lowerRoman"/>
      <w:lvlText w:val="%6."/>
      <w:lvlJc w:val="right"/>
      <w:pPr>
        <w:ind w:left="4320" w:hanging="180"/>
      </w:pPr>
    </w:lvl>
    <w:lvl w:ilvl="6" w:tplc="760C1686">
      <w:start w:val="1"/>
      <w:numFmt w:val="decimal"/>
      <w:lvlText w:val="%7."/>
      <w:lvlJc w:val="left"/>
      <w:pPr>
        <w:ind w:left="5040" w:hanging="360"/>
      </w:pPr>
    </w:lvl>
    <w:lvl w:ilvl="7" w:tplc="6C0A2610">
      <w:start w:val="1"/>
      <w:numFmt w:val="lowerLetter"/>
      <w:lvlText w:val="%8."/>
      <w:lvlJc w:val="left"/>
      <w:pPr>
        <w:ind w:left="5760" w:hanging="360"/>
      </w:pPr>
    </w:lvl>
    <w:lvl w:ilvl="8" w:tplc="8820A0B2">
      <w:start w:val="1"/>
      <w:numFmt w:val="lowerRoman"/>
      <w:lvlText w:val="%9."/>
      <w:lvlJc w:val="right"/>
      <w:pPr>
        <w:ind w:left="6480" w:hanging="180"/>
      </w:pPr>
    </w:lvl>
  </w:abstractNum>
  <w:abstractNum w:abstractNumId="44" w15:restartNumberingAfterBreak="0">
    <w:nsid w:val="25381BF0"/>
    <w:multiLevelType w:val="hybridMultilevel"/>
    <w:tmpl w:val="E8DAA688"/>
    <w:lvl w:ilvl="0" w:tplc="30D48522">
      <w:start w:val="1"/>
      <w:numFmt w:val="bullet"/>
      <w:lvlText w:val="·"/>
      <w:lvlJc w:val="left"/>
      <w:pPr>
        <w:ind w:left="720" w:hanging="360"/>
      </w:pPr>
      <w:rPr>
        <w:rFonts w:hint="default" w:ascii="Symbol" w:hAnsi="Symbol"/>
      </w:rPr>
    </w:lvl>
    <w:lvl w:ilvl="1" w:tplc="D5AA8064">
      <w:start w:val="1"/>
      <w:numFmt w:val="bullet"/>
      <w:lvlText w:val="o"/>
      <w:lvlJc w:val="left"/>
      <w:pPr>
        <w:ind w:left="1440" w:hanging="360"/>
      </w:pPr>
      <w:rPr>
        <w:rFonts w:hint="default" w:ascii="Courier New" w:hAnsi="Courier New"/>
      </w:rPr>
    </w:lvl>
    <w:lvl w:ilvl="2" w:tplc="0C5EDA88">
      <w:start w:val="1"/>
      <w:numFmt w:val="bullet"/>
      <w:lvlText w:val=""/>
      <w:lvlJc w:val="left"/>
      <w:pPr>
        <w:ind w:left="2160" w:hanging="360"/>
      </w:pPr>
      <w:rPr>
        <w:rFonts w:hint="default" w:ascii="Wingdings" w:hAnsi="Wingdings"/>
      </w:rPr>
    </w:lvl>
    <w:lvl w:ilvl="3" w:tplc="2F0C5E2C">
      <w:start w:val="1"/>
      <w:numFmt w:val="bullet"/>
      <w:lvlText w:val=""/>
      <w:lvlJc w:val="left"/>
      <w:pPr>
        <w:ind w:left="2880" w:hanging="360"/>
      </w:pPr>
      <w:rPr>
        <w:rFonts w:hint="default" w:ascii="Symbol" w:hAnsi="Symbol"/>
      </w:rPr>
    </w:lvl>
    <w:lvl w:ilvl="4" w:tplc="17DCC03A">
      <w:start w:val="1"/>
      <w:numFmt w:val="bullet"/>
      <w:lvlText w:val="o"/>
      <w:lvlJc w:val="left"/>
      <w:pPr>
        <w:ind w:left="3600" w:hanging="360"/>
      </w:pPr>
      <w:rPr>
        <w:rFonts w:hint="default" w:ascii="Courier New" w:hAnsi="Courier New"/>
      </w:rPr>
    </w:lvl>
    <w:lvl w:ilvl="5" w:tplc="139A6DB4">
      <w:start w:val="1"/>
      <w:numFmt w:val="bullet"/>
      <w:lvlText w:val=""/>
      <w:lvlJc w:val="left"/>
      <w:pPr>
        <w:ind w:left="4320" w:hanging="360"/>
      </w:pPr>
      <w:rPr>
        <w:rFonts w:hint="default" w:ascii="Wingdings" w:hAnsi="Wingdings"/>
      </w:rPr>
    </w:lvl>
    <w:lvl w:ilvl="6" w:tplc="2B04BCB6">
      <w:start w:val="1"/>
      <w:numFmt w:val="bullet"/>
      <w:lvlText w:val=""/>
      <w:lvlJc w:val="left"/>
      <w:pPr>
        <w:ind w:left="5040" w:hanging="360"/>
      </w:pPr>
      <w:rPr>
        <w:rFonts w:hint="default" w:ascii="Symbol" w:hAnsi="Symbol"/>
      </w:rPr>
    </w:lvl>
    <w:lvl w:ilvl="7" w:tplc="247C1352">
      <w:start w:val="1"/>
      <w:numFmt w:val="bullet"/>
      <w:lvlText w:val="o"/>
      <w:lvlJc w:val="left"/>
      <w:pPr>
        <w:ind w:left="5760" w:hanging="360"/>
      </w:pPr>
      <w:rPr>
        <w:rFonts w:hint="default" w:ascii="Courier New" w:hAnsi="Courier New"/>
      </w:rPr>
    </w:lvl>
    <w:lvl w:ilvl="8" w:tplc="B82ABFFC">
      <w:start w:val="1"/>
      <w:numFmt w:val="bullet"/>
      <w:lvlText w:val=""/>
      <w:lvlJc w:val="left"/>
      <w:pPr>
        <w:ind w:left="6480" w:hanging="360"/>
      </w:pPr>
      <w:rPr>
        <w:rFonts w:hint="default" w:ascii="Wingdings" w:hAnsi="Wingdings"/>
      </w:rPr>
    </w:lvl>
  </w:abstractNum>
  <w:abstractNum w:abstractNumId="45" w15:restartNumberingAfterBreak="0">
    <w:nsid w:val="25AD7E24"/>
    <w:multiLevelType w:val="hybridMultilevel"/>
    <w:tmpl w:val="7AFEC20E"/>
    <w:lvl w:ilvl="0" w:tplc="09A8B000">
      <w:start w:val="1"/>
      <w:numFmt w:val="decimal"/>
      <w:lvlText w:val="%1."/>
      <w:lvlJc w:val="left"/>
      <w:pPr>
        <w:ind w:left="720" w:hanging="360"/>
      </w:pPr>
    </w:lvl>
    <w:lvl w:ilvl="1" w:tplc="615C8F2E">
      <w:start w:val="1"/>
      <w:numFmt w:val="lowerLetter"/>
      <w:lvlText w:val="%2."/>
      <w:lvlJc w:val="left"/>
      <w:pPr>
        <w:ind w:left="1440" w:hanging="360"/>
      </w:pPr>
    </w:lvl>
    <w:lvl w:ilvl="2" w:tplc="6094AB16">
      <w:start w:val="1"/>
      <w:numFmt w:val="lowerRoman"/>
      <w:lvlText w:val="%3."/>
      <w:lvlJc w:val="left"/>
      <w:pPr>
        <w:ind w:left="2160" w:hanging="360"/>
      </w:pPr>
    </w:lvl>
    <w:lvl w:ilvl="3" w:tplc="E206B6EE">
      <w:start w:val="1"/>
      <w:numFmt w:val="decimal"/>
      <w:lvlText w:val="%4."/>
      <w:lvlJc w:val="left"/>
      <w:pPr>
        <w:ind w:left="2880" w:hanging="360"/>
      </w:pPr>
    </w:lvl>
    <w:lvl w:ilvl="4" w:tplc="6F76969E">
      <w:start w:val="1"/>
      <w:numFmt w:val="lowerLetter"/>
      <w:lvlText w:val="%5."/>
      <w:lvlJc w:val="left"/>
      <w:pPr>
        <w:ind w:left="3600" w:hanging="360"/>
      </w:pPr>
    </w:lvl>
    <w:lvl w:ilvl="5" w:tplc="B7D4B848">
      <w:start w:val="1"/>
      <w:numFmt w:val="lowerRoman"/>
      <w:lvlText w:val="%6."/>
      <w:lvlJc w:val="left"/>
      <w:pPr>
        <w:ind w:left="4320" w:hanging="360"/>
      </w:pPr>
    </w:lvl>
    <w:lvl w:ilvl="6" w:tplc="55029B9C">
      <w:start w:val="1"/>
      <w:numFmt w:val="decimal"/>
      <w:lvlText w:val="%7."/>
      <w:lvlJc w:val="left"/>
      <w:pPr>
        <w:ind w:left="5040" w:hanging="360"/>
      </w:pPr>
    </w:lvl>
    <w:lvl w:ilvl="7" w:tplc="3F203ABE">
      <w:start w:val="1"/>
      <w:numFmt w:val="lowerLetter"/>
      <w:lvlText w:val="%8."/>
      <w:lvlJc w:val="left"/>
      <w:pPr>
        <w:ind w:left="5760" w:hanging="360"/>
      </w:pPr>
    </w:lvl>
    <w:lvl w:ilvl="8" w:tplc="F8509AC8">
      <w:start w:val="1"/>
      <w:numFmt w:val="lowerRoman"/>
      <w:lvlText w:val="%9."/>
      <w:lvlJc w:val="left"/>
      <w:pPr>
        <w:ind w:left="6480" w:hanging="360"/>
      </w:pPr>
    </w:lvl>
  </w:abstractNum>
  <w:abstractNum w:abstractNumId="46" w15:restartNumberingAfterBreak="0">
    <w:nsid w:val="25FE3F02"/>
    <w:multiLevelType w:val="hybridMultilevel"/>
    <w:tmpl w:val="EE387464"/>
    <w:lvl w:ilvl="0" w:tplc="9FDE7B5A">
      <w:start w:val="1"/>
      <w:numFmt w:val="decimal"/>
      <w:lvlText w:val="%1."/>
      <w:lvlJc w:val="left"/>
      <w:pPr>
        <w:ind w:left="720" w:hanging="360"/>
      </w:pPr>
    </w:lvl>
    <w:lvl w:ilvl="1" w:tplc="A49ED846">
      <w:start w:val="1"/>
      <w:numFmt w:val="lowerLetter"/>
      <w:lvlText w:val="%2."/>
      <w:lvlJc w:val="left"/>
      <w:pPr>
        <w:ind w:left="1440" w:hanging="360"/>
      </w:pPr>
    </w:lvl>
    <w:lvl w:ilvl="2" w:tplc="B19E8264">
      <w:start w:val="1"/>
      <w:numFmt w:val="lowerRoman"/>
      <w:lvlText w:val="%3."/>
      <w:lvlJc w:val="right"/>
      <w:pPr>
        <w:ind w:left="2160" w:hanging="180"/>
      </w:pPr>
    </w:lvl>
    <w:lvl w:ilvl="3" w:tplc="BA2A5EA2">
      <w:start w:val="1"/>
      <w:numFmt w:val="decimal"/>
      <w:lvlText w:val="%4."/>
      <w:lvlJc w:val="left"/>
      <w:pPr>
        <w:ind w:left="2880" w:hanging="360"/>
      </w:pPr>
    </w:lvl>
    <w:lvl w:ilvl="4" w:tplc="E74E6026">
      <w:start w:val="1"/>
      <w:numFmt w:val="lowerLetter"/>
      <w:lvlText w:val="%5."/>
      <w:lvlJc w:val="left"/>
      <w:pPr>
        <w:ind w:left="3600" w:hanging="360"/>
      </w:pPr>
    </w:lvl>
    <w:lvl w:ilvl="5" w:tplc="18084B86">
      <w:start w:val="1"/>
      <w:numFmt w:val="lowerRoman"/>
      <w:lvlText w:val="%6."/>
      <w:lvlJc w:val="right"/>
      <w:pPr>
        <w:ind w:left="4320" w:hanging="180"/>
      </w:pPr>
    </w:lvl>
    <w:lvl w:ilvl="6" w:tplc="CADE2258">
      <w:start w:val="1"/>
      <w:numFmt w:val="decimal"/>
      <w:lvlText w:val="%7."/>
      <w:lvlJc w:val="left"/>
      <w:pPr>
        <w:ind w:left="5040" w:hanging="360"/>
      </w:pPr>
    </w:lvl>
    <w:lvl w:ilvl="7" w:tplc="E8BE8962">
      <w:start w:val="1"/>
      <w:numFmt w:val="lowerLetter"/>
      <w:lvlText w:val="%8."/>
      <w:lvlJc w:val="left"/>
      <w:pPr>
        <w:ind w:left="5760" w:hanging="360"/>
      </w:pPr>
    </w:lvl>
    <w:lvl w:ilvl="8" w:tplc="0DC0C082">
      <w:start w:val="1"/>
      <w:numFmt w:val="lowerRoman"/>
      <w:lvlText w:val="%9."/>
      <w:lvlJc w:val="right"/>
      <w:pPr>
        <w:ind w:left="6480" w:hanging="180"/>
      </w:pPr>
    </w:lvl>
  </w:abstractNum>
  <w:abstractNum w:abstractNumId="47" w15:restartNumberingAfterBreak="0">
    <w:nsid w:val="2696E8A4"/>
    <w:multiLevelType w:val="hybridMultilevel"/>
    <w:tmpl w:val="3CFE4D14"/>
    <w:lvl w:ilvl="0" w:tplc="5140832C">
      <w:start w:val="4"/>
      <w:numFmt w:val="upperRoman"/>
      <w:lvlText w:val="%1."/>
      <w:lvlJc w:val="right"/>
      <w:pPr>
        <w:ind w:left="720" w:hanging="360"/>
      </w:pPr>
    </w:lvl>
    <w:lvl w:ilvl="1" w:tplc="C7523656">
      <w:start w:val="1"/>
      <w:numFmt w:val="lowerLetter"/>
      <w:lvlText w:val="%2."/>
      <w:lvlJc w:val="left"/>
      <w:pPr>
        <w:ind w:left="1440" w:hanging="360"/>
      </w:pPr>
    </w:lvl>
    <w:lvl w:ilvl="2" w:tplc="10004002">
      <w:start w:val="1"/>
      <w:numFmt w:val="lowerRoman"/>
      <w:lvlText w:val="%3."/>
      <w:lvlJc w:val="right"/>
      <w:pPr>
        <w:ind w:left="2160" w:hanging="180"/>
      </w:pPr>
    </w:lvl>
    <w:lvl w:ilvl="3" w:tplc="167A8838">
      <w:start w:val="1"/>
      <w:numFmt w:val="decimal"/>
      <w:lvlText w:val="%4."/>
      <w:lvlJc w:val="left"/>
      <w:pPr>
        <w:ind w:left="2880" w:hanging="360"/>
      </w:pPr>
    </w:lvl>
    <w:lvl w:ilvl="4" w:tplc="619E447A">
      <w:start w:val="1"/>
      <w:numFmt w:val="lowerLetter"/>
      <w:lvlText w:val="%5."/>
      <w:lvlJc w:val="left"/>
      <w:pPr>
        <w:ind w:left="3600" w:hanging="360"/>
      </w:pPr>
    </w:lvl>
    <w:lvl w:ilvl="5" w:tplc="60B81180">
      <w:start w:val="1"/>
      <w:numFmt w:val="lowerRoman"/>
      <w:lvlText w:val="%6."/>
      <w:lvlJc w:val="right"/>
      <w:pPr>
        <w:ind w:left="4320" w:hanging="180"/>
      </w:pPr>
    </w:lvl>
    <w:lvl w:ilvl="6" w:tplc="C2828C8C">
      <w:start w:val="1"/>
      <w:numFmt w:val="decimal"/>
      <w:lvlText w:val="%7."/>
      <w:lvlJc w:val="left"/>
      <w:pPr>
        <w:ind w:left="5040" w:hanging="360"/>
      </w:pPr>
    </w:lvl>
    <w:lvl w:ilvl="7" w:tplc="5F0E1D66">
      <w:start w:val="1"/>
      <w:numFmt w:val="lowerLetter"/>
      <w:lvlText w:val="%8."/>
      <w:lvlJc w:val="left"/>
      <w:pPr>
        <w:ind w:left="5760" w:hanging="360"/>
      </w:pPr>
    </w:lvl>
    <w:lvl w:ilvl="8" w:tplc="1E305DAC">
      <w:start w:val="1"/>
      <w:numFmt w:val="lowerRoman"/>
      <w:lvlText w:val="%9."/>
      <w:lvlJc w:val="right"/>
      <w:pPr>
        <w:ind w:left="6480" w:hanging="180"/>
      </w:pPr>
    </w:lvl>
  </w:abstractNum>
  <w:abstractNum w:abstractNumId="48" w15:restartNumberingAfterBreak="0">
    <w:nsid w:val="295DDC31"/>
    <w:multiLevelType w:val="hybridMultilevel"/>
    <w:tmpl w:val="856AB14E"/>
    <w:lvl w:ilvl="0" w:tplc="6D943DC2">
      <w:start w:val="3"/>
      <w:numFmt w:val="upperRoman"/>
      <w:lvlText w:val="%1."/>
      <w:lvlJc w:val="right"/>
      <w:pPr>
        <w:ind w:left="720" w:hanging="360"/>
      </w:pPr>
    </w:lvl>
    <w:lvl w:ilvl="1" w:tplc="B838F186">
      <w:start w:val="1"/>
      <w:numFmt w:val="lowerLetter"/>
      <w:lvlText w:val="%2."/>
      <w:lvlJc w:val="left"/>
      <w:pPr>
        <w:ind w:left="1440" w:hanging="360"/>
      </w:pPr>
    </w:lvl>
    <w:lvl w:ilvl="2" w:tplc="589E35A0">
      <w:start w:val="1"/>
      <w:numFmt w:val="lowerRoman"/>
      <w:lvlText w:val="%3."/>
      <w:lvlJc w:val="right"/>
      <w:pPr>
        <w:ind w:left="2160" w:hanging="180"/>
      </w:pPr>
    </w:lvl>
    <w:lvl w:ilvl="3" w:tplc="89F289CA">
      <w:start w:val="1"/>
      <w:numFmt w:val="decimal"/>
      <w:lvlText w:val="%4."/>
      <w:lvlJc w:val="left"/>
      <w:pPr>
        <w:ind w:left="2880" w:hanging="360"/>
      </w:pPr>
    </w:lvl>
    <w:lvl w:ilvl="4" w:tplc="B40E13FE">
      <w:start w:val="1"/>
      <w:numFmt w:val="lowerLetter"/>
      <w:lvlText w:val="%5."/>
      <w:lvlJc w:val="left"/>
      <w:pPr>
        <w:ind w:left="3600" w:hanging="360"/>
      </w:pPr>
    </w:lvl>
    <w:lvl w:ilvl="5" w:tplc="39C24C4E">
      <w:start w:val="1"/>
      <w:numFmt w:val="lowerRoman"/>
      <w:lvlText w:val="%6."/>
      <w:lvlJc w:val="right"/>
      <w:pPr>
        <w:ind w:left="4320" w:hanging="180"/>
      </w:pPr>
    </w:lvl>
    <w:lvl w:ilvl="6" w:tplc="E36A1BBA">
      <w:start w:val="1"/>
      <w:numFmt w:val="decimal"/>
      <w:lvlText w:val="%7."/>
      <w:lvlJc w:val="left"/>
      <w:pPr>
        <w:ind w:left="5040" w:hanging="360"/>
      </w:pPr>
    </w:lvl>
    <w:lvl w:ilvl="7" w:tplc="0F523A10">
      <w:start w:val="1"/>
      <w:numFmt w:val="lowerLetter"/>
      <w:lvlText w:val="%8."/>
      <w:lvlJc w:val="left"/>
      <w:pPr>
        <w:ind w:left="5760" w:hanging="360"/>
      </w:pPr>
    </w:lvl>
    <w:lvl w:ilvl="8" w:tplc="C52E16FE">
      <w:start w:val="1"/>
      <w:numFmt w:val="lowerRoman"/>
      <w:lvlText w:val="%9."/>
      <w:lvlJc w:val="right"/>
      <w:pPr>
        <w:ind w:left="6480" w:hanging="180"/>
      </w:pPr>
    </w:lvl>
  </w:abstractNum>
  <w:abstractNum w:abstractNumId="49" w15:restartNumberingAfterBreak="0">
    <w:nsid w:val="2C765A0E"/>
    <w:multiLevelType w:val="hybridMultilevel"/>
    <w:tmpl w:val="A4A6232C"/>
    <w:lvl w:ilvl="0" w:tplc="B4F228DC">
      <w:start w:val="1"/>
      <w:numFmt w:val="decimal"/>
      <w:lvlText w:val="%1."/>
      <w:lvlJc w:val="left"/>
      <w:pPr>
        <w:ind w:left="720" w:hanging="360"/>
      </w:pPr>
    </w:lvl>
    <w:lvl w:ilvl="1" w:tplc="DAFC94D6">
      <w:start w:val="1"/>
      <w:numFmt w:val="lowerLetter"/>
      <w:lvlText w:val="%2."/>
      <w:lvlJc w:val="left"/>
      <w:pPr>
        <w:ind w:left="1440" w:hanging="360"/>
      </w:pPr>
    </w:lvl>
    <w:lvl w:ilvl="2" w:tplc="708C27A8">
      <w:start w:val="1"/>
      <w:numFmt w:val="lowerRoman"/>
      <w:lvlText w:val="%3."/>
      <w:lvlJc w:val="right"/>
      <w:pPr>
        <w:ind w:left="2160" w:hanging="180"/>
      </w:pPr>
    </w:lvl>
    <w:lvl w:ilvl="3" w:tplc="B01A7A2C">
      <w:start w:val="1"/>
      <w:numFmt w:val="decimal"/>
      <w:lvlText w:val="%4."/>
      <w:lvlJc w:val="left"/>
      <w:pPr>
        <w:ind w:left="2880" w:hanging="360"/>
      </w:pPr>
    </w:lvl>
    <w:lvl w:ilvl="4" w:tplc="595CA958">
      <w:start w:val="1"/>
      <w:numFmt w:val="lowerLetter"/>
      <w:lvlText w:val="%5."/>
      <w:lvlJc w:val="left"/>
      <w:pPr>
        <w:ind w:left="3600" w:hanging="360"/>
      </w:pPr>
    </w:lvl>
    <w:lvl w:ilvl="5" w:tplc="3902686E">
      <w:start w:val="1"/>
      <w:numFmt w:val="lowerRoman"/>
      <w:lvlText w:val="%6."/>
      <w:lvlJc w:val="right"/>
      <w:pPr>
        <w:ind w:left="4320" w:hanging="180"/>
      </w:pPr>
    </w:lvl>
    <w:lvl w:ilvl="6" w:tplc="CBA2C120">
      <w:start w:val="1"/>
      <w:numFmt w:val="decimal"/>
      <w:lvlText w:val="%7."/>
      <w:lvlJc w:val="left"/>
      <w:pPr>
        <w:ind w:left="5040" w:hanging="360"/>
      </w:pPr>
    </w:lvl>
    <w:lvl w:ilvl="7" w:tplc="6B701330">
      <w:start w:val="1"/>
      <w:numFmt w:val="lowerLetter"/>
      <w:lvlText w:val="%8."/>
      <w:lvlJc w:val="left"/>
      <w:pPr>
        <w:ind w:left="5760" w:hanging="360"/>
      </w:pPr>
    </w:lvl>
    <w:lvl w:ilvl="8" w:tplc="5740BDCC">
      <w:start w:val="1"/>
      <w:numFmt w:val="lowerRoman"/>
      <w:lvlText w:val="%9."/>
      <w:lvlJc w:val="right"/>
      <w:pPr>
        <w:ind w:left="6480" w:hanging="180"/>
      </w:pPr>
    </w:lvl>
  </w:abstractNum>
  <w:abstractNum w:abstractNumId="50" w15:restartNumberingAfterBreak="0">
    <w:nsid w:val="2C812D9E"/>
    <w:multiLevelType w:val="hybridMultilevel"/>
    <w:tmpl w:val="34145D50"/>
    <w:lvl w:ilvl="0" w:tplc="23389E62">
      <w:start w:val="1"/>
      <w:numFmt w:val="bullet"/>
      <w:lvlText w:val="·"/>
      <w:lvlJc w:val="left"/>
      <w:pPr>
        <w:ind w:left="720" w:hanging="360"/>
      </w:pPr>
      <w:rPr>
        <w:rFonts w:hint="default" w:ascii="Symbol" w:hAnsi="Symbol"/>
      </w:rPr>
    </w:lvl>
    <w:lvl w:ilvl="1" w:tplc="BF443612">
      <w:start w:val="1"/>
      <w:numFmt w:val="bullet"/>
      <w:lvlText w:val="o"/>
      <w:lvlJc w:val="left"/>
      <w:pPr>
        <w:ind w:left="1440" w:hanging="360"/>
      </w:pPr>
      <w:rPr>
        <w:rFonts w:hint="default" w:ascii="Courier New" w:hAnsi="Courier New"/>
      </w:rPr>
    </w:lvl>
    <w:lvl w:ilvl="2" w:tplc="CA1E63DA">
      <w:start w:val="1"/>
      <w:numFmt w:val="bullet"/>
      <w:lvlText w:val=""/>
      <w:lvlJc w:val="left"/>
      <w:pPr>
        <w:ind w:left="2160" w:hanging="360"/>
      </w:pPr>
      <w:rPr>
        <w:rFonts w:hint="default" w:ascii="Wingdings" w:hAnsi="Wingdings"/>
      </w:rPr>
    </w:lvl>
    <w:lvl w:ilvl="3" w:tplc="188AECEA">
      <w:start w:val="1"/>
      <w:numFmt w:val="bullet"/>
      <w:lvlText w:val=""/>
      <w:lvlJc w:val="left"/>
      <w:pPr>
        <w:ind w:left="2880" w:hanging="360"/>
      </w:pPr>
      <w:rPr>
        <w:rFonts w:hint="default" w:ascii="Symbol" w:hAnsi="Symbol"/>
      </w:rPr>
    </w:lvl>
    <w:lvl w:ilvl="4" w:tplc="54B04DC0">
      <w:start w:val="1"/>
      <w:numFmt w:val="bullet"/>
      <w:lvlText w:val="o"/>
      <w:lvlJc w:val="left"/>
      <w:pPr>
        <w:ind w:left="3600" w:hanging="360"/>
      </w:pPr>
      <w:rPr>
        <w:rFonts w:hint="default" w:ascii="Courier New" w:hAnsi="Courier New"/>
      </w:rPr>
    </w:lvl>
    <w:lvl w:ilvl="5" w:tplc="19CAB09E">
      <w:start w:val="1"/>
      <w:numFmt w:val="bullet"/>
      <w:lvlText w:val=""/>
      <w:lvlJc w:val="left"/>
      <w:pPr>
        <w:ind w:left="4320" w:hanging="360"/>
      </w:pPr>
      <w:rPr>
        <w:rFonts w:hint="default" w:ascii="Wingdings" w:hAnsi="Wingdings"/>
      </w:rPr>
    </w:lvl>
    <w:lvl w:ilvl="6" w:tplc="20EA1556">
      <w:start w:val="1"/>
      <w:numFmt w:val="bullet"/>
      <w:lvlText w:val=""/>
      <w:lvlJc w:val="left"/>
      <w:pPr>
        <w:ind w:left="5040" w:hanging="360"/>
      </w:pPr>
      <w:rPr>
        <w:rFonts w:hint="default" w:ascii="Symbol" w:hAnsi="Symbol"/>
      </w:rPr>
    </w:lvl>
    <w:lvl w:ilvl="7" w:tplc="0BB0C0A8">
      <w:start w:val="1"/>
      <w:numFmt w:val="bullet"/>
      <w:lvlText w:val="o"/>
      <w:lvlJc w:val="left"/>
      <w:pPr>
        <w:ind w:left="5760" w:hanging="360"/>
      </w:pPr>
      <w:rPr>
        <w:rFonts w:hint="default" w:ascii="Courier New" w:hAnsi="Courier New"/>
      </w:rPr>
    </w:lvl>
    <w:lvl w:ilvl="8" w:tplc="A50ADD18">
      <w:start w:val="1"/>
      <w:numFmt w:val="bullet"/>
      <w:lvlText w:val=""/>
      <w:lvlJc w:val="left"/>
      <w:pPr>
        <w:ind w:left="6480" w:hanging="360"/>
      </w:pPr>
      <w:rPr>
        <w:rFonts w:hint="default" w:ascii="Wingdings" w:hAnsi="Wingdings"/>
      </w:rPr>
    </w:lvl>
  </w:abstractNum>
  <w:abstractNum w:abstractNumId="51" w15:restartNumberingAfterBreak="0">
    <w:nsid w:val="2CB5C890"/>
    <w:multiLevelType w:val="hybridMultilevel"/>
    <w:tmpl w:val="1DB4E53E"/>
    <w:lvl w:ilvl="0" w:tplc="0152EBC2">
      <w:start w:val="1"/>
      <w:numFmt w:val="decimal"/>
      <w:lvlText w:val="%1."/>
      <w:lvlJc w:val="left"/>
      <w:pPr>
        <w:ind w:left="720" w:hanging="360"/>
      </w:pPr>
    </w:lvl>
    <w:lvl w:ilvl="1" w:tplc="1304C048">
      <w:start w:val="1"/>
      <w:numFmt w:val="lowerLetter"/>
      <w:lvlText w:val="%2."/>
      <w:lvlJc w:val="left"/>
      <w:pPr>
        <w:ind w:left="1440" w:hanging="360"/>
      </w:pPr>
    </w:lvl>
    <w:lvl w:ilvl="2" w:tplc="40DEFC60">
      <w:start w:val="1"/>
      <w:numFmt w:val="lowerRoman"/>
      <w:lvlText w:val="%3."/>
      <w:lvlJc w:val="right"/>
      <w:pPr>
        <w:ind w:left="2160" w:hanging="180"/>
      </w:pPr>
    </w:lvl>
    <w:lvl w:ilvl="3" w:tplc="926A98C4">
      <w:start w:val="1"/>
      <w:numFmt w:val="decimal"/>
      <w:lvlText w:val="%4."/>
      <w:lvlJc w:val="left"/>
      <w:pPr>
        <w:ind w:left="2880" w:hanging="360"/>
      </w:pPr>
    </w:lvl>
    <w:lvl w:ilvl="4" w:tplc="47166D52">
      <w:start w:val="1"/>
      <w:numFmt w:val="lowerLetter"/>
      <w:lvlText w:val="%5."/>
      <w:lvlJc w:val="left"/>
      <w:pPr>
        <w:ind w:left="3600" w:hanging="360"/>
      </w:pPr>
    </w:lvl>
    <w:lvl w:ilvl="5" w:tplc="74C8A474">
      <w:start w:val="1"/>
      <w:numFmt w:val="lowerRoman"/>
      <w:lvlText w:val="%6."/>
      <w:lvlJc w:val="right"/>
      <w:pPr>
        <w:ind w:left="4320" w:hanging="180"/>
      </w:pPr>
    </w:lvl>
    <w:lvl w:ilvl="6" w:tplc="9EC8F8BA">
      <w:start w:val="1"/>
      <w:numFmt w:val="decimal"/>
      <w:lvlText w:val="%7."/>
      <w:lvlJc w:val="left"/>
      <w:pPr>
        <w:ind w:left="5040" w:hanging="360"/>
      </w:pPr>
    </w:lvl>
    <w:lvl w:ilvl="7" w:tplc="878CAF68">
      <w:start w:val="1"/>
      <w:numFmt w:val="lowerLetter"/>
      <w:lvlText w:val="%8."/>
      <w:lvlJc w:val="left"/>
      <w:pPr>
        <w:ind w:left="5760" w:hanging="360"/>
      </w:pPr>
    </w:lvl>
    <w:lvl w:ilvl="8" w:tplc="D512B6AC">
      <w:start w:val="1"/>
      <w:numFmt w:val="lowerRoman"/>
      <w:lvlText w:val="%9."/>
      <w:lvlJc w:val="right"/>
      <w:pPr>
        <w:ind w:left="6480" w:hanging="180"/>
      </w:pPr>
    </w:lvl>
  </w:abstractNum>
  <w:abstractNum w:abstractNumId="52" w15:restartNumberingAfterBreak="0">
    <w:nsid w:val="2D29AC7A"/>
    <w:multiLevelType w:val="hybridMultilevel"/>
    <w:tmpl w:val="5FFCCB82"/>
    <w:lvl w:ilvl="0" w:tplc="D376E6F4">
      <w:start w:val="1"/>
      <w:numFmt w:val="bullet"/>
      <w:lvlText w:val="·"/>
      <w:lvlJc w:val="left"/>
      <w:pPr>
        <w:ind w:left="720" w:hanging="360"/>
      </w:pPr>
      <w:rPr>
        <w:rFonts w:hint="default" w:ascii="Symbol" w:hAnsi="Symbol"/>
      </w:rPr>
    </w:lvl>
    <w:lvl w:ilvl="1" w:tplc="A440DE9A">
      <w:start w:val="1"/>
      <w:numFmt w:val="bullet"/>
      <w:lvlText w:val="o"/>
      <w:lvlJc w:val="left"/>
      <w:pPr>
        <w:ind w:left="1440" w:hanging="360"/>
      </w:pPr>
      <w:rPr>
        <w:rFonts w:hint="default" w:ascii="Courier New" w:hAnsi="Courier New"/>
      </w:rPr>
    </w:lvl>
    <w:lvl w:ilvl="2" w:tplc="73AE5CA0">
      <w:start w:val="1"/>
      <w:numFmt w:val="bullet"/>
      <w:lvlText w:val=""/>
      <w:lvlJc w:val="left"/>
      <w:pPr>
        <w:ind w:left="2160" w:hanging="360"/>
      </w:pPr>
      <w:rPr>
        <w:rFonts w:hint="default" w:ascii="Wingdings" w:hAnsi="Wingdings"/>
      </w:rPr>
    </w:lvl>
    <w:lvl w:ilvl="3" w:tplc="D3F84760">
      <w:start w:val="1"/>
      <w:numFmt w:val="bullet"/>
      <w:lvlText w:val=""/>
      <w:lvlJc w:val="left"/>
      <w:pPr>
        <w:ind w:left="2880" w:hanging="360"/>
      </w:pPr>
      <w:rPr>
        <w:rFonts w:hint="default" w:ascii="Symbol" w:hAnsi="Symbol"/>
      </w:rPr>
    </w:lvl>
    <w:lvl w:ilvl="4" w:tplc="A2B0B520">
      <w:start w:val="1"/>
      <w:numFmt w:val="bullet"/>
      <w:lvlText w:val="o"/>
      <w:lvlJc w:val="left"/>
      <w:pPr>
        <w:ind w:left="3600" w:hanging="360"/>
      </w:pPr>
      <w:rPr>
        <w:rFonts w:hint="default" w:ascii="Courier New" w:hAnsi="Courier New"/>
      </w:rPr>
    </w:lvl>
    <w:lvl w:ilvl="5" w:tplc="056A1A68">
      <w:start w:val="1"/>
      <w:numFmt w:val="bullet"/>
      <w:lvlText w:val=""/>
      <w:lvlJc w:val="left"/>
      <w:pPr>
        <w:ind w:left="4320" w:hanging="360"/>
      </w:pPr>
      <w:rPr>
        <w:rFonts w:hint="default" w:ascii="Wingdings" w:hAnsi="Wingdings"/>
      </w:rPr>
    </w:lvl>
    <w:lvl w:ilvl="6" w:tplc="679EB69E">
      <w:start w:val="1"/>
      <w:numFmt w:val="bullet"/>
      <w:lvlText w:val=""/>
      <w:lvlJc w:val="left"/>
      <w:pPr>
        <w:ind w:left="5040" w:hanging="360"/>
      </w:pPr>
      <w:rPr>
        <w:rFonts w:hint="default" w:ascii="Symbol" w:hAnsi="Symbol"/>
      </w:rPr>
    </w:lvl>
    <w:lvl w:ilvl="7" w:tplc="4BCC49C4">
      <w:start w:val="1"/>
      <w:numFmt w:val="bullet"/>
      <w:lvlText w:val="o"/>
      <w:lvlJc w:val="left"/>
      <w:pPr>
        <w:ind w:left="5760" w:hanging="360"/>
      </w:pPr>
      <w:rPr>
        <w:rFonts w:hint="default" w:ascii="Courier New" w:hAnsi="Courier New"/>
      </w:rPr>
    </w:lvl>
    <w:lvl w:ilvl="8" w:tplc="4760AE60">
      <w:start w:val="1"/>
      <w:numFmt w:val="bullet"/>
      <w:lvlText w:val=""/>
      <w:lvlJc w:val="left"/>
      <w:pPr>
        <w:ind w:left="6480" w:hanging="360"/>
      </w:pPr>
      <w:rPr>
        <w:rFonts w:hint="default" w:ascii="Wingdings" w:hAnsi="Wingdings"/>
      </w:rPr>
    </w:lvl>
  </w:abstractNum>
  <w:abstractNum w:abstractNumId="53" w15:restartNumberingAfterBreak="0">
    <w:nsid w:val="3105433E"/>
    <w:multiLevelType w:val="hybridMultilevel"/>
    <w:tmpl w:val="152EE3F4"/>
    <w:lvl w:ilvl="0" w:tplc="B7189428">
      <w:start w:val="1"/>
      <w:numFmt w:val="bullet"/>
      <w:lvlText w:val="·"/>
      <w:lvlJc w:val="left"/>
      <w:pPr>
        <w:ind w:left="720" w:hanging="360"/>
      </w:pPr>
      <w:rPr>
        <w:rFonts w:hint="default" w:ascii="Symbol" w:hAnsi="Symbol"/>
      </w:rPr>
    </w:lvl>
    <w:lvl w:ilvl="1" w:tplc="4000CF3C">
      <w:start w:val="1"/>
      <w:numFmt w:val="bullet"/>
      <w:lvlText w:val="o"/>
      <w:lvlJc w:val="left"/>
      <w:pPr>
        <w:ind w:left="1440" w:hanging="360"/>
      </w:pPr>
      <w:rPr>
        <w:rFonts w:hint="default" w:ascii="Courier New" w:hAnsi="Courier New"/>
      </w:rPr>
    </w:lvl>
    <w:lvl w:ilvl="2" w:tplc="C7FA5B88">
      <w:start w:val="1"/>
      <w:numFmt w:val="bullet"/>
      <w:lvlText w:val=""/>
      <w:lvlJc w:val="left"/>
      <w:pPr>
        <w:ind w:left="2160" w:hanging="360"/>
      </w:pPr>
      <w:rPr>
        <w:rFonts w:hint="default" w:ascii="Wingdings" w:hAnsi="Wingdings"/>
      </w:rPr>
    </w:lvl>
    <w:lvl w:ilvl="3" w:tplc="CF1AD582">
      <w:start w:val="1"/>
      <w:numFmt w:val="bullet"/>
      <w:lvlText w:val=""/>
      <w:lvlJc w:val="left"/>
      <w:pPr>
        <w:ind w:left="2880" w:hanging="360"/>
      </w:pPr>
      <w:rPr>
        <w:rFonts w:hint="default" w:ascii="Symbol" w:hAnsi="Symbol"/>
      </w:rPr>
    </w:lvl>
    <w:lvl w:ilvl="4" w:tplc="800A7514">
      <w:start w:val="1"/>
      <w:numFmt w:val="bullet"/>
      <w:lvlText w:val="o"/>
      <w:lvlJc w:val="left"/>
      <w:pPr>
        <w:ind w:left="3600" w:hanging="360"/>
      </w:pPr>
      <w:rPr>
        <w:rFonts w:hint="default" w:ascii="Courier New" w:hAnsi="Courier New"/>
      </w:rPr>
    </w:lvl>
    <w:lvl w:ilvl="5" w:tplc="FC38A6AA">
      <w:start w:val="1"/>
      <w:numFmt w:val="bullet"/>
      <w:lvlText w:val=""/>
      <w:lvlJc w:val="left"/>
      <w:pPr>
        <w:ind w:left="4320" w:hanging="360"/>
      </w:pPr>
      <w:rPr>
        <w:rFonts w:hint="default" w:ascii="Wingdings" w:hAnsi="Wingdings"/>
      </w:rPr>
    </w:lvl>
    <w:lvl w:ilvl="6" w:tplc="5C2A49EC">
      <w:start w:val="1"/>
      <w:numFmt w:val="bullet"/>
      <w:lvlText w:val=""/>
      <w:lvlJc w:val="left"/>
      <w:pPr>
        <w:ind w:left="5040" w:hanging="360"/>
      </w:pPr>
      <w:rPr>
        <w:rFonts w:hint="default" w:ascii="Symbol" w:hAnsi="Symbol"/>
      </w:rPr>
    </w:lvl>
    <w:lvl w:ilvl="7" w:tplc="2F2CFF38">
      <w:start w:val="1"/>
      <w:numFmt w:val="bullet"/>
      <w:lvlText w:val="o"/>
      <w:lvlJc w:val="left"/>
      <w:pPr>
        <w:ind w:left="5760" w:hanging="360"/>
      </w:pPr>
      <w:rPr>
        <w:rFonts w:hint="default" w:ascii="Courier New" w:hAnsi="Courier New"/>
      </w:rPr>
    </w:lvl>
    <w:lvl w:ilvl="8" w:tplc="A246CB56">
      <w:start w:val="1"/>
      <w:numFmt w:val="bullet"/>
      <w:lvlText w:val=""/>
      <w:lvlJc w:val="left"/>
      <w:pPr>
        <w:ind w:left="6480" w:hanging="360"/>
      </w:pPr>
      <w:rPr>
        <w:rFonts w:hint="default" w:ascii="Wingdings" w:hAnsi="Wingdings"/>
      </w:rPr>
    </w:lvl>
  </w:abstractNum>
  <w:abstractNum w:abstractNumId="54" w15:restartNumberingAfterBreak="0">
    <w:nsid w:val="318CAA1C"/>
    <w:multiLevelType w:val="hybridMultilevel"/>
    <w:tmpl w:val="B900E06C"/>
    <w:lvl w:ilvl="0" w:tplc="19DEA7E2">
      <w:start w:val="3"/>
      <w:numFmt w:val="decimal"/>
      <w:lvlText w:val="%1."/>
      <w:lvlJc w:val="left"/>
      <w:pPr>
        <w:ind w:left="720" w:hanging="360"/>
      </w:pPr>
    </w:lvl>
    <w:lvl w:ilvl="1" w:tplc="FCA4AC74">
      <w:start w:val="1"/>
      <w:numFmt w:val="lowerLetter"/>
      <w:lvlText w:val="%2."/>
      <w:lvlJc w:val="left"/>
      <w:pPr>
        <w:ind w:left="1440" w:hanging="360"/>
      </w:pPr>
    </w:lvl>
    <w:lvl w:ilvl="2" w:tplc="8BCE0A5A">
      <w:start w:val="1"/>
      <w:numFmt w:val="lowerRoman"/>
      <w:lvlText w:val="%3."/>
      <w:lvlJc w:val="right"/>
      <w:pPr>
        <w:ind w:left="2160" w:hanging="180"/>
      </w:pPr>
    </w:lvl>
    <w:lvl w:ilvl="3" w:tplc="59EAE5E2">
      <w:start w:val="1"/>
      <w:numFmt w:val="decimal"/>
      <w:lvlText w:val="%4."/>
      <w:lvlJc w:val="left"/>
      <w:pPr>
        <w:ind w:left="2880" w:hanging="360"/>
      </w:pPr>
    </w:lvl>
    <w:lvl w:ilvl="4" w:tplc="8C446E2E">
      <w:start w:val="1"/>
      <w:numFmt w:val="lowerLetter"/>
      <w:lvlText w:val="%5."/>
      <w:lvlJc w:val="left"/>
      <w:pPr>
        <w:ind w:left="3600" w:hanging="360"/>
      </w:pPr>
    </w:lvl>
    <w:lvl w:ilvl="5" w:tplc="6F7AF856">
      <w:start w:val="1"/>
      <w:numFmt w:val="lowerRoman"/>
      <w:lvlText w:val="%6."/>
      <w:lvlJc w:val="right"/>
      <w:pPr>
        <w:ind w:left="4320" w:hanging="180"/>
      </w:pPr>
    </w:lvl>
    <w:lvl w:ilvl="6" w:tplc="8F7CFC78">
      <w:start w:val="1"/>
      <w:numFmt w:val="decimal"/>
      <w:lvlText w:val="%7."/>
      <w:lvlJc w:val="left"/>
      <w:pPr>
        <w:ind w:left="5040" w:hanging="360"/>
      </w:pPr>
    </w:lvl>
    <w:lvl w:ilvl="7" w:tplc="118A34AE">
      <w:start w:val="1"/>
      <w:numFmt w:val="lowerLetter"/>
      <w:lvlText w:val="%8."/>
      <w:lvlJc w:val="left"/>
      <w:pPr>
        <w:ind w:left="5760" w:hanging="360"/>
      </w:pPr>
    </w:lvl>
    <w:lvl w:ilvl="8" w:tplc="7E924BEC">
      <w:start w:val="1"/>
      <w:numFmt w:val="lowerRoman"/>
      <w:lvlText w:val="%9."/>
      <w:lvlJc w:val="right"/>
      <w:pPr>
        <w:ind w:left="6480" w:hanging="180"/>
      </w:pPr>
    </w:lvl>
  </w:abstractNum>
  <w:abstractNum w:abstractNumId="55" w15:restartNumberingAfterBreak="0">
    <w:nsid w:val="3250515D"/>
    <w:multiLevelType w:val="hybridMultilevel"/>
    <w:tmpl w:val="FE36296C"/>
    <w:lvl w:ilvl="0" w:tplc="838C02F0">
      <w:start w:val="3"/>
      <w:numFmt w:val="upperRoman"/>
      <w:lvlText w:val="%1."/>
      <w:lvlJc w:val="right"/>
      <w:pPr>
        <w:ind w:left="720" w:hanging="360"/>
      </w:pPr>
    </w:lvl>
    <w:lvl w:ilvl="1" w:tplc="00064D96">
      <w:start w:val="1"/>
      <w:numFmt w:val="lowerLetter"/>
      <w:lvlText w:val="%2."/>
      <w:lvlJc w:val="left"/>
      <w:pPr>
        <w:ind w:left="1440" w:hanging="360"/>
      </w:pPr>
    </w:lvl>
    <w:lvl w:ilvl="2" w:tplc="09AEBD7A">
      <w:start w:val="1"/>
      <w:numFmt w:val="lowerRoman"/>
      <w:lvlText w:val="%3."/>
      <w:lvlJc w:val="right"/>
      <w:pPr>
        <w:ind w:left="2160" w:hanging="180"/>
      </w:pPr>
    </w:lvl>
    <w:lvl w:ilvl="3" w:tplc="6248ED1A">
      <w:start w:val="1"/>
      <w:numFmt w:val="decimal"/>
      <w:lvlText w:val="%4."/>
      <w:lvlJc w:val="left"/>
      <w:pPr>
        <w:ind w:left="2880" w:hanging="360"/>
      </w:pPr>
    </w:lvl>
    <w:lvl w:ilvl="4" w:tplc="C280456A">
      <w:start w:val="1"/>
      <w:numFmt w:val="lowerLetter"/>
      <w:lvlText w:val="%5."/>
      <w:lvlJc w:val="left"/>
      <w:pPr>
        <w:ind w:left="3600" w:hanging="360"/>
      </w:pPr>
    </w:lvl>
    <w:lvl w:ilvl="5" w:tplc="4D5062BA">
      <w:start w:val="1"/>
      <w:numFmt w:val="lowerRoman"/>
      <w:lvlText w:val="%6."/>
      <w:lvlJc w:val="right"/>
      <w:pPr>
        <w:ind w:left="4320" w:hanging="180"/>
      </w:pPr>
    </w:lvl>
    <w:lvl w:ilvl="6" w:tplc="0CA21F8E">
      <w:start w:val="1"/>
      <w:numFmt w:val="decimal"/>
      <w:lvlText w:val="%7."/>
      <w:lvlJc w:val="left"/>
      <w:pPr>
        <w:ind w:left="5040" w:hanging="360"/>
      </w:pPr>
    </w:lvl>
    <w:lvl w:ilvl="7" w:tplc="FC9E04B6">
      <w:start w:val="1"/>
      <w:numFmt w:val="lowerLetter"/>
      <w:lvlText w:val="%8."/>
      <w:lvlJc w:val="left"/>
      <w:pPr>
        <w:ind w:left="5760" w:hanging="360"/>
      </w:pPr>
    </w:lvl>
    <w:lvl w:ilvl="8" w:tplc="05061C1E">
      <w:start w:val="1"/>
      <w:numFmt w:val="lowerRoman"/>
      <w:lvlText w:val="%9."/>
      <w:lvlJc w:val="right"/>
      <w:pPr>
        <w:ind w:left="6480" w:hanging="180"/>
      </w:pPr>
    </w:lvl>
  </w:abstractNum>
  <w:abstractNum w:abstractNumId="56" w15:restartNumberingAfterBreak="0">
    <w:nsid w:val="34D3707C"/>
    <w:multiLevelType w:val="hybridMultilevel"/>
    <w:tmpl w:val="1132E9F0"/>
    <w:lvl w:ilvl="0" w:tplc="378C6D90">
      <w:start w:val="5"/>
      <w:numFmt w:val="decimal"/>
      <w:lvlText w:val="%1."/>
      <w:lvlJc w:val="left"/>
      <w:pPr>
        <w:ind w:left="720" w:hanging="360"/>
      </w:pPr>
    </w:lvl>
    <w:lvl w:ilvl="1" w:tplc="B10CD0A0">
      <w:start w:val="1"/>
      <w:numFmt w:val="lowerLetter"/>
      <w:lvlText w:val="%2."/>
      <w:lvlJc w:val="left"/>
      <w:pPr>
        <w:ind w:left="1440" w:hanging="360"/>
      </w:pPr>
    </w:lvl>
    <w:lvl w:ilvl="2" w:tplc="15E6793C">
      <w:start w:val="1"/>
      <w:numFmt w:val="lowerRoman"/>
      <w:lvlText w:val="%3."/>
      <w:lvlJc w:val="right"/>
      <w:pPr>
        <w:ind w:left="2160" w:hanging="180"/>
      </w:pPr>
    </w:lvl>
    <w:lvl w:ilvl="3" w:tplc="639CE382">
      <w:start w:val="1"/>
      <w:numFmt w:val="decimal"/>
      <w:lvlText w:val="%4."/>
      <w:lvlJc w:val="left"/>
      <w:pPr>
        <w:ind w:left="2880" w:hanging="360"/>
      </w:pPr>
    </w:lvl>
    <w:lvl w:ilvl="4" w:tplc="718A48F0">
      <w:start w:val="1"/>
      <w:numFmt w:val="lowerLetter"/>
      <w:lvlText w:val="%5."/>
      <w:lvlJc w:val="left"/>
      <w:pPr>
        <w:ind w:left="3600" w:hanging="360"/>
      </w:pPr>
    </w:lvl>
    <w:lvl w:ilvl="5" w:tplc="B2529CB2">
      <w:start w:val="1"/>
      <w:numFmt w:val="lowerRoman"/>
      <w:lvlText w:val="%6."/>
      <w:lvlJc w:val="right"/>
      <w:pPr>
        <w:ind w:left="4320" w:hanging="180"/>
      </w:pPr>
    </w:lvl>
    <w:lvl w:ilvl="6" w:tplc="0212B72E">
      <w:start w:val="1"/>
      <w:numFmt w:val="decimal"/>
      <w:lvlText w:val="%7."/>
      <w:lvlJc w:val="left"/>
      <w:pPr>
        <w:ind w:left="5040" w:hanging="360"/>
      </w:pPr>
    </w:lvl>
    <w:lvl w:ilvl="7" w:tplc="0D8E7254">
      <w:start w:val="1"/>
      <w:numFmt w:val="lowerLetter"/>
      <w:lvlText w:val="%8."/>
      <w:lvlJc w:val="left"/>
      <w:pPr>
        <w:ind w:left="5760" w:hanging="360"/>
      </w:pPr>
    </w:lvl>
    <w:lvl w:ilvl="8" w:tplc="8BD4A60C">
      <w:start w:val="1"/>
      <w:numFmt w:val="lowerRoman"/>
      <w:lvlText w:val="%9."/>
      <w:lvlJc w:val="right"/>
      <w:pPr>
        <w:ind w:left="6480" w:hanging="180"/>
      </w:pPr>
    </w:lvl>
  </w:abstractNum>
  <w:abstractNum w:abstractNumId="57" w15:restartNumberingAfterBreak="0">
    <w:nsid w:val="35B04561"/>
    <w:multiLevelType w:val="hybridMultilevel"/>
    <w:tmpl w:val="7552535E"/>
    <w:lvl w:ilvl="0" w:tplc="C082EB14">
      <w:start w:val="1"/>
      <w:numFmt w:val="bullet"/>
      <w:lvlText w:val="·"/>
      <w:lvlJc w:val="left"/>
      <w:pPr>
        <w:ind w:left="720" w:hanging="360"/>
      </w:pPr>
      <w:rPr>
        <w:rFonts w:hint="default" w:ascii="Symbol" w:hAnsi="Symbol"/>
      </w:rPr>
    </w:lvl>
    <w:lvl w:ilvl="1" w:tplc="E190DB0C">
      <w:start w:val="1"/>
      <w:numFmt w:val="bullet"/>
      <w:lvlText w:val="o"/>
      <w:lvlJc w:val="left"/>
      <w:pPr>
        <w:ind w:left="1440" w:hanging="360"/>
      </w:pPr>
      <w:rPr>
        <w:rFonts w:hint="default" w:ascii="Courier New" w:hAnsi="Courier New"/>
      </w:rPr>
    </w:lvl>
    <w:lvl w:ilvl="2" w:tplc="FE8CCD98">
      <w:start w:val="1"/>
      <w:numFmt w:val="bullet"/>
      <w:lvlText w:val=""/>
      <w:lvlJc w:val="left"/>
      <w:pPr>
        <w:ind w:left="2160" w:hanging="360"/>
      </w:pPr>
      <w:rPr>
        <w:rFonts w:hint="default" w:ascii="Wingdings" w:hAnsi="Wingdings"/>
      </w:rPr>
    </w:lvl>
    <w:lvl w:ilvl="3" w:tplc="B6E299AA">
      <w:start w:val="1"/>
      <w:numFmt w:val="bullet"/>
      <w:lvlText w:val=""/>
      <w:lvlJc w:val="left"/>
      <w:pPr>
        <w:ind w:left="2880" w:hanging="360"/>
      </w:pPr>
      <w:rPr>
        <w:rFonts w:hint="default" w:ascii="Symbol" w:hAnsi="Symbol"/>
      </w:rPr>
    </w:lvl>
    <w:lvl w:ilvl="4" w:tplc="8AAE965C">
      <w:start w:val="1"/>
      <w:numFmt w:val="bullet"/>
      <w:lvlText w:val="o"/>
      <w:lvlJc w:val="left"/>
      <w:pPr>
        <w:ind w:left="3600" w:hanging="360"/>
      </w:pPr>
      <w:rPr>
        <w:rFonts w:hint="default" w:ascii="Courier New" w:hAnsi="Courier New"/>
      </w:rPr>
    </w:lvl>
    <w:lvl w:ilvl="5" w:tplc="EAC8A756">
      <w:start w:val="1"/>
      <w:numFmt w:val="bullet"/>
      <w:lvlText w:val=""/>
      <w:lvlJc w:val="left"/>
      <w:pPr>
        <w:ind w:left="4320" w:hanging="360"/>
      </w:pPr>
      <w:rPr>
        <w:rFonts w:hint="default" w:ascii="Wingdings" w:hAnsi="Wingdings"/>
      </w:rPr>
    </w:lvl>
    <w:lvl w:ilvl="6" w:tplc="42FC3EFC">
      <w:start w:val="1"/>
      <w:numFmt w:val="bullet"/>
      <w:lvlText w:val=""/>
      <w:lvlJc w:val="left"/>
      <w:pPr>
        <w:ind w:left="5040" w:hanging="360"/>
      </w:pPr>
      <w:rPr>
        <w:rFonts w:hint="default" w:ascii="Symbol" w:hAnsi="Symbol"/>
      </w:rPr>
    </w:lvl>
    <w:lvl w:ilvl="7" w:tplc="CEF890C4">
      <w:start w:val="1"/>
      <w:numFmt w:val="bullet"/>
      <w:lvlText w:val="o"/>
      <w:lvlJc w:val="left"/>
      <w:pPr>
        <w:ind w:left="5760" w:hanging="360"/>
      </w:pPr>
      <w:rPr>
        <w:rFonts w:hint="default" w:ascii="Courier New" w:hAnsi="Courier New"/>
      </w:rPr>
    </w:lvl>
    <w:lvl w:ilvl="8" w:tplc="224AD904">
      <w:start w:val="1"/>
      <w:numFmt w:val="bullet"/>
      <w:lvlText w:val=""/>
      <w:lvlJc w:val="left"/>
      <w:pPr>
        <w:ind w:left="6480" w:hanging="360"/>
      </w:pPr>
      <w:rPr>
        <w:rFonts w:hint="default" w:ascii="Wingdings" w:hAnsi="Wingdings"/>
      </w:rPr>
    </w:lvl>
  </w:abstractNum>
  <w:abstractNum w:abstractNumId="58" w15:restartNumberingAfterBreak="0">
    <w:nsid w:val="360E0B4C"/>
    <w:multiLevelType w:val="hybridMultilevel"/>
    <w:tmpl w:val="038EB090"/>
    <w:lvl w:ilvl="0" w:tplc="0610CE80">
      <w:start w:val="9"/>
      <w:numFmt w:val="upperRoman"/>
      <w:lvlText w:val="%1."/>
      <w:lvlJc w:val="right"/>
      <w:pPr>
        <w:ind w:left="720" w:hanging="360"/>
      </w:pPr>
    </w:lvl>
    <w:lvl w:ilvl="1" w:tplc="808E379A">
      <w:start w:val="1"/>
      <w:numFmt w:val="lowerLetter"/>
      <w:lvlText w:val="%2."/>
      <w:lvlJc w:val="left"/>
      <w:pPr>
        <w:ind w:left="1440" w:hanging="360"/>
      </w:pPr>
    </w:lvl>
    <w:lvl w:ilvl="2" w:tplc="8552FFF6">
      <w:start w:val="1"/>
      <w:numFmt w:val="lowerRoman"/>
      <w:lvlText w:val="%3."/>
      <w:lvlJc w:val="right"/>
      <w:pPr>
        <w:ind w:left="2160" w:hanging="180"/>
      </w:pPr>
    </w:lvl>
    <w:lvl w:ilvl="3" w:tplc="363C013A">
      <w:start w:val="1"/>
      <w:numFmt w:val="decimal"/>
      <w:lvlText w:val="%4."/>
      <w:lvlJc w:val="left"/>
      <w:pPr>
        <w:ind w:left="2880" w:hanging="360"/>
      </w:pPr>
    </w:lvl>
    <w:lvl w:ilvl="4" w:tplc="5712B248">
      <w:start w:val="1"/>
      <w:numFmt w:val="lowerLetter"/>
      <w:lvlText w:val="%5."/>
      <w:lvlJc w:val="left"/>
      <w:pPr>
        <w:ind w:left="3600" w:hanging="360"/>
      </w:pPr>
    </w:lvl>
    <w:lvl w:ilvl="5" w:tplc="1DCA0D72">
      <w:start w:val="1"/>
      <w:numFmt w:val="lowerRoman"/>
      <w:lvlText w:val="%6."/>
      <w:lvlJc w:val="right"/>
      <w:pPr>
        <w:ind w:left="4320" w:hanging="180"/>
      </w:pPr>
    </w:lvl>
    <w:lvl w:ilvl="6" w:tplc="31002B08">
      <w:start w:val="1"/>
      <w:numFmt w:val="decimal"/>
      <w:lvlText w:val="%7."/>
      <w:lvlJc w:val="left"/>
      <w:pPr>
        <w:ind w:left="5040" w:hanging="360"/>
      </w:pPr>
    </w:lvl>
    <w:lvl w:ilvl="7" w:tplc="39AA7C8A">
      <w:start w:val="1"/>
      <w:numFmt w:val="lowerLetter"/>
      <w:lvlText w:val="%8."/>
      <w:lvlJc w:val="left"/>
      <w:pPr>
        <w:ind w:left="5760" w:hanging="360"/>
      </w:pPr>
    </w:lvl>
    <w:lvl w:ilvl="8" w:tplc="48C0841C">
      <w:start w:val="1"/>
      <w:numFmt w:val="lowerRoman"/>
      <w:lvlText w:val="%9."/>
      <w:lvlJc w:val="right"/>
      <w:pPr>
        <w:ind w:left="6480" w:hanging="180"/>
      </w:pPr>
    </w:lvl>
  </w:abstractNum>
  <w:abstractNum w:abstractNumId="59" w15:restartNumberingAfterBreak="0">
    <w:nsid w:val="36F53D9C"/>
    <w:multiLevelType w:val="hybridMultilevel"/>
    <w:tmpl w:val="089207A4"/>
    <w:lvl w:ilvl="0" w:tplc="581E056C">
      <w:start w:val="1"/>
      <w:numFmt w:val="decimal"/>
      <w:lvlText w:val="%1."/>
      <w:lvlJc w:val="left"/>
      <w:pPr>
        <w:ind w:left="720" w:hanging="360"/>
      </w:pPr>
    </w:lvl>
    <w:lvl w:ilvl="1" w:tplc="4E2E980C">
      <w:start w:val="1"/>
      <w:numFmt w:val="lowerLetter"/>
      <w:lvlText w:val="%2."/>
      <w:lvlJc w:val="left"/>
      <w:pPr>
        <w:ind w:left="1440" w:hanging="360"/>
      </w:pPr>
    </w:lvl>
    <w:lvl w:ilvl="2" w:tplc="7D024C46">
      <w:start w:val="1"/>
      <w:numFmt w:val="lowerRoman"/>
      <w:lvlText w:val="%3."/>
      <w:lvlJc w:val="right"/>
      <w:pPr>
        <w:ind w:left="2160" w:hanging="180"/>
      </w:pPr>
    </w:lvl>
    <w:lvl w:ilvl="3" w:tplc="828EFEDC">
      <w:start w:val="1"/>
      <w:numFmt w:val="decimal"/>
      <w:lvlText w:val="%4."/>
      <w:lvlJc w:val="left"/>
      <w:pPr>
        <w:ind w:left="2880" w:hanging="360"/>
      </w:pPr>
    </w:lvl>
    <w:lvl w:ilvl="4" w:tplc="E9E0F434">
      <w:start w:val="1"/>
      <w:numFmt w:val="lowerLetter"/>
      <w:lvlText w:val="%5."/>
      <w:lvlJc w:val="left"/>
      <w:pPr>
        <w:ind w:left="3600" w:hanging="360"/>
      </w:pPr>
    </w:lvl>
    <w:lvl w:ilvl="5" w:tplc="25266D20">
      <w:start w:val="1"/>
      <w:numFmt w:val="lowerRoman"/>
      <w:lvlText w:val="%6."/>
      <w:lvlJc w:val="right"/>
      <w:pPr>
        <w:ind w:left="4320" w:hanging="180"/>
      </w:pPr>
    </w:lvl>
    <w:lvl w:ilvl="6" w:tplc="CEFAC12C">
      <w:start w:val="1"/>
      <w:numFmt w:val="decimal"/>
      <w:lvlText w:val="%7."/>
      <w:lvlJc w:val="left"/>
      <w:pPr>
        <w:ind w:left="5040" w:hanging="360"/>
      </w:pPr>
    </w:lvl>
    <w:lvl w:ilvl="7" w:tplc="68308176">
      <w:start w:val="1"/>
      <w:numFmt w:val="lowerLetter"/>
      <w:lvlText w:val="%8."/>
      <w:lvlJc w:val="left"/>
      <w:pPr>
        <w:ind w:left="5760" w:hanging="360"/>
      </w:pPr>
    </w:lvl>
    <w:lvl w:ilvl="8" w:tplc="1122B872">
      <w:start w:val="1"/>
      <w:numFmt w:val="lowerRoman"/>
      <w:lvlText w:val="%9."/>
      <w:lvlJc w:val="right"/>
      <w:pPr>
        <w:ind w:left="6480" w:hanging="180"/>
      </w:pPr>
    </w:lvl>
  </w:abstractNum>
  <w:abstractNum w:abstractNumId="60" w15:restartNumberingAfterBreak="0">
    <w:nsid w:val="3726F92E"/>
    <w:multiLevelType w:val="hybridMultilevel"/>
    <w:tmpl w:val="D30E4628"/>
    <w:lvl w:ilvl="0" w:tplc="C024D102">
      <w:start w:val="2"/>
      <w:numFmt w:val="decimal"/>
      <w:lvlText w:val="%1."/>
      <w:lvlJc w:val="left"/>
      <w:pPr>
        <w:ind w:left="720" w:hanging="360"/>
      </w:pPr>
    </w:lvl>
    <w:lvl w:ilvl="1" w:tplc="B32C35DC">
      <w:start w:val="1"/>
      <w:numFmt w:val="lowerLetter"/>
      <w:lvlText w:val="%2."/>
      <w:lvlJc w:val="left"/>
      <w:pPr>
        <w:ind w:left="1440" w:hanging="360"/>
      </w:pPr>
    </w:lvl>
    <w:lvl w:ilvl="2" w:tplc="C3E24556">
      <w:start w:val="1"/>
      <w:numFmt w:val="lowerRoman"/>
      <w:lvlText w:val="%3."/>
      <w:lvlJc w:val="right"/>
      <w:pPr>
        <w:ind w:left="2160" w:hanging="180"/>
      </w:pPr>
    </w:lvl>
    <w:lvl w:ilvl="3" w:tplc="4336C122">
      <w:start w:val="1"/>
      <w:numFmt w:val="decimal"/>
      <w:lvlText w:val="%4."/>
      <w:lvlJc w:val="left"/>
      <w:pPr>
        <w:ind w:left="2880" w:hanging="360"/>
      </w:pPr>
    </w:lvl>
    <w:lvl w:ilvl="4" w:tplc="D55A9330">
      <w:start w:val="1"/>
      <w:numFmt w:val="lowerLetter"/>
      <w:lvlText w:val="%5."/>
      <w:lvlJc w:val="left"/>
      <w:pPr>
        <w:ind w:left="3600" w:hanging="360"/>
      </w:pPr>
    </w:lvl>
    <w:lvl w:ilvl="5" w:tplc="121889CE">
      <w:start w:val="1"/>
      <w:numFmt w:val="lowerRoman"/>
      <w:lvlText w:val="%6."/>
      <w:lvlJc w:val="right"/>
      <w:pPr>
        <w:ind w:left="4320" w:hanging="180"/>
      </w:pPr>
    </w:lvl>
    <w:lvl w:ilvl="6" w:tplc="06626036">
      <w:start w:val="1"/>
      <w:numFmt w:val="decimal"/>
      <w:lvlText w:val="%7."/>
      <w:lvlJc w:val="left"/>
      <w:pPr>
        <w:ind w:left="5040" w:hanging="360"/>
      </w:pPr>
    </w:lvl>
    <w:lvl w:ilvl="7" w:tplc="8A1CD602">
      <w:start w:val="1"/>
      <w:numFmt w:val="lowerLetter"/>
      <w:lvlText w:val="%8."/>
      <w:lvlJc w:val="left"/>
      <w:pPr>
        <w:ind w:left="5760" w:hanging="360"/>
      </w:pPr>
    </w:lvl>
    <w:lvl w:ilvl="8" w:tplc="BDBECB84">
      <w:start w:val="1"/>
      <w:numFmt w:val="lowerRoman"/>
      <w:lvlText w:val="%9."/>
      <w:lvlJc w:val="right"/>
      <w:pPr>
        <w:ind w:left="6480" w:hanging="180"/>
      </w:pPr>
    </w:lvl>
  </w:abstractNum>
  <w:abstractNum w:abstractNumId="61" w15:restartNumberingAfterBreak="0">
    <w:nsid w:val="373901D4"/>
    <w:multiLevelType w:val="hybridMultilevel"/>
    <w:tmpl w:val="2A6015BE"/>
    <w:lvl w:ilvl="0" w:tplc="6FF22510">
      <w:start w:val="1"/>
      <w:numFmt w:val="bullet"/>
      <w:lvlText w:val=""/>
      <w:lvlJc w:val="left"/>
      <w:pPr>
        <w:ind w:left="720" w:hanging="360"/>
      </w:pPr>
      <w:rPr>
        <w:rFonts w:hint="default" w:ascii="Symbol" w:hAnsi="Symbol"/>
      </w:rPr>
    </w:lvl>
    <w:lvl w:ilvl="1" w:tplc="43D2466E">
      <w:start w:val="1"/>
      <w:numFmt w:val="bullet"/>
      <w:lvlText w:val="o"/>
      <w:lvlJc w:val="left"/>
      <w:pPr>
        <w:ind w:left="1440" w:hanging="360"/>
      </w:pPr>
      <w:rPr>
        <w:rFonts w:hint="default" w:ascii="Courier New" w:hAnsi="Courier New"/>
      </w:rPr>
    </w:lvl>
    <w:lvl w:ilvl="2" w:tplc="580ACFAE">
      <w:start w:val="1"/>
      <w:numFmt w:val="bullet"/>
      <w:lvlText w:val=""/>
      <w:lvlJc w:val="left"/>
      <w:pPr>
        <w:ind w:left="2160" w:hanging="360"/>
      </w:pPr>
      <w:rPr>
        <w:rFonts w:hint="default" w:ascii="Wingdings" w:hAnsi="Wingdings"/>
      </w:rPr>
    </w:lvl>
    <w:lvl w:ilvl="3" w:tplc="0016CAE2">
      <w:start w:val="1"/>
      <w:numFmt w:val="bullet"/>
      <w:lvlText w:val=""/>
      <w:lvlJc w:val="left"/>
      <w:pPr>
        <w:ind w:left="2880" w:hanging="360"/>
      </w:pPr>
      <w:rPr>
        <w:rFonts w:hint="default" w:ascii="Symbol" w:hAnsi="Symbol"/>
      </w:rPr>
    </w:lvl>
    <w:lvl w:ilvl="4" w:tplc="C1F2FB8E">
      <w:start w:val="1"/>
      <w:numFmt w:val="bullet"/>
      <w:lvlText w:val="o"/>
      <w:lvlJc w:val="left"/>
      <w:pPr>
        <w:ind w:left="3600" w:hanging="360"/>
      </w:pPr>
      <w:rPr>
        <w:rFonts w:hint="default" w:ascii="Courier New" w:hAnsi="Courier New"/>
      </w:rPr>
    </w:lvl>
    <w:lvl w:ilvl="5" w:tplc="F9C480D6">
      <w:start w:val="1"/>
      <w:numFmt w:val="bullet"/>
      <w:lvlText w:val=""/>
      <w:lvlJc w:val="left"/>
      <w:pPr>
        <w:ind w:left="4320" w:hanging="360"/>
      </w:pPr>
      <w:rPr>
        <w:rFonts w:hint="default" w:ascii="Wingdings" w:hAnsi="Wingdings"/>
      </w:rPr>
    </w:lvl>
    <w:lvl w:ilvl="6" w:tplc="336ABDB4">
      <w:start w:val="1"/>
      <w:numFmt w:val="bullet"/>
      <w:lvlText w:val=""/>
      <w:lvlJc w:val="left"/>
      <w:pPr>
        <w:ind w:left="5040" w:hanging="360"/>
      </w:pPr>
      <w:rPr>
        <w:rFonts w:hint="default" w:ascii="Symbol" w:hAnsi="Symbol"/>
      </w:rPr>
    </w:lvl>
    <w:lvl w:ilvl="7" w:tplc="35080018">
      <w:start w:val="1"/>
      <w:numFmt w:val="bullet"/>
      <w:lvlText w:val="o"/>
      <w:lvlJc w:val="left"/>
      <w:pPr>
        <w:ind w:left="5760" w:hanging="360"/>
      </w:pPr>
      <w:rPr>
        <w:rFonts w:hint="default" w:ascii="Courier New" w:hAnsi="Courier New"/>
      </w:rPr>
    </w:lvl>
    <w:lvl w:ilvl="8" w:tplc="F612D584">
      <w:start w:val="1"/>
      <w:numFmt w:val="bullet"/>
      <w:lvlText w:val=""/>
      <w:lvlJc w:val="left"/>
      <w:pPr>
        <w:ind w:left="6480" w:hanging="360"/>
      </w:pPr>
      <w:rPr>
        <w:rFonts w:hint="default" w:ascii="Wingdings" w:hAnsi="Wingdings"/>
      </w:rPr>
    </w:lvl>
  </w:abstractNum>
  <w:abstractNum w:abstractNumId="62" w15:restartNumberingAfterBreak="0">
    <w:nsid w:val="38003EE5"/>
    <w:multiLevelType w:val="hybridMultilevel"/>
    <w:tmpl w:val="C400AC6E"/>
    <w:lvl w:ilvl="0" w:tplc="9AA665FC">
      <w:start w:val="1"/>
      <w:numFmt w:val="decimal"/>
      <w:lvlText w:val="%1."/>
      <w:lvlJc w:val="left"/>
      <w:pPr>
        <w:ind w:left="720" w:hanging="360"/>
      </w:pPr>
    </w:lvl>
    <w:lvl w:ilvl="1" w:tplc="0C5EF090">
      <w:start w:val="1"/>
      <w:numFmt w:val="lowerLetter"/>
      <w:lvlText w:val="%2."/>
      <w:lvlJc w:val="left"/>
      <w:pPr>
        <w:ind w:left="1440" w:hanging="360"/>
      </w:pPr>
    </w:lvl>
    <w:lvl w:ilvl="2" w:tplc="62E09732">
      <w:start w:val="1"/>
      <w:numFmt w:val="lowerRoman"/>
      <w:lvlText w:val="%3."/>
      <w:lvlJc w:val="right"/>
      <w:pPr>
        <w:ind w:left="2160" w:hanging="180"/>
      </w:pPr>
    </w:lvl>
    <w:lvl w:ilvl="3" w:tplc="DBACD47A">
      <w:start w:val="1"/>
      <w:numFmt w:val="decimal"/>
      <w:lvlText w:val="%4."/>
      <w:lvlJc w:val="left"/>
      <w:pPr>
        <w:ind w:left="2880" w:hanging="360"/>
      </w:pPr>
    </w:lvl>
    <w:lvl w:ilvl="4" w:tplc="EB0CD278">
      <w:start w:val="1"/>
      <w:numFmt w:val="lowerLetter"/>
      <w:lvlText w:val="%5."/>
      <w:lvlJc w:val="left"/>
      <w:pPr>
        <w:ind w:left="3600" w:hanging="360"/>
      </w:pPr>
    </w:lvl>
    <w:lvl w:ilvl="5" w:tplc="051EC910">
      <w:start w:val="1"/>
      <w:numFmt w:val="lowerRoman"/>
      <w:lvlText w:val="%6."/>
      <w:lvlJc w:val="right"/>
      <w:pPr>
        <w:ind w:left="4320" w:hanging="180"/>
      </w:pPr>
    </w:lvl>
    <w:lvl w:ilvl="6" w:tplc="E1DA2AEE">
      <w:start w:val="1"/>
      <w:numFmt w:val="decimal"/>
      <w:lvlText w:val="%7."/>
      <w:lvlJc w:val="left"/>
      <w:pPr>
        <w:ind w:left="5040" w:hanging="360"/>
      </w:pPr>
    </w:lvl>
    <w:lvl w:ilvl="7" w:tplc="612AE98E">
      <w:start w:val="1"/>
      <w:numFmt w:val="lowerLetter"/>
      <w:lvlText w:val="%8."/>
      <w:lvlJc w:val="left"/>
      <w:pPr>
        <w:ind w:left="5760" w:hanging="360"/>
      </w:pPr>
    </w:lvl>
    <w:lvl w:ilvl="8" w:tplc="A838D898">
      <w:start w:val="1"/>
      <w:numFmt w:val="lowerRoman"/>
      <w:lvlText w:val="%9."/>
      <w:lvlJc w:val="right"/>
      <w:pPr>
        <w:ind w:left="6480" w:hanging="180"/>
      </w:pPr>
    </w:lvl>
  </w:abstractNum>
  <w:abstractNum w:abstractNumId="63" w15:restartNumberingAfterBreak="0">
    <w:nsid w:val="3822AAA5"/>
    <w:multiLevelType w:val="hybridMultilevel"/>
    <w:tmpl w:val="850A393A"/>
    <w:lvl w:ilvl="0" w:tplc="B8ECC0DC">
      <w:start w:val="1"/>
      <w:numFmt w:val="bullet"/>
      <w:lvlText w:val=""/>
      <w:lvlJc w:val="left"/>
      <w:pPr>
        <w:ind w:left="720" w:hanging="360"/>
      </w:pPr>
      <w:rPr>
        <w:rFonts w:hint="default" w:ascii="Symbol" w:hAnsi="Symbol"/>
      </w:rPr>
    </w:lvl>
    <w:lvl w:ilvl="1" w:tplc="340402AC">
      <w:start w:val="1"/>
      <w:numFmt w:val="bullet"/>
      <w:lvlText w:val="o"/>
      <w:lvlJc w:val="left"/>
      <w:pPr>
        <w:ind w:left="1440" w:hanging="360"/>
      </w:pPr>
      <w:rPr>
        <w:rFonts w:hint="default" w:ascii="Courier New" w:hAnsi="Courier New"/>
      </w:rPr>
    </w:lvl>
    <w:lvl w:ilvl="2" w:tplc="CAFCE1D8">
      <w:start w:val="1"/>
      <w:numFmt w:val="bullet"/>
      <w:lvlText w:val=""/>
      <w:lvlJc w:val="left"/>
      <w:pPr>
        <w:ind w:left="2160" w:hanging="360"/>
      </w:pPr>
      <w:rPr>
        <w:rFonts w:hint="default" w:ascii="Wingdings" w:hAnsi="Wingdings"/>
      </w:rPr>
    </w:lvl>
    <w:lvl w:ilvl="3" w:tplc="BC9AFBF2">
      <w:start w:val="1"/>
      <w:numFmt w:val="bullet"/>
      <w:lvlText w:val=""/>
      <w:lvlJc w:val="left"/>
      <w:pPr>
        <w:ind w:left="2880" w:hanging="360"/>
      </w:pPr>
      <w:rPr>
        <w:rFonts w:hint="default" w:ascii="Symbol" w:hAnsi="Symbol"/>
      </w:rPr>
    </w:lvl>
    <w:lvl w:ilvl="4" w:tplc="03ECF0B6">
      <w:start w:val="1"/>
      <w:numFmt w:val="bullet"/>
      <w:lvlText w:val="o"/>
      <w:lvlJc w:val="left"/>
      <w:pPr>
        <w:ind w:left="3600" w:hanging="360"/>
      </w:pPr>
      <w:rPr>
        <w:rFonts w:hint="default" w:ascii="Courier New" w:hAnsi="Courier New"/>
      </w:rPr>
    </w:lvl>
    <w:lvl w:ilvl="5" w:tplc="1E24BA8E">
      <w:start w:val="1"/>
      <w:numFmt w:val="bullet"/>
      <w:lvlText w:val=""/>
      <w:lvlJc w:val="left"/>
      <w:pPr>
        <w:ind w:left="4320" w:hanging="360"/>
      </w:pPr>
      <w:rPr>
        <w:rFonts w:hint="default" w:ascii="Wingdings" w:hAnsi="Wingdings"/>
      </w:rPr>
    </w:lvl>
    <w:lvl w:ilvl="6" w:tplc="88665574">
      <w:start w:val="1"/>
      <w:numFmt w:val="bullet"/>
      <w:lvlText w:val=""/>
      <w:lvlJc w:val="left"/>
      <w:pPr>
        <w:ind w:left="5040" w:hanging="360"/>
      </w:pPr>
      <w:rPr>
        <w:rFonts w:hint="default" w:ascii="Symbol" w:hAnsi="Symbol"/>
      </w:rPr>
    </w:lvl>
    <w:lvl w:ilvl="7" w:tplc="AB567C2A">
      <w:start w:val="1"/>
      <w:numFmt w:val="bullet"/>
      <w:lvlText w:val="o"/>
      <w:lvlJc w:val="left"/>
      <w:pPr>
        <w:ind w:left="5760" w:hanging="360"/>
      </w:pPr>
      <w:rPr>
        <w:rFonts w:hint="default" w:ascii="Courier New" w:hAnsi="Courier New"/>
      </w:rPr>
    </w:lvl>
    <w:lvl w:ilvl="8" w:tplc="BDB41E4C">
      <w:start w:val="1"/>
      <w:numFmt w:val="bullet"/>
      <w:lvlText w:val=""/>
      <w:lvlJc w:val="left"/>
      <w:pPr>
        <w:ind w:left="6480" w:hanging="360"/>
      </w:pPr>
      <w:rPr>
        <w:rFonts w:hint="default" w:ascii="Wingdings" w:hAnsi="Wingdings"/>
      </w:rPr>
    </w:lvl>
  </w:abstractNum>
  <w:abstractNum w:abstractNumId="64" w15:restartNumberingAfterBreak="0">
    <w:nsid w:val="38CA547B"/>
    <w:multiLevelType w:val="hybridMultilevel"/>
    <w:tmpl w:val="3EA6B7A0"/>
    <w:lvl w:ilvl="0" w:tplc="FF064462">
      <w:start w:val="1"/>
      <w:numFmt w:val="decimal"/>
      <w:lvlText w:val="•"/>
      <w:lvlJc w:val="left"/>
      <w:pPr>
        <w:ind w:left="720" w:hanging="360"/>
      </w:pPr>
    </w:lvl>
    <w:lvl w:ilvl="1" w:tplc="ED8A4F56">
      <w:start w:val="1"/>
      <w:numFmt w:val="lowerLetter"/>
      <w:lvlText w:val="%2."/>
      <w:lvlJc w:val="left"/>
      <w:pPr>
        <w:ind w:left="1440" w:hanging="360"/>
      </w:pPr>
    </w:lvl>
    <w:lvl w:ilvl="2" w:tplc="2182EE98">
      <w:start w:val="1"/>
      <w:numFmt w:val="lowerRoman"/>
      <w:lvlText w:val="%3."/>
      <w:lvlJc w:val="right"/>
      <w:pPr>
        <w:ind w:left="2160" w:hanging="180"/>
      </w:pPr>
    </w:lvl>
    <w:lvl w:ilvl="3" w:tplc="ED76470E">
      <w:start w:val="1"/>
      <w:numFmt w:val="decimal"/>
      <w:lvlText w:val="%4."/>
      <w:lvlJc w:val="left"/>
      <w:pPr>
        <w:ind w:left="2880" w:hanging="360"/>
      </w:pPr>
    </w:lvl>
    <w:lvl w:ilvl="4" w:tplc="67884A64">
      <w:start w:val="1"/>
      <w:numFmt w:val="lowerLetter"/>
      <w:lvlText w:val="%5."/>
      <w:lvlJc w:val="left"/>
      <w:pPr>
        <w:ind w:left="3600" w:hanging="360"/>
      </w:pPr>
    </w:lvl>
    <w:lvl w:ilvl="5" w:tplc="58DEC47A">
      <w:start w:val="1"/>
      <w:numFmt w:val="lowerRoman"/>
      <w:lvlText w:val="%6."/>
      <w:lvlJc w:val="right"/>
      <w:pPr>
        <w:ind w:left="4320" w:hanging="180"/>
      </w:pPr>
    </w:lvl>
    <w:lvl w:ilvl="6" w:tplc="03623882">
      <w:start w:val="1"/>
      <w:numFmt w:val="decimal"/>
      <w:lvlText w:val="%7."/>
      <w:lvlJc w:val="left"/>
      <w:pPr>
        <w:ind w:left="5040" w:hanging="360"/>
      </w:pPr>
    </w:lvl>
    <w:lvl w:ilvl="7" w:tplc="31D64186">
      <w:start w:val="1"/>
      <w:numFmt w:val="lowerLetter"/>
      <w:lvlText w:val="%8."/>
      <w:lvlJc w:val="left"/>
      <w:pPr>
        <w:ind w:left="5760" w:hanging="360"/>
      </w:pPr>
    </w:lvl>
    <w:lvl w:ilvl="8" w:tplc="2DBCFA74">
      <w:start w:val="1"/>
      <w:numFmt w:val="lowerRoman"/>
      <w:lvlText w:val="%9."/>
      <w:lvlJc w:val="right"/>
      <w:pPr>
        <w:ind w:left="6480" w:hanging="180"/>
      </w:pPr>
    </w:lvl>
  </w:abstractNum>
  <w:abstractNum w:abstractNumId="65" w15:restartNumberingAfterBreak="0">
    <w:nsid w:val="399A4DBD"/>
    <w:multiLevelType w:val="hybridMultilevel"/>
    <w:tmpl w:val="7A3834FE"/>
    <w:lvl w:ilvl="0" w:tplc="61AEA516">
      <w:start w:val="1"/>
      <w:numFmt w:val="upperRoman"/>
      <w:lvlText w:val="%1."/>
      <w:lvlJc w:val="right"/>
      <w:pPr>
        <w:ind w:left="720" w:hanging="360"/>
      </w:pPr>
    </w:lvl>
    <w:lvl w:ilvl="1" w:tplc="DAA2F8D4">
      <w:start w:val="1"/>
      <w:numFmt w:val="lowerLetter"/>
      <w:lvlText w:val="%2."/>
      <w:lvlJc w:val="left"/>
      <w:pPr>
        <w:ind w:left="1440" w:hanging="360"/>
      </w:pPr>
    </w:lvl>
    <w:lvl w:ilvl="2" w:tplc="9FE24EE2">
      <w:start w:val="1"/>
      <w:numFmt w:val="lowerRoman"/>
      <w:lvlText w:val="%3."/>
      <w:lvlJc w:val="right"/>
      <w:pPr>
        <w:ind w:left="2160" w:hanging="180"/>
      </w:pPr>
    </w:lvl>
    <w:lvl w:ilvl="3" w:tplc="B21A1034">
      <w:start w:val="1"/>
      <w:numFmt w:val="decimal"/>
      <w:lvlText w:val="%4."/>
      <w:lvlJc w:val="left"/>
      <w:pPr>
        <w:ind w:left="2880" w:hanging="360"/>
      </w:pPr>
    </w:lvl>
    <w:lvl w:ilvl="4" w:tplc="087E4CD2">
      <w:start w:val="1"/>
      <w:numFmt w:val="lowerLetter"/>
      <w:lvlText w:val="%5."/>
      <w:lvlJc w:val="left"/>
      <w:pPr>
        <w:ind w:left="3600" w:hanging="360"/>
      </w:pPr>
    </w:lvl>
    <w:lvl w:ilvl="5" w:tplc="AD0E79EC">
      <w:start w:val="1"/>
      <w:numFmt w:val="lowerRoman"/>
      <w:lvlText w:val="%6."/>
      <w:lvlJc w:val="right"/>
      <w:pPr>
        <w:ind w:left="4320" w:hanging="180"/>
      </w:pPr>
    </w:lvl>
    <w:lvl w:ilvl="6" w:tplc="C688012C">
      <w:start w:val="1"/>
      <w:numFmt w:val="decimal"/>
      <w:lvlText w:val="%7."/>
      <w:lvlJc w:val="left"/>
      <w:pPr>
        <w:ind w:left="5040" w:hanging="360"/>
      </w:pPr>
    </w:lvl>
    <w:lvl w:ilvl="7" w:tplc="2CB2F586">
      <w:start w:val="1"/>
      <w:numFmt w:val="lowerLetter"/>
      <w:lvlText w:val="%8."/>
      <w:lvlJc w:val="left"/>
      <w:pPr>
        <w:ind w:left="5760" w:hanging="360"/>
      </w:pPr>
    </w:lvl>
    <w:lvl w:ilvl="8" w:tplc="CBF4E1CE">
      <w:start w:val="1"/>
      <w:numFmt w:val="lowerRoman"/>
      <w:lvlText w:val="%9."/>
      <w:lvlJc w:val="right"/>
      <w:pPr>
        <w:ind w:left="6480" w:hanging="180"/>
      </w:pPr>
    </w:lvl>
  </w:abstractNum>
  <w:abstractNum w:abstractNumId="66" w15:restartNumberingAfterBreak="0">
    <w:nsid w:val="39D198AE"/>
    <w:multiLevelType w:val="hybridMultilevel"/>
    <w:tmpl w:val="CF1E6A68"/>
    <w:lvl w:ilvl="0" w:tplc="939EA8E0">
      <w:start w:val="1"/>
      <w:numFmt w:val="bullet"/>
      <w:lvlText w:val="·"/>
      <w:lvlJc w:val="left"/>
      <w:pPr>
        <w:ind w:left="720" w:hanging="360"/>
      </w:pPr>
      <w:rPr>
        <w:rFonts w:hint="default" w:ascii="Symbol" w:hAnsi="Symbol"/>
      </w:rPr>
    </w:lvl>
    <w:lvl w:ilvl="1" w:tplc="39640A7A">
      <w:start w:val="1"/>
      <w:numFmt w:val="bullet"/>
      <w:lvlText w:val="o"/>
      <w:lvlJc w:val="left"/>
      <w:pPr>
        <w:ind w:left="1440" w:hanging="360"/>
      </w:pPr>
      <w:rPr>
        <w:rFonts w:hint="default" w:ascii="Courier New" w:hAnsi="Courier New"/>
      </w:rPr>
    </w:lvl>
    <w:lvl w:ilvl="2" w:tplc="3DA44A2C">
      <w:start w:val="1"/>
      <w:numFmt w:val="bullet"/>
      <w:lvlText w:val=""/>
      <w:lvlJc w:val="left"/>
      <w:pPr>
        <w:ind w:left="2160" w:hanging="360"/>
      </w:pPr>
      <w:rPr>
        <w:rFonts w:hint="default" w:ascii="Wingdings" w:hAnsi="Wingdings"/>
      </w:rPr>
    </w:lvl>
    <w:lvl w:ilvl="3" w:tplc="006C6F9E">
      <w:start w:val="1"/>
      <w:numFmt w:val="bullet"/>
      <w:lvlText w:val=""/>
      <w:lvlJc w:val="left"/>
      <w:pPr>
        <w:ind w:left="2880" w:hanging="360"/>
      </w:pPr>
      <w:rPr>
        <w:rFonts w:hint="default" w:ascii="Symbol" w:hAnsi="Symbol"/>
      </w:rPr>
    </w:lvl>
    <w:lvl w:ilvl="4" w:tplc="9DCE87BC">
      <w:start w:val="1"/>
      <w:numFmt w:val="bullet"/>
      <w:lvlText w:val="o"/>
      <w:lvlJc w:val="left"/>
      <w:pPr>
        <w:ind w:left="3600" w:hanging="360"/>
      </w:pPr>
      <w:rPr>
        <w:rFonts w:hint="default" w:ascii="Courier New" w:hAnsi="Courier New"/>
      </w:rPr>
    </w:lvl>
    <w:lvl w:ilvl="5" w:tplc="99BC65A0">
      <w:start w:val="1"/>
      <w:numFmt w:val="bullet"/>
      <w:lvlText w:val=""/>
      <w:lvlJc w:val="left"/>
      <w:pPr>
        <w:ind w:left="4320" w:hanging="360"/>
      </w:pPr>
      <w:rPr>
        <w:rFonts w:hint="default" w:ascii="Wingdings" w:hAnsi="Wingdings"/>
      </w:rPr>
    </w:lvl>
    <w:lvl w:ilvl="6" w:tplc="2CC61EE4">
      <w:start w:val="1"/>
      <w:numFmt w:val="bullet"/>
      <w:lvlText w:val=""/>
      <w:lvlJc w:val="left"/>
      <w:pPr>
        <w:ind w:left="5040" w:hanging="360"/>
      </w:pPr>
      <w:rPr>
        <w:rFonts w:hint="default" w:ascii="Symbol" w:hAnsi="Symbol"/>
      </w:rPr>
    </w:lvl>
    <w:lvl w:ilvl="7" w:tplc="65EEB442">
      <w:start w:val="1"/>
      <w:numFmt w:val="bullet"/>
      <w:lvlText w:val="o"/>
      <w:lvlJc w:val="left"/>
      <w:pPr>
        <w:ind w:left="5760" w:hanging="360"/>
      </w:pPr>
      <w:rPr>
        <w:rFonts w:hint="default" w:ascii="Courier New" w:hAnsi="Courier New"/>
      </w:rPr>
    </w:lvl>
    <w:lvl w:ilvl="8" w:tplc="EDEACF7A">
      <w:start w:val="1"/>
      <w:numFmt w:val="bullet"/>
      <w:lvlText w:val=""/>
      <w:lvlJc w:val="left"/>
      <w:pPr>
        <w:ind w:left="6480" w:hanging="360"/>
      </w:pPr>
      <w:rPr>
        <w:rFonts w:hint="default" w:ascii="Wingdings" w:hAnsi="Wingdings"/>
      </w:rPr>
    </w:lvl>
  </w:abstractNum>
  <w:abstractNum w:abstractNumId="67" w15:restartNumberingAfterBreak="0">
    <w:nsid w:val="39D9BF38"/>
    <w:multiLevelType w:val="hybridMultilevel"/>
    <w:tmpl w:val="325438F0"/>
    <w:lvl w:ilvl="0" w:tplc="B9D6D966">
      <w:start w:val="1"/>
      <w:numFmt w:val="decimal"/>
      <w:lvlText w:val="•"/>
      <w:lvlJc w:val="left"/>
      <w:pPr>
        <w:ind w:left="720" w:hanging="360"/>
      </w:pPr>
    </w:lvl>
    <w:lvl w:ilvl="1" w:tplc="963A9F7A">
      <w:start w:val="1"/>
      <w:numFmt w:val="lowerLetter"/>
      <w:lvlText w:val="%2."/>
      <w:lvlJc w:val="left"/>
      <w:pPr>
        <w:ind w:left="1440" w:hanging="360"/>
      </w:pPr>
    </w:lvl>
    <w:lvl w:ilvl="2" w:tplc="75EC7AC4">
      <w:start w:val="1"/>
      <w:numFmt w:val="lowerRoman"/>
      <w:lvlText w:val="%3."/>
      <w:lvlJc w:val="right"/>
      <w:pPr>
        <w:ind w:left="2160" w:hanging="180"/>
      </w:pPr>
    </w:lvl>
    <w:lvl w:ilvl="3" w:tplc="47AE6B4C">
      <w:start w:val="1"/>
      <w:numFmt w:val="decimal"/>
      <w:lvlText w:val="%4."/>
      <w:lvlJc w:val="left"/>
      <w:pPr>
        <w:ind w:left="2880" w:hanging="360"/>
      </w:pPr>
    </w:lvl>
    <w:lvl w:ilvl="4" w:tplc="D126194C">
      <w:start w:val="1"/>
      <w:numFmt w:val="lowerLetter"/>
      <w:lvlText w:val="%5."/>
      <w:lvlJc w:val="left"/>
      <w:pPr>
        <w:ind w:left="3600" w:hanging="360"/>
      </w:pPr>
    </w:lvl>
    <w:lvl w:ilvl="5" w:tplc="F63AD63C">
      <w:start w:val="1"/>
      <w:numFmt w:val="lowerRoman"/>
      <w:lvlText w:val="%6."/>
      <w:lvlJc w:val="right"/>
      <w:pPr>
        <w:ind w:left="4320" w:hanging="180"/>
      </w:pPr>
    </w:lvl>
    <w:lvl w:ilvl="6" w:tplc="622A593C">
      <w:start w:val="1"/>
      <w:numFmt w:val="decimal"/>
      <w:lvlText w:val="%7."/>
      <w:lvlJc w:val="left"/>
      <w:pPr>
        <w:ind w:left="5040" w:hanging="360"/>
      </w:pPr>
    </w:lvl>
    <w:lvl w:ilvl="7" w:tplc="E28834F6">
      <w:start w:val="1"/>
      <w:numFmt w:val="lowerLetter"/>
      <w:lvlText w:val="%8."/>
      <w:lvlJc w:val="left"/>
      <w:pPr>
        <w:ind w:left="5760" w:hanging="360"/>
      </w:pPr>
    </w:lvl>
    <w:lvl w:ilvl="8" w:tplc="3F4E21A8">
      <w:start w:val="1"/>
      <w:numFmt w:val="lowerRoman"/>
      <w:lvlText w:val="%9."/>
      <w:lvlJc w:val="right"/>
      <w:pPr>
        <w:ind w:left="6480" w:hanging="180"/>
      </w:pPr>
    </w:lvl>
  </w:abstractNum>
  <w:abstractNum w:abstractNumId="68" w15:restartNumberingAfterBreak="0">
    <w:nsid w:val="39FBFB3D"/>
    <w:multiLevelType w:val="hybridMultilevel"/>
    <w:tmpl w:val="C450C7A0"/>
    <w:lvl w:ilvl="0" w:tplc="DF66FE72">
      <w:start w:val="1"/>
      <w:numFmt w:val="bullet"/>
      <w:lvlText w:val="·"/>
      <w:lvlJc w:val="left"/>
      <w:pPr>
        <w:ind w:left="720" w:hanging="360"/>
      </w:pPr>
      <w:rPr>
        <w:rFonts w:hint="default" w:ascii="Symbol" w:hAnsi="Symbol"/>
      </w:rPr>
    </w:lvl>
    <w:lvl w:ilvl="1" w:tplc="F9747038">
      <w:start w:val="1"/>
      <w:numFmt w:val="bullet"/>
      <w:lvlText w:val="o"/>
      <w:lvlJc w:val="left"/>
      <w:pPr>
        <w:ind w:left="1440" w:hanging="360"/>
      </w:pPr>
      <w:rPr>
        <w:rFonts w:hint="default" w:ascii="Courier New" w:hAnsi="Courier New"/>
      </w:rPr>
    </w:lvl>
    <w:lvl w:ilvl="2" w:tplc="8396A31C">
      <w:start w:val="1"/>
      <w:numFmt w:val="bullet"/>
      <w:lvlText w:val=""/>
      <w:lvlJc w:val="left"/>
      <w:pPr>
        <w:ind w:left="2160" w:hanging="360"/>
      </w:pPr>
      <w:rPr>
        <w:rFonts w:hint="default" w:ascii="Wingdings" w:hAnsi="Wingdings"/>
      </w:rPr>
    </w:lvl>
    <w:lvl w:ilvl="3" w:tplc="1BE4398C">
      <w:start w:val="1"/>
      <w:numFmt w:val="bullet"/>
      <w:lvlText w:val=""/>
      <w:lvlJc w:val="left"/>
      <w:pPr>
        <w:ind w:left="2880" w:hanging="360"/>
      </w:pPr>
      <w:rPr>
        <w:rFonts w:hint="default" w:ascii="Symbol" w:hAnsi="Symbol"/>
      </w:rPr>
    </w:lvl>
    <w:lvl w:ilvl="4" w:tplc="22F6B3B0">
      <w:start w:val="1"/>
      <w:numFmt w:val="bullet"/>
      <w:lvlText w:val="o"/>
      <w:lvlJc w:val="left"/>
      <w:pPr>
        <w:ind w:left="3600" w:hanging="360"/>
      </w:pPr>
      <w:rPr>
        <w:rFonts w:hint="default" w:ascii="Courier New" w:hAnsi="Courier New"/>
      </w:rPr>
    </w:lvl>
    <w:lvl w:ilvl="5" w:tplc="E6D07C3A">
      <w:start w:val="1"/>
      <w:numFmt w:val="bullet"/>
      <w:lvlText w:val=""/>
      <w:lvlJc w:val="left"/>
      <w:pPr>
        <w:ind w:left="4320" w:hanging="360"/>
      </w:pPr>
      <w:rPr>
        <w:rFonts w:hint="default" w:ascii="Wingdings" w:hAnsi="Wingdings"/>
      </w:rPr>
    </w:lvl>
    <w:lvl w:ilvl="6" w:tplc="49A22356">
      <w:start w:val="1"/>
      <w:numFmt w:val="bullet"/>
      <w:lvlText w:val=""/>
      <w:lvlJc w:val="left"/>
      <w:pPr>
        <w:ind w:left="5040" w:hanging="360"/>
      </w:pPr>
      <w:rPr>
        <w:rFonts w:hint="default" w:ascii="Symbol" w:hAnsi="Symbol"/>
      </w:rPr>
    </w:lvl>
    <w:lvl w:ilvl="7" w:tplc="E52EC5DE">
      <w:start w:val="1"/>
      <w:numFmt w:val="bullet"/>
      <w:lvlText w:val="o"/>
      <w:lvlJc w:val="left"/>
      <w:pPr>
        <w:ind w:left="5760" w:hanging="360"/>
      </w:pPr>
      <w:rPr>
        <w:rFonts w:hint="default" w:ascii="Courier New" w:hAnsi="Courier New"/>
      </w:rPr>
    </w:lvl>
    <w:lvl w:ilvl="8" w:tplc="7632FB3E">
      <w:start w:val="1"/>
      <w:numFmt w:val="bullet"/>
      <w:lvlText w:val=""/>
      <w:lvlJc w:val="left"/>
      <w:pPr>
        <w:ind w:left="6480" w:hanging="360"/>
      </w:pPr>
      <w:rPr>
        <w:rFonts w:hint="default" w:ascii="Wingdings" w:hAnsi="Wingdings"/>
      </w:rPr>
    </w:lvl>
  </w:abstractNum>
  <w:abstractNum w:abstractNumId="69" w15:restartNumberingAfterBreak="0">
    <w:nsid w:val="3B37BA57"/>
    <w:multiLevelType w:val="hybridMultilevel"/>
    <w:tmpl w:val="32FE8A86"/>
    <w:lvl w:ilvl="0" w:tplc="9D822C46">
      <w:start w:val="1"/>
      <w:numFmt w:val="decimal"/>
      <w:lvlText w:val="%1."/>
      <w:lvlJc w:val="left"/>
      <w:pPr>
        <w:ind w:left="720" w:hanging="360"/>
      </w:pPr>
    </w:lvl>
    <w:lvl w:ilvl="1" w:tplc="FD86C10E">
      <w:start w:val="1"/>
      <w:numFmt w:val="lowerLetter"/>
      <w:lvlText w:val="%2."/>
      <w:lvlJc w:val="left"/>
      <w:pPr>
        <w:ind w:left="1440" w:hanging="360"/>
      </w:pPr>
    </w:lvl>
    <w:lvl w:ilvl="2" w:tplc="E4E6D5F8">
      <w:start w:val="1"/>
      <w:numFmt w:val="lowerRoman"/>
      <w:lvlText w:val="%3."/>
      <w:lvlJc w:val="right"/>
      <w:pPr>
        <w:ind w:left="2160" w:hanging="180"/>
      </w:pPr>
    </w:lvl>
    <w:lvl w:ilvl="3" w:tplc="035E7AE8">
      <w:start w:val="1"/>
      <w:numFmt w:val="decimal"/>
      <w:lvlText w:val="%4."/>
      <w:lvlJc w:val="left"/>
      <w:pPr>
        <w:ind w:left="2880" w:hanging="360"/>
      </w:pPr>
    </w:lvl>
    <w:lvl w:ilvl="4" w:tplc="91783E32">
      <w:start w:val="1"/>
      <w:numFmt w:val="lowerLetter"/>
      <w:lvlText w:val="%5."/>
      <w:lvlJc w:val="left"/>
      <w:pPr>
        <w:ind w:left="3600" w:hanging="360"/>
      </w:pPr>
    </w:lvl>
    <w:lvl w:ilvl="5" w:tplc="702E0126">
      <w:start w:val="1"/>
      <w:numFmt w:val="lowerRoman"/>
      <w:lvlText w:val="%6."/>
      <w:lvlJc w:val="right"/>
      <w:pPr>
        <w:ind w:left="4320" w:hanging="180"/>
      </w:pPr>
    </w:lvl>
    <w:lvl w:ilvl="6" w:tplc="5BAE7926">
      <w:start w:val="1"/>
      <w:numFmt w:val="decimal"/>
      <w:lvlText w:val="%7."/>
      <w:lvlJc w:val="left"/>
      <w:pPr>
        <w:ind w:left="5040" w:hanging="360"/>
      </w:pPr>
    </w:lvl>
    <w:lvl w:ilvl="7" w:tplc="444EB52A">
      <w:start w:val="1"/>
      <w:numFmt w:val="lowerLetter"/>
      <w:lvlText w:val="%8."/>
      <w:lvlJc w:val="left"/>
      <w:pPr>
        <w:ind w:left="5760" w:hanging="360"/>
      </w:pPr>
    </w:lvl>
    <w:lvl w:ilvl="8" w:tplc="A44219E8">
      <w:start w:val="1"/>
      <w:numFmt w:val="lowerRoman"/>
      <w:lvlText w:val="%9."/>
      <w:lvlJc w:val="right"/>
      <w:pPr>
        <w:ind w:left="6480" w:hanging="180"/>
      </w:pPr>
    </w:lvl>
  </w:abstractNum>
  <w:abstractNum w:abstractNumId="70" w15:restartNumberingAfterBreak="0">
    <w:nsid w:val="3C439121"/>
    <w:multiLevelType w:val="hybridMultilevel"/>
    <w:tmpl w:val="28D02D7A"/>
    <w:lvl w:ilvl="0" w:tplc="201AF248">
      <w:start w:val="1"/>
      <w:numFmt w:val="bullet"/>
      <w:lvlText w:val="·"/>
      <w:lvlJc w:val="left"/>
      <w:pPr>
        <w:ind w:left="720" w:hanging="360"/>
      </w:pPr>
      <w:rPr>
        <w:rFonts w:hint="default" w:ascii="Symbol" w:hAnsi="Symbol"/>
      </w:rPr>
    </w:lvl>
    <w:lvl w:ilvl="1" w:tplc="32EAACF6">
      <w:start w:val="1"/>
      <w:numFmt w:val="bullet"/>
      <w:lvlText w:val="o"/>
      <w:lvlJc w:val="left"/>
      <w:pPr>
        <w:ind w:left="1440" w:hanging="360"/>
      </w:pPr>
      <w:rPr>
        <w:rFonts w:hint="default" w:ascii="Courier New" w:hAnsi="Courier New"/>
      </w:rPr>
    </w:lvl>
    <w:lvl w:ilvl="2" w:tplc="C9CADC98">
      <w:start w:val="1"/>
      <w:numFmt w:val="bullet"/>
      <w:lvlText w:val=""/>
      <w:lvlJc w:val="left"/>
      <w:pPr>
        <w:ind w:left="2160" w:hanging="360"/>
      </w:pPr>
      <w:rPr>
        <w:rFonts w:hint="default" w:ascii="Wingdings" w:hAnsi="Wingdings"/>
      </w:rPr>
    </w:lvl>
    <w:lvl w:ilvl="3" w:tplc="51B4FEAC">
      <w:start w:val="1"/>
      <w:numFmt w:val="bullet"/>
      <w:lvlText w:val=""/>
      <w:lvlJc w:val="left"/>
      <w:pPr>
        <w:ind w:left="2880" w:hanging="360"/>
      </w:pPr>
      <w:rPr>
        <w:rFonts w:hint="default" w:ascii="Symbol" w:hAnsi="Symbol"/>
      </w:rPr>
    </w:lvl>
    <w:lvl w:ilvl="4" w:tplc="B62426E6">
      <w:start w:val="1"/>
      <w:numFmt w:val="bullet"/>
      <w:lvlText w:val="o"/>
      <w:lvlJc w:val="left"/>
      <w:pPr>
        <w:ind w:left="3600" w:hanging="360"/>
      </w:pPr>
      <w:rPr>
        <w:rFonts w:hint="default" w:ascii="Courier New" w:hAnsi="Courier New"/>
      </w:rPr>
    </w:lvl>
    <w:lvl w:ilvl="5" w:tplc="A7A620EA">
      <w:start w:val="1"/>
      <w:numFmt w:val="bullet"/>
      <w:lvlText w:val=""/>
      <w:lvlJc w:val="left"/>
      <w:pPr>
        <w:ind w:left="4320" w:hanging="360"/>
      </w:pPr>
      <w:rPr>
        <w:rFonts w:hint="default" w:ascii="Wingdings" w:hAnsi="Wingdings"/>
      </w:rPr>
    </w:lvl>
    <w:lvl w:ilvl="6" w:tplc="0E3698B0">
      <w:start w:val="1"/>
      <w:numFmt w:val="bullet"/>
      <w:lvlText w:val=""/>
      <w:lvlJc w:val="left"/>
      <w:pPr>
        <w:ind w:left="5040" w:hanging="360"/>
      </w:pPr>
      <w:rPr>
        <w:rFonts w:hint="default" w:ascii="Symbol" w:hAnsi="Symbol"/>
      </w:rPr>
    </w:lvl>
    <w:lvl w:ilvl="7" w:tplc="02F48E1C">
      <w:start w:val="1"/>
      <w:numFmt w:val="bullet"/>
      <w:lvlText w:val="o"/>
      <w:lvlJc w:val="left"/>
      <w:pPr>
        <w:ind w:left="5760" w:hanging="360"/>
      </w:pPr>
      <w:rPr>
        <w:rFonts w:hint="default" w:ascii="Courier New" w:hAnsi="Courier New"/>
      </w:rPr>
    </w:lvl>
    <w:lvl w:ilvl="8" w:tplc="3968C270">
      <w:start w:val="1"/>
      <w:numFmt w:val="bullet"/>
      <w:lvlText w:val=""/>
      <w:lvlJc w:val="left"/>
      <w:pPr>
        <w:ind w:left="6480" w:hanging="360"/>
      </w:pPr>
      <w:rPr>
        <w:rFonts w:hint="default" w:ascii="Wingdings" w:hAnsi="Wingdings"/>
      </w:rPr>
    </w:lvl>
  </w:abstractNum>
  <w:abstractNum w:abstractNumId="71" w15:restartNumberingAfterBreak="0">
    <w:nsid w:val="3E581C09"/>
    <w:multiLevelType w:val="hybridMultilevel"/>
    <w:tmpl w:val="4BF0CE0A"/>
    <w:lvl w:ilvl="0" w:tplc="F20438CA">
      <w:start w:val="1"/>
      <w:numFmt w:val="decimal"/>
      <w:lvlText w:val="%1."/>
      <w:lvlJc w:val="left"/>
      <w:pPr>
        <w:ind w:left="720" w:hanging="360"/>
      </w:pPr>
    </w:lvl>
    <w:lvl w:ilvl="1" w:tplc="04F6BC6E">
      <w:start w:val="1"/>
      <w:numFmt w:val="lowerLetter"/>
      <w:lvlText w:val="%2."/>
      <w:lvlJc w:val="left"/>
      <w:pPr>
        <w:ind w:left="1440" w:hanging="360"/>
      </w:pPr>
    </w:lvl>
    <w:lvl w:ilvl="2" w:tplc="466AA08A">
      <w:start w:val="1"/>
      <w:numFmt w:val="lowerRoman"/>
      <w:lvlText w:val="%3."/>
      <w:lvlJc w:val="right"/>
      <w:pPr>
        <w:ind w:left="2160" w:hanging="180"/>
      </w:pPr>
    </w:lvl>
    <w:lvl w:ilvl="3" w:tplc="3826958E">
      <w:start w:val="1"/>
      <w:numFmt w:val="decimal"/>
      <w:lvlText w:val="%4."/>
      <w:lvlJc w:val="left"/>
      <w:pPr>
        <w:ind w:left="2880" w:hanging="360"/>
      </w:pPr>
    </w:lvl>
    <w:lvl w:ilvl="4" w:tplc="04208876">
      <w:start w:val="1"/>
      <w:numFmt w:val="lowerLetter"/>
      <w:lvlText w:val="%5."/>
      <w:lvlJc w:val="left"/>
      <w:pPr>
        <w:ind w:left="3600" w:hanging="360"/>
      </w:pPr>
    </w:lvl>
    <w:lvl w:ilvl="5" w:tplc="BF84A234">
      <w:start w:val="1"/>
      <w:numFmt w:val="lowerRoman"/>
      <w:lvlText w:val="%6."/>
      <w:lvlJc w:val="right"/>
      <w:pPr>
        <w:ind w:left="4320" w:hanging="180"/>
      </w:pPr>
    </w:lvl>
    <w:lvl w:ilvl="6" w:tplc="2CFC346E">
      <w:start w:val="1"/>
      <w:numFmt w:val="decimal"/>
      <w:lvlText w:val="%7."/>
      <w:lvlJc w:val="left"/>
      <w:pPr>
        <w:ind w:left="5040" w:hanging="360"/>
      </w:pPr>
    </w:lvl>
    <w:lvl w:ilvl="7" w:tplc="ECB8F36A">
      <w:start w:val="1"/>
      <w:numFmt w:val="lowerLetter"/>
      <w:lvlText w:val="%8."/>
      <w:lvlJc w:val="left"/>
      <w:pPr>
        <w:ind w:left="5760" w:hanging="360"/>
      </w:pPr>
    </w:lvl>
    <w:lvl w:ilvl="8" w:tplc="CA105F56">
      <w:start w:val="1"/>
      <w:numFmt w:val="lowerRoman"/>
      <w:lvlText w:val="%9."/>
      <w:lvlJc w:val="right"/>
      <w:pPr>
        <w:ind w:left="6480" w:hanging="180"/>
      </w:pPr>
    </w:lvl>
  </w:abstractNum>
  <w:abstractNum w:abstractNumId="72" w15:restartNumberingAfterBreak="0">
    <w:nsid w:val="3EBD69B2"/>
    <w:multiLevelType w:val="hybridMultilevel"/>
    <w:tmpl w:val="0C92C2CA"/>
    <w:lvl w:ilvl="0" w:tplc="44A4C566">
      <w:start w:val="10"/>
      <w:numFmt w:val="upperRoman"/>
      <w:lvlText w:val="%1."/>
      <w:lvlJc w:val="right"/>
      <w:pPr>
        <w:ind w:left="720" w:hanging="360"/>
      </w:pPr>
    </w:lvl>
    <w:lvl w:ilvl="1" w:tplc="5A2E016A">
      <w:start w:val="1"/>
      <w:numFmt w:val="lowerLetter"/>
      <w:lvlText w:val="%2."/>
      <w:lvlJc w:val="left"/>
      <w:pPr>
        <w:ind w:left="1440" w:hanging="360"/>
      </w:pPr>
    </w:lvl>
    <w:lvl w:ilvl="2" w:tplc="7F1CF67C">
      <w:start w:val="1"/>
      <w:numFmt w:val="lowerRoman"/>
      <w:lvlText w:val="%3."/>
      <w:lvlJc w:val="right"/>
      <w:pPr>
        <w:ind w:left="2160" w:hanging="180"/>
      </w:pPr>
    </w:lvl>
    <w:lvl w:ilvl="3" w:tplc="A704BD18">
      <w:start w:val="1"/>
      <w:numFmt w:val="decimal"/>
      <w:lvlText w:val="%4."/>
      <w:lvlJc w:val="left"/>
      <w:pPr>
        <w:ind w:left="2880" w:hanging="360"/>
      </w:pPr>
    </w:lvl>
    <w:lvl w:ilvl="4" w:tplc="E962116C">
      <w:start w:val="1"/>
      <w:numFmt w:val="lowerLetter"/>
      <w:lvlText w:val="%5."/>
      <w:lvlJc w:val="left"/>
      <w:pPr>
        <w:ind w:left="3600" w:hanging="360"/>
      </w:pPr>
    </w:lvl>
    <w:lvl w:ilvl="5" w:tplc="9D06768E">
      <w:start w:val="1"/>
      <w:numFmt w:val="lowerRoman"/>
      <w:lvlText w:val="%6."/>
      <w:lvlJc w:val="right"/>
      <w:pPr>
        <w:ind w:left="4320" w:hanging="180"/>
      </w:pPr>
    </w:lvl>
    <w:lvl w:ilvl="6" w:tplc="9EA6EBCE">
      <w:start w:val="1"/>
      <w:numFmt w:val="decimal"/>
      <w:lvlText w:val="%7."/>
      <w:lvlJc w:val="left"/>
      <w:pPr>
        <w:ind w:left="5040" w:hanging="360"/>
      </w:pPr>
    </w:lvl>
    <w:lvl w:ilvl="7" w:tplc="EEC0E586">
      <w:start w:val="1"/>
      <w:numFmt w:val="lowerLetter"/>
      <w:lvlText w:val="%8."/>
      <w:lvlJc w:val="left"/>
      <w:pPr>
        <w:ind w:left="5760" w:hanging="360"/>
      </w:pPr>
    </w:lvl>
    <w:lvl w:ilvl="8" w:tplc="D14A7B6A">
      <w:start w:val="1"/>
      <w:numFmt w:val="lowerRoman"/>
      <w:lvlText w:val="%9."/>
      <w:lvlJc w:val="right"/>
      <w:pPr>
        <w:ind w:left="6480" w:hanging="180"/>
      </w:pPr>
    </w:lvl>
  </w:abstractNum>
  <w:abstractNum w:abstractNumId="73" w15:restartNumberingAfterBreak="0">
    <w:nsid w:val="3EEA7B36"/>
    <w:multiLevelType w:val="hybridMultilevel"/>
    <w:tmpl w:val="1EC499BC"/>
    <w:lvl w:ilvl="0" w:tplc="3CA86CBC">
      <w:start w:val="9"/>
      <w:numFmt w:val="upperRoman"/>
      <w:lvlText w:val="%1."/>
      <w:lvlJc w:val="right"/>
      <w:pPr>
        <w:ind w:left="720" w:hanging="360"/>
      </w:pPr>
    </w:lvl>
    <w:lvl w:ilvl="1" w:tplc="0A12D4DE">
      <w:start w:val="1"/>
      <w:numFmt w:val="lowerLetter"/>
      <w:lvlText w:val="%2."/>
      <w:lvlJc w:val="left"/>
      <w:pPr>
        <w:ind w:left="1440" w:hanging="360"/>
      </w:pPr>
    </w:lvl>
    <w:lvl w:ilvl="2" w:tplc="D704331C">
      <w:start w:val="1"/>
      <w:numFmt w:val="lowerRoman"/>
      <w:lvlText w:val="%3."/>
      <w:lvlJc w:val="right"/>
      <w:pPr>
        <w:ind w:left="2160" w:hanging="180"/>
      </w:pPr>
    </w:lvl>
    <w:lvl w:ilvl="3" w:tplc="071ACD8E">
      <w:start w:val="1"/>
      <w:numFmt w:val="decimal"/>
      <w:lvlText w:val="%4."/>
      <w:lvlJc w:val="left"/>
      <w:pPr>
        <w:ind w:left="2880" w:hanging="360"/>
      </w:pPr>
    </w:lvl>
    <w:lvl w:ilvl="4" w:tplc="7912104A">
      <w:start w:val="1"/>
      <w:numFmt w:val="lowerLetter"/>
      <w:lvlText w:val="%5."/>
      <w:lvlJc w:val="left"/>
      <w:pPr>
        <w:ind w:left="3600" w:hanging="360"/>
      </w:pPr>
    </w:lvl>
    <w:lvl w:ilvl="5" w:tplc="36E20108">
      <w:start w:val="1"/>
      <w:numFmt w:val="lowerRoman"/>
      <w:lvlText w:val="%6."/>
      <w:lvlJc w:val="right"/>
      <w:pPr>
        <w:ind w:left="4320" w:hanging="180"/>
      </w:pPr>
    </w:lvl>
    <w:lvl w:ilvl="6" w:tplc="0C36B29A">
      <w:start w:val="1"/>
      <w:numFmt w:val="decimal"/>
      <w:lvlText w:val="%7."/>
      <w:lvlJc w:val="left"/>
      <w:pPr>
        <w:ind w:left="5040" w:hanging="360"/>
      </w:pPr>
    </w:lvl>
    <w:lvl w:ilvl="7" w:tplc="49E650F2">
      <w:start w:val="1"/>
      <w:numFmt w:val="lowerLetter"/>
      <w:lvlText w:val="%8."/>
      <w:lvlJc w:val="left"/>
      <w:pPr>
        <w:ind w:left="5760" w:hanging="360"/>
      </w:pPr>
    </w:lvl>
    <w:lvl w:ilvl="8" w:tplc="A500961A">
      <w:start w:val="1"/>
      <w:numFmt w:val="lowerRoman"/>
      <w:lvlText w:val="%9."/>
      <w:lvlJc w:val="right"/>
      <w:pPr>
        <w:ind w:left="6480" w:hanging="180"/>
      </w:pPr>
    </w:lvl>
  </w:abstractNum>
  <w:abstractNum w:abstractNumId="74" w15:restartNumberingAfterBreak="0">
    <w:nsid w:val="40486654"/>
    <w:multiLevelType w:val="hybridMultilevel"/>
    <w:tmpl w:val="85B8735A"/>
    <w:lvl w:ilvl="0" w:tplc="ABAC6E16">
      <w:start w:val="1"/>
      <w:numFmt w:val="bullet"/>
      <w:lvlText w:val="·"/>
      <w:lvlJc w:val="left"/>
      <w:pPr>
        <w:ind w:left="720" w:hanging="360"/>
      </w:pPr>
      <w:rPr>
        <w:rFonts w:hint="default" w:ascii="Symbol" w:hAnsi="Symbol"/>
      </w:rPr>
    </w:lvl>
    <w:lvl w:ilvl="1" w:tplc="C506F9BC">
      <w:start w:val="1"/>
      <w:numFmt w:val="bullet"/>
      <w:lvlText w:val="o"/>
      <w:lvlJc w:val="left"/>
      <w:pPr>
        <w:ind w:left="1440" w:hanging="360"/>
      </w:pPr>
      <w:rPr>
        <w:rFonts w:hint="default" w:ascii="Courier New" w:hAnsi="Courier New"/>
      </w:rPr>
    </w:lvl>
    <w:lvl w:ilvl="2" w:tplc="5EF4542C">
      <w:start w:val="1"/>
      <w:numFmt w:val="bullet"/>
      <w:lvlText w:val=""/>
      <w:lvlJc w:val="left"/>
      <w:pPr>
        <w:ind w:left="2160" w:hanging="360"/>
      </w:pPr>
      <w:rPr>
        <w:rFonts w:hint="default" w:ascii="Wingdings" w:hAnsi="Wingdings"/>
      </w:rPr>
    </w:lvl>
    <w:lvl w:ilvl="3" w:tplc="A1FE2BF6">
      <w:start w:val="1"/>
      <w:numFmt w:val="bullet"/>
      <w:lvlText w:val=""/>
      <w:lvlJc w:val="left"/>
      <w:pPr>
        <w:ind w:left="2880" w:hanging="360"/>
      </w:pPr>
      <w:rPr>
        <w:rFonts w:hint="default" w:ascii="Symbol" w:hAnsi="Symbol"/>
      </w:rPr>
    </w:lvl>
    <w:lvl w:ilvl="4" w:tplc="D1880BE4">
      <w:start w:val="1"/>
      <w:numFmt w:val="bullet"/>
      <w:lvlText w:val="o"/>
      <w:lvlJc w:val="left"/>
      <w:pPr>
        <w:ind w:left="3600" w:hanging="360"/>
      </w:pPr>
      <w:rPr>
        <w:rFonts w:hint="default" w:ascii="Courier New" w:hAnsi="Courier New"/>
      </w:rPr>
    </w:lvl>
    <w:lvl w:ilvl="5" w:tplc="7D7681CC">
      <w:start w:val="1"/>
      <w:numFmt w:val="bullet"/>
      <w:lvlText w:val=""/>
      <w:lvlJc w:val="left"/>
      <w:pPr>
        <w:ind w:left="4320" w:hanging="360"/>
      </w:pPr>
      <w:rPr>
        <w:rFonts w:hint="default" w:ascii="Wingdings" w:hAnsi="Wingdings"/>
      </w:rPr>
    </w:lvl>
    <w:lvl w:ilvl="6" w:tplc="09AEA924">
      <w:start w:val="1"/>
      <w:numFmt w:val="bullet"/>
      <w:lvlText w:val=""/>
      <w:lvlJc w:val="left"/>
      <w:pPr>
        <w:ind w:left="5040" w:hanging="360"/>
      </w:pPr>
      <w:rPr>
        <w:rFonts w:hint="default" w:ascii="Symbol" w:hAnsi="Symbol"/>
      </w:rPr>
    </w:lvl>
    <w:lvl w:ilvl="7" w:tplc="79BC9592">
      <w:start w:val="1"/>
      <w:numFmt w:val="bullet"/>
      <w:lvlText w:val="o"/>
      <w:lvlJc w:val="left"/>
      <w:pPr>
        <w:ind w:left="5760" w:hanging="360"/>
      </w:pPr>
      <w:rPr>
        <w:rFonts w:hint="default" w:ascii="Courier New" w:hAnsi="Courier New"/>
      </w:rPr>
    </w:lvl>
    <w:lvl w:ilvl="8" w:tplc="8AD805B6">
      <w:start w:val="1"/>
      <w:numFmt w:val="bullet"/>
      <w:lvlText w:val=""/>
      <w:lvlJc w:val="left"/>
      <w:pPr>
        <w:ind w:left="6480" w:hanging="360"/>
      </w:pPr>
      <w:rPr>
        <w:rFonts w:hint="default" w:ascii="Wingdings" w:hAnsi="Wingdings"/>
      </w:rPr>
    </w:lvl>
  </w:abstractNum>
  <w:abstractNum w:abstractNumId="75" w15:restartNumberingAfterBreak="0">
    <w:nsid w:val="413F367E"/>
    <w:multiLevelType w:val="hybridMultilevel"/>
    <w:tmpl w:val="70783A80"/>
    <w:lvl w:ilvl="0" w:tplc="CA76BE5A">
      <w:start w:val="2"/>
      <w:numFmt w:val="decimal"/>
      <w:lvlText w:val="%1."/>
      <w:lvlJc w:val="left"/>
      <w:pPr>
        <w:ind w:left="720" w:hanging="360"/>
      </w:pPr>
    </w:lvl>
    <w:lvl w:ilvl="1" w:tplc="1FDECFC2">
      <w:start w:val="1"/>
      <w:numFmt w:val="lowerLetter"/>
      <w:lvlText w:val="%2."/>
      <w:lvlJc w:val="left"/>
      <w:pPr>
        <w:ind w:left="1440" w:hanging="360"/>
      </w:pPr>
    </w:lvl>
    <w:lvl w:ilvl="2" w:tplc="D3EA2DE4">
      <w:start w:val="1"/>
      <w:numFmt w:val="lowerRoman"/>
      <w:lvlText w:val="%3."/>
      <w:lvlJc w:val="right"/>
      <w:pPr>
        <w:ind w:left="2160" w:hanging="180"/>
      </w:pPr>
    </w:lvl>
    <w:lvl w:ilvl="3" w:tplc="0E3E9BA4">
      <w:start w:val="1"/>
      <w:numFmt w:val="decimal"/>
      <w:lvlText w:val="%4."/>
      <w:lvlJc w:val="left"/>
      <w:pPr>
        <w:ind w:left="2880" w:hanging="360"/>
      </w:pPr>
    </w:lvl>
    <w:lvl w:ilvl="4" w:tplc="69E27844">
      <w:start w:val="1"/>
      <w:numFmt w:val="lowerLetter"/>
      <w:lvlText w:val="%5."/>
      <w:lvlJc w:val="left"/>
      <w:pPr>
        <w:ind w:left="3600" w:hanging="360"/>
      </w:pPr>
    </w:lvl>
    <w:lvl w:ilvl="5" w:tplc="6DF49986">
      <w:start w:val="1"/>
      <w:numFmt w:val="lowerRoman"/>
      <w:lvlText w:val="%6."/>
      <w:lvlJc w:val="right"/>
      <w:pPr>
        <w:ind w:left="4320" w:hanging="180"/>
      </w:pPr>
    </w:lvl>
    <w:lvl w:ilvl="6" w:tplc="58CE5DCA">
      <w:start w:val="1"/>
      <w:numFmt w:val="decimal"/>
      <w:lvlText w:val="%7."/>
      <w:lvlJc w:val="left"/>
      <w:pPr>
        <w:ind w:left="5040" w:hanging="360"/>
      </w:pPr>
    </w:lvl>
    <w:lvl w:ilvl="7" w:tplc="9CC0DBC2">
      <w:start w:val="1"/>
      <w:numFmt w:val="lowerLetter"/>
      <w:lvlText w:val="%8."/>
      <w:lvlJc w:val="left"/>
      <w:pPr>
        <w:ind w:left="5760" w:hanging="360"/>
      </w:pPr>
    </w:lvl>
    <w:lvl w:ilvl="8" w:tplc="562ADC4E">
      <w:start w:val="1"/>
      <w:numFmt w:val="lowerRoman"/>
      <w:lvlText w:val="%9."/>
      <w:lvlJc w:val="right"/>
      <w:pPr>
        <w:ind w:left="6480" w:hanging="180"/>
      </w:pPr>
    </w:lvl>
  </w:abstractNum>
  <w:abstractNum w:abstractNumId="76" w15:restartNumberingAfterBreak="0">
    <w:nsid w:val="41C7663C"/>
    <w:multiLevelType w:val="hybridMultilevel"/>
    <w:tmpl w:val="EC6CAB46"/>
    <w:lvl w:ilvl="0" w:tplc="22461F9A">
      <w:start w:val="1"/>
      <w:numFmt w:val="decimal"/>
      <w:lvlText w:val="%1."/>
      <w:lvlJc w:val="left"/>
      <w:pPr>
        <w:ind w:left="720" w:hanging="360"/>
      </w:pPr>
    </w:lvl>
    <w:lvl w:ilvl="1" w:tplc="C470A6FA">
      <w:start w:val="1"/>
      <w:numFmt w:val="lowerLetter"/>
      <w:lvlText w:val="%2."/>
      <w:lvlJc w:val="left"/>
      <w:pPr>
        <w:ind w:left="1440" w:hanging="360"/>
      </w:pPr>
    </w:lvl>
    <w:lvl w:ilvl="2" w:tplc="5664A46E">
      <w:start w:val="1"/>
      <w:numFmt w:val="lowerRoman"/>
      <w:lvlText w:val="%3."/>
      <w:lvlJc w:val="right"/>
      <w:pPr>
        <w:ind w:left="2160" w:hanging="180"/>
      </w:pPr>
    </w:lvl>
    <w:lvl w:ilvl="3" w:tplc="7ED2C00A">
      <w:start w:val="1"/>
      <w:numFmt w:val="decimal"/>
      <w:lvlText w:val="%4."/>
      <w:lvlJc w:val="left"/>
      <w:pPr>
        <w:ind w:left="2880" w:hanging="360"/>
      </w:pPr>
    </w:lvl>
    <w:lvl w:ilvl="4" w:tplc="ED06BAE4">
      <w:start w:val="1"/>
      <w:numFmt w:val="lowerLetter"/>
      <w:lvlText w:val="%5."/>
      <w:lvlJc w:val="left"/>
      <w:pPr>
        <w:ind w:left="3600" w:hanging="360"/>
      </w:pPr>
    </w:lvl>
    <w:lvl w:ilvl="5" w:tplc="49FA8310">
      <w:start w:val="1"/>
      <w:numFmt w:val="lowerRoman"/>
      <w:lvlText w:val="%6."/>
      <w:lvlJc w:val="right"/>
      <w:pPr>
        <w:ind w:left="4320" w:hanging="180"/>
      </w:pPr>
    </w:lvl>
    <w:lvl w:ilvl="6" w:tplc="92A0A56C">
      <w:start w:val="1"/>
      <w:numFmt w:val="decimal"/>
      <w:lvlText w:val="%7."/>
      <w:lvlJc w:val="left"/>
      <w:pPr>
        <w:ind w:left="5040" w:hanging="360"/>
      </w:pPr>
    </w:lvl>
    <w:lvl w:ilvl="7" w:tplc="B8BECB94">
      <w:start w:val="1"/>
      <w:numFmt w:val="lowerLetter"/>
      <w:lvlText w:val="%8."/>
      <w:lvlJc w:val="left"/>
      <w:pPr>
        <w:ind w:left="5760" w:hanging="360"/>
      </w:pPr>
    </w:lvl>
    <w:lvl w:ilvl="8" w:tplc="9106F672">
      <w:start w:val="1"/>
      <w:numFmt w:val="lowerRoman"/>
      <w:lvlText w:val="%9."/>
      <w:lvlJc w:val="right"/>
      <w:pPr>
        <w:ind w:left="6480" w:hanging="180"/>
      </w:pPr>
    </w:lvl>
  </w:abstractNum>
  <w:abstractNum w:abstractNumId="77" w15:restartNumberingAfterBreak="0">
    <w:nsid w:val="425A4D28"/>
    <w:multiLevelType w:val="hybridMultilevel"/>
    <w:tmpl w:val="563EDBE8"/>
    <w:lvl w:ilvl="0" w:tplc="E39EBE6A">
      <w:start w:val="1"/>
      <w:numFmt w:val="bullet"/>
      <w:lvlText w:val="·"/>
      <w:lvlJc w:val="left"/>
      <w:pPr>
        <w:ind w:left="720" w:hanging="360"/>
      </w:pPr>
      <w:rPr>
        <w:rFonts w:hint="default" w:ascii="Symbol" w:hAnsi="Symbol"/>
      </w:rPr>
    </w:lvl>
    <w:lvl w:ilvl="1" w:tplc="913E697C">
      <w:start w:val="1"/>
      <w:numFmt w:val="bullet"/>
      <w:lvlText w:val="o"/>
      <w:lvlJc w:val="left"/>
      <w:pPr>
        <w:ind w:left="1440" w:hanging="360"/>
      </w:pPr>
      <w:rPr>
        <w:rFonts w:hint="default" w:ascii="Courier New" w:hAnsi="Courier New"/>
      </w:rPr>
    </w:lvl>
    <w:lvl w:ilvl="2" w:tplc="28B03BF2">
      <w:start w:val="1"/>
      <w:numFmt w:val="bullet"/>
      <w:lvlText w:val=""/>
      <w:lvlJc w:val="left"/>
      <w:pPr>
        <w:ind w:left="2160" w:hanging="360"/>
      </w:pPr>
      <w:rPr>
        <w:rFonts w:hint="default" w:ascii="Wingdings" w:hAnsi="Wingdings"/>
      </w:rPr>
    </w:lvl>
    <w:lvl w:ilvl="3" w:tplc="1BCCCFA0">
      <w:start w:val="1"/>
      <w:numFmt w:val="bullet"/>
      <w:lvlText w:val=""/>
      <w:lvlJc w:val="left"/>
      <w:pPr>
        <w:ind w:left="2880" w:hanging="360"/>
      </w:pPr>
      <w:rPr>
        <w:rFonts w:hint="default" w:ascii="Symbol" w:hAnsi="Symbol"/>
      </w:rPr>
    </w:lvl>
    <w:lvl w:ilvl="4" w:tplc="A64AD9A8">
      <w:start w:val="1"/>
      <w:numFmt w:val="bullet"/>
      <w:lvlText w:val="o"/>
      <w:lvlJc w:val="left"/>
      <w:pPr>
        <w:ind w:left="3600" w:hanging="360"/>
      </w:pPr>
      <w:rPr>
        <w:rFonts w:hint="default" w:ascii="Courier New" w:hAnsi="Courier New"/>
      </w:rPr>
    </w:lvl>
    <w:lvl w:ilvl="5" w:tplc="ABE86230">
      <w:start w:val="1"/>
      <w:numFmt w:val="bullet"/>
      <w:lvlText w:val=""/>
      <w:lvlJc w:val="left"/>
      <w:pPr>
        <w:ind w:left="4320" w:hanging="360"/>
      </w:pPr>
      <w:rPr>
        <w:rFonts w:hint="default" w:ascii="Wingdings" w:hAnsi="Wingdings"/>
      </w:rPr>
    </w:lvl>
    <w:lvl w:ilvl="6" w:tplc="241E0532">
      <w:start w:val="1"/>
      <w:numFmt w:val="bullet"/>
      <w:lvlText w:val=""/>
      <w:lvlJc w:val="left"/>
      <w:pPr>
        <w:ind w:left="5040" w:hanging="360"/>
      </w:pPr>
      <w:rPr>
        <w:rFonts w:hint="default" w:ascii="Symbol" w:hAnsi="Symbol"/>
      </w:rPr>
    </w:lvl>
    <w:lvl w:ilvl="7" w:tplc="8F1EE8FE">
      <w:start w:val="1"/>
      <w:numFmt w:val="bullet"/>
      <w:lvlText w:val="o"/>
      <w:lvlJc w:val="left"/>
      <w:pPr>
        <w:ind w:left="5760" w:hanging="360"/>
      </w:pPr>
      <w:rPr>
        <w:rFonts w:hint="default" w:ascii="Courier New" w:hAnsi="Courier New"/>
      </w:rPr>
    </w:lvl>
    <w:lvl w:ilvl="8" w:tplc="04F45F94">
      <w:start w:val="1"/>
      <w:numFmt w:val="bullet"/>
      <w:lvlText w:val=""/>
      <w:lvlJc w:val="left"/>
      <w:pPr>
        <w:ind w:left="6480" w:hanging="360"/>
      </w:pPr>
      <w:rPr>
        <w:rFonts w:hint="default" w:ascii="Wingdings" w:hAnsi="Wingdings"/>
      </w:rPr>
    </w:lvl>
  </w:abstractNum>
  <w:abstractNum w:abstractNumId="78" w15:restartNumberingAfterBreak="0">
    <w:nsid w:val="436B6C7D"/>
    <w:multiLevelType w:val="hybridMultilevel"/>
    <w:tmpl w:val="85E8B606"/>
    <w:lvl w:ilvl="0" w:tplc="AEFA5808">
      <w:start w:val="2"/>
      <w:numFmt w:val="decimal"/>
      <w:lvlText w:val="%1."/>
      <w:lvlJc w:val="left"/>
      <w:pPr>
        <w:ind w:left="720" w:hanging="360"/>
      </w:pPr>
    </w:lvl>
    <w:lvl w:ilvl="1" w:tplc="C3B0AE1A">
      <w:start w:val="1"/>
      <w:numFmt w:val="lowerLetter"/>
      <w:lvlText w:val="%2."/>
      <w:lvlJc w:val="left"/>
      <w:pPr>
        <w:ind w:left="1440" w:hanging="360"/>
      </w:pPr>
    </w:lvl>
    <w:lvl w:ilvl="2" w:tplc="B94AD3B0">
      <w:start w:val="1"/>
      <w:numFmt w:val="lowerRoman"/>
      <w:lvlText w:val="%3."/>
      <w:lvlJc w:val="right"/>
      <w:pPr>
        <w:ind w:left="2160" w:hanging="180"/>
      </w:pPr>
    </w:lvl>
    <w:lvl w:ilvl="3" w:tplc="9F762002">
      <w:start w:val="1"/>
      <w:numFmt w:val="decimal"/>
      <w:lvlText w:val="%4."/>
      <w:lvlJc w:val="left"/>
      <w:pPr>
        <w:ind w:left="2880" w:hanging="360"/>
      </w:pPr>
    </w:lvl>
    <w:lvl w:ilvl="4" w:tplc="4ED25740">
      <w:start w:val="1"/>
      <w:numFmt w:val="lowerLetter"/>
      <w:lvlText w:val="%5."/>
      <w:lvlJc w:val="left"/>
      <w:pPr>
        <w:ind w:left="3600" w:hanging="360"/>
      </w:pPr>
    </w:lvl>
    <w:lvl w:ilvl="5" w:tplc="C20CBAE2">
      <w:start w:val="1"/>
      <w:numFmt w:val="lowerRoman"/>
      <w:lvlText w:val="%6."/>
      <w:lvlJc w:val="right"/>
      <w:pPr>
        <w:ind w:left="4320" w:hanging="180"/>
      </w:pPr>
    </w:lvl>
    <w:lvl w:ilvl="6" w:tplc="0A6C300E">
      <w:start w:val="1"/>
      <w:numFmt w:val="decimal"/>
      <w:lvlText w:val="%7."/>
      <w:lvlJc w:val="left"/>
      <w:pPr>
        <w:ind w:left="5040" w:hanging="360"/>
      </w:pPr>
    </w:lvl>
    <w:lvl w:ilvl="7" w:tplc="EF6EE61A">
      <w:start w:val="1"/>
      <w:numFmt w:val="lowerLetter"/>
      <w:lvlText w:val="%8."/>
      <w:lvlJc w:val="left"/>
      <w:pPr>
        <w:ind w:left="5760" w:hanging="360"/>
      </w:pPr>
    </w:lvl>
    <w:lvl w:ilvl="8" w:tplc="02722438">
      <w:start w:val="1"/>
      <w:numFmt w:val="lowerRoman"/>
      <w:lvlText w:val="%9."/>
      <w:lvlJc w:val="right"/>
      <w:pPr>
        <w:ind w:left="6480" w:hanging="180"/>
      </w:pPr>
    </w:lvl>
  </w:abstractNum>
  <w:abstractNum w:abstractNumId="79" w15:restartNumberingAfterBreak="0">
    <w:nsid w:val="48514F4F"/>
    <w:multiLevelType w:val="hybridMultilevel"/>
    <w:tmpl w:val="E048A5F0"/>
    <w:lvl w:ilvl="0" w:tplc="53FC3DAA">
      <w:start w:val="1"/>
      <w:numFmt w:val="bullet"/>
      <w:lvlText w:val=""/>
      <w:lvlJc w:val="left"/>
      <w:pPr>
        <w:ind w:left="1440" w:hanging="360"/>
      </w:pPr>
      <w:rPr>
        <w:rFonts w:hint="default" w:ascii="Symbol" w:hAnsi="Symbol"/>
      </w:rPr>
    </w:lvl>
    <w:lvl w:ilvl="1" w:tplc="347AA21C">
      <w:start w:val="1"/>
      <w:numFmt w:val="bullet"/>
      <w:lvlText w:val="o"/>
      <w:lvlJc w:val="left"/>
      <w:pPr>
        <w:ind w:left="2160" w:hanging="360"/>
      </w:pPr>
      <w:rPr>
        <w:rFonts w:hint="default" w:ascii="Courier New" w:hAnsi="Courier New"/>
      </w:rPr>
    </w:lvl>
    <w:lvl w:ilvl="2" w:tplc="9D08A284">
      <w:start w:val="1"/>
      <w:numFmt w:val="bullet"/>
      <w:lvlText w:val=""/>
      <w:lvlJc w:val="left"/>
      <w:pPr>
        <w:ind w:left="2880" w:hanging="360"/>
      </w:pPr>
      <w:rPr>
        <w:rFonts w:hint="default" w:ascii="Wingdings" w:hAnsi="Wingdings"/>
      </w:rPr>
    </w:lvl>
    <w:lvl w:ilvl="3" w:tplc="2F0C6800">
      <w:start w:val="1"/>
      <w:numFmt w:val="bullet"/>
      <w:lvlText w:val=""/>
      <w:lvlJc w:val="left"/>
      <w:pPr>
        <w:ind w:left="3600" w:hanging="360"/>
      </w:pPr>
      <w:rPr>
        <w:rFonts w:hint="default" w:ascii="Symbol" w:hAnsi="Symbol"/>
      </w:rPr>
    </w:lvl>
    <w:lvl w:ilvl="4" w:tplc="4E847D5A">
      <w:start w:val="1"/>
      <w:numFmt w:val="bullet"/>
      <w:lvlText w:val="o"/>
      <w:lvlJc w:val="left"/>
      <w:pPr>
        <w:ind w:left="4320" w:hanging="360"/>
      </w:pPr>
      <w:rPr>
        <w:rFonts w:hint="default" w:ascii="Courier New" w:hAnsi="Courier New"/>
      </w:rPr>
    </w:lvl>
    <w:lvl w:ilvl="5" w:tplc="699618DA">
      <w:start w:val="1"/>
      <w:numFmt w:val="bullet"/>
      <w:lvlText w:val=""/>
      <w:lvlJc w:val="left"/>
      <w:pPr>
        <w:ind w:left="5040" w:hanging="360"/>
      </w:pPr>
      <w:rPr>
        <w:rFonts w:hint="default" w:ascii="Wingdings" w:hAnsi="Wingdings"/>
      </w:rPr>
    </w:lvl>
    <w:lvl w:ilvl="6" w:tplc="A21444CE">
      <w:start w:val="1"/>
      <w:numFmt w:val="bullet"/>
      <w:lvlText w:val=""/>
      <w:lvlJc w:val="left"/>
      <w:pPr>
        <w:ind w:left="5760" w:hanging="360"/>
      </w:pPr>
      <w:rPr>
        <w:rFonts w:hint="default" w:ascii="Symbol" w:hAnsi="Symbol"/>
      </w:rPr>
    </w:lvl>
    <w:lvl w:ilvl="7" w:tplc="0D5E2336">
      <w:start w:val="1"/>
      <w:numFmt w:val="bullet"/>
      <w:lvlText w:val="o"/>
      <w:lvlJc w:val="left"/>
      <w:pPr>
        <w:ind w:left="6480" w:hanging="360"/>
      </w:pPr>
      <w:rPr>
        <w:rFonts w:hint="default" w:ascii="Courier New" w:hAnsi="Courier New"/>
      </w:rPr>
    </w:lvl>
    <w:lvl w:ilvl="8" w:tplc="13BEDF98">
      <w:start w:val="1"/>
      <w:numFmt w:val="bullet"/>
      <w:lvlText w:val=""/>
      <w:lvlJc w:val="left"/>
      <w:pPr>
        <w:ind w:left="7200" w:hanging="360"/>
      </w:pPr>
      <w:rPr>
        <w:rFonts w:hint="default" w:ascii="Wingdings" w:hAnsi="Wingdings"/>
      </w:rPr>
    </w:lvl>
  </w:abstractNum>
  <w:abstractNum w:abstractNumId="80" w15:restartNumberingAfterBreak="0">
    <w:nsid w:val="4878FB09"/>
    <w:multiLevelType w:val="hybridMultilevel"/>
    <w:tmpl w:val="0D165470"/>
    <w:lvl w:ilvl="0" w:tplc="ABF2FD5E">
      <w:start w:val="1"/>
      <w:numFmt w:val="bullet"/>
      <w:lvlText w:val="·"/>
      <w:lvlJc w:val="left"/>
      <w:pPr>
        <w:ind w:left="720" w:hanging="360"/>
      </w:pPr>
      <w:rPr>
        <w:rFonts w:hint="default" w:ascii="Symbol" w:hAnsi="Symbol"/>
      </w:rPr>
    </w:lvl>
    <w:lvl w:ilvl="1" w:tplc="9050B55E">
      <w:start w:val="1"/>
      <w:numFmt w:val="bullet"/>
      <w:lvlText w:val="o"/>
      <w:lvlJc w:val="left"/>
      <w:pPr>
        <w:ind w:left="1440" w:hanging="360"/>
      </w:pPr>
      <w:rPr>
        <w:rFonts w:hint="default" w:ascii="Courier New" w:hAnsi="Courier New"/>
      </w:rPr>
    </w:lvl>
    <w:lvl w:ilvl="2" w:tplc="793C70D6">
      <w:start w:val="1"/>
      <w:numFmt w:val="bullet"/>
      <w:lvlText w:val=""/>
      <w:lvlJc w:val="left"/>
      <w:pPr>
        <w:ind w:left="2160" w:hanging="360"/>
      </w:pPr>
      <w:rPr>
        <w:rFonts w:hint="default" w:ascii="Wingdings" w:hAnsi="Wingdings"/>
      </w:rPr>
    </w:lvl>
    <w:lvl w:ilvl="3" w:tplc="3DD4634C">
      <w:start w:val="1"/>
      <w:numFmt w:val="bullet"/>
      <w:lvlText w:val=""/>
      <w:lvlJc w:val="left"/>
      <w:pPr>
        <w:ind w:left="2880" w:hanging="360"/>
      </w:pPr>
      <w:rPr>
        <w:rFonts w:hint="default" w:ascii="Symbol" w:hAnsi="Symbol"/>
      </w:rPr>
    </w:lvl>
    <w:lvl w:ilvl="4" w:tplc="E522D308">
      <w:start w:val="1"/>
      <w:numFmt w:val="bullet"/>
      <w:lvlText w:val="o"/>
      <w:lvlJc w:val="left"/>
      <w:pPr>
        <w:ind w:left="3600" w:hanging="360"/>
      </w:pPr>
      <w:rPr>
        <w:rFonts w:hint="default" w:ascii="Courier New" w:hAnsi="Courier New"/>
      </w:rPr>
    </w:lvl>
    <w:lvl w:ilvl="5" w:tplc="966E879E">
      <w:start w:val="1"/>
      <w:numFmt w:val="bullet"/>
      <w:lvlText w:val=""/>
      <w:lvlJc w:val="left"/>
      <w:pPr>
        <w:ind w:left="4320" w:hanging="360"/>
      </w:pPr>
      <w:rPr>
        <w:rFonts w:hint="default" w:ascii="Wingdings" w:hAnsi="Wingdings"/>
      </w:rPr>
    </w:lvl>
    <w:lvl w:ilvl="6" w:tplc="34E8387C">
      <w:start w:val="1"/>
      <w:numFmt w:val="bullet"/>
      <w:lvlText w:val=""/>
      <w:lvlJc w:val="left"/>
      <w:pPr>
        <w:ind w:left="5040" w:hanging="360"/>
      </w:pPr>
      <w:rPr>
        <w:rFonts w:hint="default" w:ascii="Symbol" w:hAnsi="Symbol"/>
      </w:rPr>
    </w:lvl>
    <w:lvl w:ilvl="7" w:tplc="4312953A">
      <w:start w:val="1"/>
      <w:numFmt w:val="bullet"/>
      <w:lvlText w:val="o"/>
      <w:lvlJc w:val="left"/>
      <w:pPr>
        <w:ind w:left="5760" w:hanging="360"/>
      </w:pPr>
      <w:rPr>
        <w:rFonts w:hint="default" w:ascii="Courier New" w:hAnsi="Courier New"/>
      </w:rPr>
    </w:lvl>
    <w:lvl w:ilvl="8" w:tplc="7CD433FC">
      <w:start w:val="1"/>
      <w:numFmt w:val="bullet"/>
      <w:lvlText w:val=""/>
      <w:lvlJc w:val="left"/>
      <w:pPr>
        <w:ind w:left="6480" w:hanging="360"/>
      </w:pPr>
      <w:rPr>
        <w:rFonts w:hint="default" w:ascii="Wingdings" w:hAnsi="Wingdings"/>
      </w:rPr>
    </w:lvl>
  </w:abstractNum>
  <w:abstractNum w:abstractNumId="81" w15:restartNumberingAfterBreak="0">
    <w:nsid w:val="48E8E7DA"/>
    <w:multiLevelType w:val="hybridMultilevel"/>
    <w:tmpl w:val="17F46AB0"/>
    <w:lvl w:ilvl="0" w:tplc="652239C8">
      <w:start w:val="3"/>
      <w:numFmt w:val="decimal"/>
      <w:lvlText w:val="%1."/>
      <w:lvlJc w:val="left"/>
      <w:pPr>
        <w:ind w:left="720" w:hanging="360"/>
      </w:pPr>
    </w:lvl>
    <w:lvl w:ilvl="1" w:tplc="FB1268C0">
      <w:start w:val="3"/>
      <w:numFmt w:val="lowerLetter"/>
      <w:lvlText w:val="%2."/>
      <w:lvlJc w:val="left"/>
      <w:pPr>
        <w:ind w:left="1440" w:hanging="360"/>
      </w:pPr>
    </w:lvl>
    <w:lvl w:ilvl="2" w:tplc="270ECE6C">
      <w:start w:val="3"/>
      <w:numFmt w:val="lowerRoman"/>
      <w:lvlText w:val="%3."/>
      <w:lvlJc w:val="left"/>
      <w:pPr>
        <w:ind w:left="2160" w:hanging="360"/>
      </w:pPr>
    </w:lvl>
    <w:lvl w:ilvl="3" w:tplc="B0A8BFD8">
      <w:start w:val="3"/>
      <w:numFmt w:val="decimal"/>
      <w:lvlText w:val="%4."/>
      <w:lvlJc w:val="left"/>
      <w:pPr>
        <w:ind w:left="2880" w:hanging="360"/>
      </w:pPr>
    </w:lvl>
    <w:lvl w:ilvl="4" w:tplc="4F74ADE4">
      <w:start w:val="3"/>
      <w:numFmt w:val="lowerLetter"/>
      <w:lvlText w:val="%5."/>
      <w:lvlJc w:val="left"/>
      <w:pPr>
        <w:ind w:left="3600" w:hanging="360"/>
      </w:pPr>
    </w:lvl>
    <w:lvl w:ilvl="5" w:tplc="BA388932">
      <w:start w:val="3"/>
      <w:numFmt w:val="lowerRoman"/>
      <w:lvlText w:val="%6."/>
      <w:lvlJc w:val="left"/>
      <w:pPr>
        <w:ind w:left="4320" w:hanging="360"/>
      </w:pPr>
    </w:lvl>
    <w:lvl w:ilvl="6" w:tplc="AF861762">
      <w:start w:val="3"/>
      <w:numFmt w:val="decimal"/>
      <w:lvlText w:val="%7."/>
      <w:lvlJc w:val="left"/>
      <w:pPr>
        <w:ind w:left="5040" w:hanging="360"/>
      </w:pPr>
    </w:lvl>
    <w:lvl w:ilvl="7" w:tplc="7C82ED94">
      <w:start w:val="3"/>
      <w:numFmt w:val="lowerLetter"/>
      <w:lvlText w:val="%8."/>
      <w:lvlJc w:val="left"/>
      <w:pPr>
        <w:ind w:left="5760" w:hanging="360"/>
      </w:pPr>
    </w:lvl>
    <w:lvl w:ilvl="8" w:tplc="DF4E5E88">
      <w:start w:val="3"/>
      <w:numFmt w:val="lowerRoman"/>
      <w:lvlText w:val="%9."/>
      <w:lvlJc w:val="left"/>
      <w:pPr>
        <w:ind w:left="6480" w:hanging="360"/>
      </w:pPr>
    </w:lvl>
  </w:abstractNum>
  <w:abstractNum w:abstractNumId="82" w15:restartNumberingAfterBreak="0">
    <w:nsid w:val="494D1B38"/>
    <w:multiLevelType w:val="hybridMultilevel"/>
    <w:tmpl w:val="17F0C0E6"/>
    <w:lvl w:ilvl="0" w:tplc="AC9093F2">
      <w:start w:val="1"/>
      <w:numFmt w:val="bullet"/>
      <w:lvlText w:val="·"/>
      <w:lvlJc w:val="left"/>
      <w:pPr>
        <w:ind w:left="720" w:hanging="360"/>
      </w:pPr>
      <w:rPr>
        <w:rFonts w:hint="default" w:ascii="Symbol" w:hAnsi="Symbol"/>
      </w:rPr>
    </w:lvl>
    <w:lvl w:ilvl="1" w:tplc="1338C130">
      <w:start w:val="1"/>
      <w:numFmt w:val="bullet"/>
      <w:lvlText w:val="o"/>
      <w:lvlJc w:val="left"/>
      <w:pPr>
        <w:ind w:left="1440" w:hanging="360"/>
      </w:pPr>
      <w:rPr>
        <w:rFonts w:hint="default" w:ascii="Courier New" w:hAnsi="Courier New"/>
      </w:rPr>
    </w:lvl>
    <w:lvl w:ilvl="2" w:tplc="DF4AA094">
      <w:start w:val="1"/>
      <w:numFmt w:val="bullet"/>
      <w:lvlText w:val=""/>
      <w:lvlJc w:val="left"/>
      <w:pPr>
        <w:ind w:left="2160" w:hanging="360"/>
      </w:pPr>
      <w:rPr>
        <w:rFonts w:hint="default" w:ascii="Wingdings" w:hAnsi="Wingdings"/>
      </w:rPr>
    </w:lvl>
    <w:lvl w:ilvl="3" w:tplc="B4D49A22">
      <w:start w:val="1"/>
      <w:numFmt w:val="bullet"/>
      <w:lvlText w:val=""/>
      <w:lvlJc w:val="left"/>
      <w:pPr>
        <w:ind w:left="2880" w:hanging="360"/>
      </w:pPr>
      <w:rPr>
        <w:rFonts w:hint="default" w:ascii="Symbol" w:hAnsi="Symbol"/>
      </w:rPr>
    </w:lvl>
    <w:lvl w:ilvl="4" w:tplc="8B105F40">
      <w:start w:val="1"/>
      <w:numFmt w:val="bullet"/>
      <w:lvlText w:val="o"/>
      <w:lvlJc w:val="left"/>
      <w:pPr>
        <w:ind w:left="3600" w:hanging="360"/>
      </w:pPr>
      <w:rPr>
        <w:rFonts w:hint="default" w:ascii="Courier New" w:hAnsi="Courier New"/>
      </w:rPr>
    </w:lvl>
    <w:lvl w:ilvl="5" w:tplc="A274DA8E">
      <w:start w:val="1"/>
      <w:numFmt w:val="bullet"/>
      <w:lvlText w:val=""/>
      <w:lvlJc w:val="left"/>
      <w:pPr>
        <w:ind w:left="4320" w:hanging="360"/>
      </w:pPr>
      <w:rPr>
        <w:rFonts w:hint="default" w:ascii="Wingdings" w:hAnsi="Wingdings"/>
      </w:rPr>
    </w:lvl>
    <w:lvl w:ilvl="6" w:tplc="385A3E82">
      <w:start w:val="1"/>
      <w:numFmt w:val="bullet"/>
      <w:lvlText w:val=""/>
      <w:lvlJc w:val="left"/>
      <w:pPr>
        <w:ind w:left="5040" w:hanging="360"/>
      </w:pPr>
      <w:rPr>
        <w:rFonts w:hint="default" w:ascii="Symbol" w:hAnsi="Symbol"/>
      </w:rPr>
    </w:lvl>
    <w:lvl w:ilvl="7" w:tplc="533C9DCC">
      <w:start w:val="1"/>
      <w:numFmt w:val="bullet"/>
      <w:lvlText w:val="o"/>
      <w:lvlJc w:val="left"/>
      <w:pPr>
        <w:ind w:left="5760" w:hanging="360"/>
      </w:pPr>
      <w:rPr>
        <w:rFonts w:hint="default" w:ascii="Courier New" w:hAnsi="Courier New"/>
      </w:rPr>
    </w:lvl>
    <w:lvl w:ilvl="8" w:tplc="0908E092">
      <w:start w:val="1"/>
      <w:numFmt w:val="bullet"/>
      <w:lvlText w:val=""/>
      <w:lvlJc w:val="left"/>
      <w:pPr>
        <w:ind w:left="6480" w:hanging="360"/>
      </w:pPr>
      <w:rPr>
        <w:rFonts w:hint="default" w:ascii="Wingdings" w:hAnsi="Wingdings"/>
      </w:rPr>
    </w:lvl>
  </w:abstractNum>
  <w:abstractNum w:abstractNumId="83" w15:restartNumberingAfterBreak="0">
    <w:nsid w:val="4A1D7487"/>
    <w:multiLevelType w:val="hybridMultilevel"/>
    <w:tmpl w:val="395A7A4C"/>
    <w:lvl w:ilvl="0" w:tplc="15E8AF12">
      <w:start w:val="1"/>
      <w:numFmt w:val="decimal"/>
      <w:lvlText w:val="%1."/>
      <w:lvlJc w:val="left"/>
      <w:pPr>
        <w:ind w:left="720" w:hanging="360"/>
      </w:pPr>
    </w:lvl>
    <w:lvl w:ilvl="1" w:tplc="EA6E0966">
      <w:start w:val="1"/>
      <w:numFmt w:val="lowerLetter"/>
      <w:lvlText w:val="%2."/>
      <w:lvlJc w:val="left"/>
      <w:pPr>
        <w:ind w:left="1440" w:hanging="360"/>
      </w:pPr>
    </w:lvl>
    <w:lvl w:ilvl="2" w:tplc="E8DE0EBC">
      <w:start w:val="1"/>
      <w:numFmt w:val="lowerRoman"/>
      <w:lvlText w:val="%3."/>
      <w:lvlJc w:val="right"/>
      <w:pPr>
        <w:ind w:left="2160" w:hanging="180"/>
      </w:pPr>
    </w:lvl>
    <w:lvl w:ilvl="3" w:tplc="87DC67C8">
      <w:start w:val="1"/>
      <w:numFmt w:val="decimal"/>
      <w:lvlText w:val="%4."/>
      <w:lvlJc w:val="left"/>
      <w:pPr>
        <w:ind w:left="2880" w:hanging="360"/>
      </w:pPr>
    </w:lvl>
    <w:lvl w:ilvl="4" w:tplc="FEBAC5E0">
      <w:start w:val="1"/>
      <w:numFmt w:val="lowerLetter"/>
      <w:lvlText w:val="%5."/>
      <w:lvlJc w:val="left"/>
      <w:pPr>
        <w:ind w:left="3600" w:hanging="360"/>
      </w:pPr>
    </w:lvl>
    <w:lvl w:ilvl="5" w:tplc="DBACF39E">
      <w:start w:val="1"/>
      <w:numFmt w:val="lowerRoman"/>
      <w:lvlText w:val="%6."/>
      <w:lvlJc w:val="right"/>
      <w:pPr>
        <w:ind w:left="4320" w:hanging="180"/>
      </w:pPr>
    </w:lvl>
    <w:lvl w:ilvl="6" w:tplc="A7CA784A">
      <w:start w:val="1"/>
      <w:numFmt w:val="decimal"/>
      <w:lvlText w:val="%7."/>
      <w:lvlJc w:val="left"/>
      <w:pPr>
        <w:ind w:left="5040" w:hanging="360"/>
      </w:pPr>
    </w:lvl>
    <w:lvl w:ilvl="7" w:tplc="0A444C18">
      <w:start w:val="1"/>
      <w:numFmt w:val="lowerLetter"/>
      <w:lvlText w:val="%8."/>
      <w:lvlJc w:val="left"/>
      <w:pPr>
        <w:ind w:left="5760" w:hanging="360"/>
      </w:pPr>
    </w:lvl>
    <w:lvl w:ilvl="8" w:tplc="CC962608">
      <w:start w:val="1"/>
      <w:numFmt w:val="lowerRoman"/>
      <w:lvlText w:val="%9."/>
      <w:lvlJc w:val="right"/>
      <w:pPr>
        <w:ind w:left="6480" w:hanging="180"/>
      </w:pPr>
    </w:lvl>
  </w:abstractNum>
  <w:abstractNum w:abstractNumId="84" w15:restartNumberingAfterBreak="0">
    <w:nsid w:val="4A4CABAB"/>
    <w:multiLevelType w:val="hybridMultilevel"/>
    <w:tmpl w:val="450EB15A"/>
    <w:lvl w:ilvl="0" w:tplc="704A5A56">
      <w:start w:val="1"/>
      <w:numFmt w:val="bullet"/>
      <w:lvlText w:val="·"/>
      <w:lvlJc w:val="left"/>
      <w:pPr>
        <w:ind w:left="720" w:hanging="360"/>
      </w:pPr>
      <w:rPr>
        <w:rFonts w:hint="default" w:ascii="Symbol" w:hAnsi="Symbol"/>
      </w:rPr>
    </w:lvl>
    <w:lvl w:ilvl="1" w:tplc="1A7663A0">
      <w:start w:val="1"/>
      <w:numFmt w:val="bullet"/>
      <w:lvlText w:val="o"/>
      <w:lvlJc w:val="left"/>
      <w:pPr>
        <w:ind w:left="1440" w:hanging="360"/>
      </w:pPr>
      <w:rPr>
        <w:rFonts w:hint="default" w:ascii="Courier New" w:hAnsi="Courier New"/>
      </w:rPr>
    </w:lvl>
    <w:lvl w:ilvl="2" w:tplc="77AA1FDE">
      <w:start w:val="1"/>
      <w:numFmt w:val="bullet"/>
      <w:lvlText w:val=""/>
      <w:lvlJc w:val="left"/>
      <w:pPr>
        <w:ind w:left="2160" w:hanging="360"/>
      </w:pPr>
      <w:rPr>
        <w:rFonts w:hint="default" w:ascii="Wingdings" w:hAnsi="Wingdings"/>
      </w:rPr>
    </w:lvl>
    <w:lvl w:ilvl="3" w:tplc="CCE86E1E">
      <w:start w:val="1"/>
      <w:numFmt w:val="bullet"/>
      <w:lvlText w:val=""/>
      <w:lvlJc w:val="left"/>
      <w:pPr>
        <w:ind w:left="2880" w:hanging="360"/>
      </w:pPr>
      <w:rPr>
        <w:rFonts w:hint="default" w:ascii="Symbol" w:hAnsi="Symbol"/>
      </w:rPr>
    </w:lvl>
    <w:lvl w:ilvl="4" w:tplc="D7BE2490">
      <w:start w:val="1"/>
      <w:numFmt w:val="bullet"/>
      <w:lvlText w:val="o"/>
      <w:lvlJc w:val="left"/>
      <w:pPr>
        <w:ind w:left="3600" w:hanging="360"/>
      </w:pPr>
      <w:rPr>
        <w:rFonts w:hint="default" w:ascii="Courier New" w:hAnsi="Courier New"/>
      </w:rPr>
    </w:lvl>
    <w:lvl w:ilvl="5" w:tplc="259EABEC">
      <w:start w:val="1"/>
      <w:numFmt w:val="bullet"/>
      <w:lvlText w:val=""/>
      <w:lvlJc w:val="left"/>
      <w:pPr>
        <w:ind w:left="4320" w:hanging="360"/>
      </w:pPr>
      <w:rPr>
        <w:rFonts w:hint="default" w:ascii="Wingdings" w:hAnsi="Wingdings"/>
      </w:rPr>
    </w:lvl>
    <w:lvl w:ilvl="6" w:tplc="E69C6C8A">
      <w:start w:val="1"/>
      <w:numFmt w:val="bullet"/>
      <w:lvlText w:val=""/>
      <w:lvlJc w:val="left"/>
      <w:pPr>
        <w:ind w:left="5040" w:hanging="360"/>
      </w:pPr>
      <w:rPr>
        <w:rFonts w:hint="default" w:ascii="Symbol" w:hAnsi="Symbol"/>
      </w:rPr>
    </w:lvl>
    <w:lvl w:ilvl="7" w:tplc="8610B982">
      <w:start w:val="1"/>
      <w:numFmt w:val="bullet"/>
      <w:lvlText w:val="o"/>
      <w:lvlJc w:val="left"/>
      <w:pPr>
        <w:ind w:left="5760" w:hanging="360"/>
      </w:pPr>
      <w:rPr>
        <w:rFonts w:hint="default" w:ascii="Courier New" w:hAnsi="Courier New"/>
      </w:rPr>
    </w:lvl>
    <w:lvl w:ilvl="8" w:tplc="57D4C1A6">
      <w:start w:val="1"/>
      <w:numFmt w:val="bullet"/>
      <w:lvlText w:val=""/>
      <w:lvlJc w:val="left"/>
      <w:pPr>
        <w:ind w:left="6480" w:hanging="360"/>
      </w:pPr>
      <w:rPr>
        <w:rFonts w:hint="default" w:ascii="Wingdings" w:hAnsi="Wingdings"/>
      </w:rPr>
    </w:lvl>
  </w:abstractNum>
  <w:abstractNum w:abstractNumId="85" w15:restartNumberingAfterBreak="0">
    <w:nsid w:val="4B435619"/>
    <w:multiLevelType w:val="hybridMultilevel"/>
    <w:tmpl w:val="FB769E44"/>
    <w:lvl w:ilvl="0" w:tplc="43161CDA">
      <w:start w:val="1"/>
      <w:numFmt w:val="bullet"/>
      <w:lvlText w:val="·"/>
      <w:lvlJc w:val="left"/>
      <w:pPr>
        <w:ind w:left="720" w:hanging="360"/>
      </w:pPr>
      <w:rPr>
        <w:rFonts w:hint="default" w:ascii="Symbol" w:hAnsi="Symbol"/>
      </w:rPr>
    </w:lvl>
    <w:lvl w:ilvl="1" w:tplc="3526650C">
      <w:start w:val="1"/>
      <w:numFmt w:val="bullet"/>
      <w:lvlText w:val="o"/>
      <w:lvlJc w:val="left"/>
      <w:pPr>
        <w:ind w:left="1440" w:hanging="360"/>
      </w:pPr>
      <w:rPr>
        <w:rFonts w:hint="default" w:ascii="Courier New" w:hAnsi="Courier New"/>
      </w:rPr>
    </w:lvl>
    <w:lvl w:ilvl="2" w:tplc="E9C23E78">
      <w:start w:val="1"/>
      <w:numFmt w:val="bullet"/>
      <w:lvlText w:val=""/>
      <w:lvlJc w:val="left"/>
      <w:pPr>
        <w:ind w:left="2160" w:hanging="360"/>
      </w:pPr>
      <w:rPr>
        <w:rFonts w:hint="default" w:ascii="Wingdings" w:hAnsi="Wingdings"/>
      </w:rPr>
    </w:lvl>
    <w:lvl w:ilvl="3" w:tplc="E7B003B4">
      <w:start w:val="1"/>
      <w:numFmt w:val="bullet"/>
      <w:lvlText w:val=""/>
      <w:lvlJc w:val="left"/>
      <w:pPr>
        <w:ind w:left="2880" w:hanging="360"/>
      </w:pPr>
      <w:rPr>
        <w:rFonts w:hint="default" w:ascii="Symbol" w:hAnsi="Symbol"/>
      </w:rPr>
    </w:lvl>
    <w:lvl w:ilvl="4" w:tplc="8A52106E">
      <w:start w:val="1"/>
      <w:numFmt w:val="bullet"/>
      <w:lvlText w:val="o"/>
      <w:lvlJc w:val="left"/>
      <w:pPr>
        <w:ind w:left="3600" w:hanging="360"/>
      </w:pPr>
      <w:rPr>
        <w:rFonts w:hint="default" w:ascii="Courier New" w:hAnsi="Courier New"/>
      </w:rPr>
    </w:lvl>
    <w:lvl w:ilvl="5" w:tplc="AB182AF6">
      <w:start w:val="1"/>
      <w:numFmt w:val="bullet"/>
      <w:lvlText w:val=""/>
      <w:lvlJc w:val="left"/>
      <w:pPr>
        <w:ind w:left="4320" w:hanging="360"/>
      </w:pPr>
      <w:rPr>
        <w:rFonts w:hint="default" w:ascii="Wingdings" w:hAnsi="Wingdings"/>
      </w:rPr>
    </w:lvl>
    <w:lvl w:ilvl="6" w:tplc="63AAD90A">
      <w:start w:val="1"/>
      <w:numFmt w:val="bullet"/>
      <w:lvlText w:val=""/>
      <w:lvlJc w:val="left"/>
      <w:pPr>
        <w:ind w:left="5040" w:hanging="360"/>
      </w:pPr>
      <w:rPr>
        <w:rFonts w:hint="default" w:ascii="Symbol" w:hAnsi="Symbol"/>
      </w:rPr>
    </w:lvl>
    <w:lvl w:ilvl="7" w:tplc="D590A70A">
      <w:start w:val="1"/>
      <w:numFmt w:val="bullet"/>
      <w:lvlText w:val="o"/>
      <w:lvlJc w:val="left"/>
      <w:pPr>
        <w:ind w:left="5760" w:hanging="360"/>
      </w:pPr>
      <w:rPr>
        <w:rFonts w:hint="default" w:ascii="Courier New" w:hAnsi="Courier New"/>
      </w:rPr>
    </w:lvl>
    <w:lvl w:ilvl="8" w:tplc="DD4AEF12">
      <w:start w:val="1"/>
      <w:numFmt w:val="bullet"/>
      <w:lvlText w:val=""/>
      <w:lvlJc w:val="left"/>
      <w:pPr>
        <w:ind w:left="6480" w:hanging="360"/>
      </w:pPr>
      <w:rPr>
        <w:rFonts w:hint="default" w:ascii="Wingdings" w:hAnsi="Wingdings"/>
      </w:rPr>
    </w:lvl>
  </w:abstractNum>
  <w:abstractNum w:abstractNumId="86" w15:restartNumberingAfterBreak="0">
    <w:nsid w:val="4D13B675"/>
    <w:multiLevelType w:val="hybridMultilevel"/>
    <w:tmpl w:val="60065784"/>
    <w:lvl w:ilvl="0" w:tplc="E806B3EA">
      <w:start w:val="5"/>
      <w:numFmt w:val="decimal"/>
      <w:lvlText w:val="%1."/>
      <w:lvlJc w:val="left"/>
      <w:pPr>
        <w:ind w:left="720" w:hanging="360"/>
      </w:pPr>
    </w:lvl>
    <w:lvl w:ilvl="1" w:tplc="97D08A28">
      <w:start w:val="1"/>
      <w:numFmt w:val="lowerLetter"/>
      <w:lvlText w:val="%2."/>
      <w:lvlJc w:val="left"/>
      <w:pPr>
        <w:ind w:left="1440" w:hanging="360"/>
      </w:pPr>
    </w:lvl>
    <w:lvl w:ilvl="2" w:tplc="964AFD7A">
      <w:start w:val="1"/>
      <w:numFmt w:val="lowerRoman"/>
      <w:lvlText w:val="%3."/>
      <w:lvlJc w:val="right"/>
      <w:pPr>
        <w:ind w:left="2160" w:hanging="180"/>
      </w:pPr>
    </w:lvl>
    <w:lvl w:ilvl="3" w:tplc="F2D0D17C">
      <w:start w:val="1"/>
      <w:numFmt w:val="decimal"/>
      <w:lvlText w:val="%4."/>
      <w:lvlJc w:val="left"/>
      <w:pPr>
        <w:ind w:left="2880" w:hanging="360"/>
      </w:pPr>
    </w:lvl>
    <w:lvl w:ilvl="4" w:tplc="FCC0FA9E">
      <w:start w:val="1"/>
      <w:numFmt w:val="lowerLetter"/>
      <w:lvlText w:val="%5."/>
      <w:lvlJc w:val="left"/>
      <w:pPr>
        <w:ind w:left="3600" w:hanging="360"/>
      </w:pPr>
    </w:lvl>
    <w:lvl w:ilvl="5" w:tplc="2DA6C8BA">
      <w:start w:val="1"/>
      <w:numFmt w:val="lowerRoman"/>
      <w:lvlText w:val="%6."/>
      <w:lvlJc w:val="right"/>
      <w:pPr>
        <w:ind w:left="4320" w:hanging="180"/>
      </w:pPr>
    </w:lvl>
    <w:lvl w:ilvl="6" w:tplc="326A9D4C">
      <w:start w:val="1"/>
      <w:numFmt w:val="decimal"/>
      <w:lvlText w:val="%7."/>
      <w:lvlJc w:val="left"/>
      <w:pPr>
        <w:ind w:left="5040" w:hanging="360"/>
      </w:pPr>
    </w:lvl>
    <w:lvl w:ilvl="7" w:tplc="FAE84162">
      <w:start w:val="1"/>
      <w:numFmt w:val="lowerLetter"/>
      <w:lvlText w:val="%8."/>
      <w:lvlJc w:val="left"/>
      <w:pPr>
        <w:ind w:left="5760" w:hanging="360"/>
      </w:pPr>
    </w:lvl>
    <w:lvl w:ilvl="8" w:tplc="D6AE64C2">
      <w:start w:val="1"/>
      <w:numFmt w:val="lowerRoman"/>
      <w:lvlText w:val="%9."/>
      <w:lvlJc w:val="right"/>
      <w:pPr>
        <w:ind w:left="6480" w:hanging="180"/>
      </w:pPr>
    </w:lvl>
  </w:abstractNum>
  <w:abstractNum w:abstractNumId="87" w15:restartNumberingAfterBreak="0">
    <w:nsid w:val="4D9B3576"/>
    <w:multiLevelType w:val="hybridMultilevel"/>
    <w:tmpl w:val="8B2ED14A"/>
    <w:lvl w:ilvl="0" w:tplc="AD6A6C3A">
      <w:start w:val="1"/>
      <w:numFmt w:val="bullet"/>
      <w:lvlText w:val=""/>
      <w:lvlJc w:val="left"/>
      <w:pPr>
        <w:ind w:left="1800" w:hanging="360"/>
      </w:pPr>
      <w:rPr>
        <w:rFonts w:hint="default" w:ascii="Symbol" w:hAnsi="Symbol"/>
      </w:rPr>
    </w:lvl>
    <w:lvl w:ilvl="1" w:tplc="84E231E2">
      <w:start w:val="1"/>
      <w:numFmt w:val="bullet"/>
      <w:lvlText w:val="o"/>
      <w:lvlJc w:val="left"/>
      <w:pPr>
        <w:ind w:left="2520" w:hanging="360"/>
      </w:pPr>
      <w:rPr>
        <w:rFonts w:hint="default" w:ascii="Courier New" w:hAnsi="Courier New"/>
      </w:rPr>
    </w:lvl>
    <w:lvl w:ilvl="2" w:tplc="00087164">
      <w:start w:val="1"/>
      <w:numFmt w:val="bullet"/>
      <w:lvlText w:val=""/>
      <w:lvlJc w:val="left"/>
      <w:pPr>
        <w:ind w:left="3240" w:hanging="360"/>
      </w:pPr>
      <w:rPr>
        <w:rFonts w:hint="default" w:ascii="Wingdings" w:hAnsi="Wingdings"/>
      </w:rPr>
    </w:lvl>
    <w:lvl w:ilvl="3" w:tplc="976694EA">
      <w:start w:val="1"/>
      <w:numFmt w:val="bullet"/>
      <w:lvlText w:val=""/>
      <w:lvlJc w:val="left"/>
      <w:pPr>
        <w:ind w:left="3960" w:hanging="360"/>
      </w:pPr>
      <w:rPr>
        <w:rFonts w:hint="default" w:ascii="Symbol" w:hAnsi="Symbol"/>
      </w:rPr>
    </w:lvl>
    <w:lvl w:ilvl="4" w:tplc="4F3AC9B6">
      <w:start w:val="1"/>
      <w:numFmt w:val="bullet"/>
      <w:lvlText w:val="o"/>
      <w:lvlJc w:val="left"/>
      <w:pPr>
        <w:ind w:left="4680" w:hanging="360"/>
      </w:pPr>
      <w:rPr>
        <w:rFonts w:hint="default" w:ascii="Courier New" w:hAnsi="Courier New"/>
      </w:rPr>
    </w:lvl>
    <w:lvl w:ilvl="5" w:tplc="CB42608A">
      <w:start w:val="1"/>
      <w:numFmt w:val="bullet"/>
      <w:lvlText w:val=""/>
      <w:lvlJc w:val="left"/>
      <w:pPr>
        <w:ind w:left="5400" w:hanging="360"/>
      </w:pPr>
      <w:rPr>
        <w:rFonts w:hint="default" w:ascii="Wingdings" w:hAnsi="Wingdings"/>
      </w:rPr>
    </w:lvl>
    <w:lvl w:ilvl="6" w:tplc="E572CF96">
      <w:start w:val="1"/>
      <w:numFmt w:val="bullet"/>
      <w:lvlText w:val=""/>
      <w:lvlJc w:val="left"/>
      <w:pPr>
        <w:ind w:left="6120" w:hanging="360"/>
      </w:pPr>
      <w:rPr>
        <w:rFonts w:hint="default" w:ascii="Symbol" w:hAnsi="Symbol"/>
      </w:rPr>
    </w:lvl>
    <w:lvl w:ilvl="7" w:tplc="4FFE2C80">
      <w:start w:val="1"/>
      <w:numFmt w:val="bullet"/>
      <w:lvlText w:val="o"/>
      <w:lvlJc w:val="left"/>
      <w:pPr>
        <w:ind w:left="6840" w:hanging="360"/>
      </w:pPr>
      <w:rPr>
        <w:rFonts w:hint="default" w:ascii="Courier New" w:hAnsi="Courier New"/>
      </w:rPr>
    </w:lvl>
    <w:lvl w:ilvl="8" w:tplc="9C4237CE">
      <w:start w:val="1"/>
      <w:numFmt w:val="bullet"/>
      <w:lvlText w:val=""/>
      <w:lvlJc w:val="left"/>
      <w:pPr>
        <w:ind w:left="7560" w:hanging="360"/>
      </w:pPr>
      <w:rPr>
        <w:rFonts w:hint="default" w:ascii="Wingdings" w:hAnsi="Wingdings"/>
      </w:rPr>
    </w:lvl>
  </w:abstractNum>
  <w:abstractNum w:abstractNumId="88" w15:restartNumberingAfterBreak="0">
    <w:nsid w:val="4DDF7555"/>
    <w:multiLevelType w:val="hybridMultilevel"/>
    <w:tmpl w:val="78D647C8"/>
    <w:lvl w:ilvl="0" w:tplc="5A3889E8">
      <w:start w:val="2"/>
      <w:numFmt w:val="decimal"/>
      <w:lvlText w:val="%1."/>
      <w:lvlJc w:val="left"/>
      <w:pPr>
        <w:ind w:left="720" w:hanging="360"/>
      </w:pPr>
    </w:lvl>
    <w:lvl w:ilvl="1" w:tplc="0B6A2A96">
      <w:start w:val="1"/>
      <w:numFmt w:val="lowerLetter"/>
      <w:lvlText w:val="%2."/>
      <w:lvlJc w:val="left"/>
      <w:pPr>
        <w:ind w:left="1440" w:hanging="360"/>
      </w:pPr>
    </w:lvl>
    <w:lvl w:ilvl="2" w:tplc="FFFAB8F4">
      <w:start w:val="1"/>
      <w:numFmt w:val="lowerRoman"/>
      <w:lvlText w:val="%3."/>
      <w:lvlJc w:val="right"/>
      <w:pPr>
        <w:ind w:left="2160" w:hanging="180"/>
      </w:pPr>
    </w:lvl>
    <w:lvl w:ilvl="3" w:tplc="D7E62C1A">
      <w:start w:val="1"/>
      <w:numFmt w:val="decimal"/>
      <w:lvlText w:val="%4."/>
      <w:lvlJc w:val="left"/>
      <w:pPr>
        <w:ind w:left="2880" w:hanging="360"/>
      </w:pPr>
    </w:lvl>
    <w:lvl w:ilvl="4" w:tplc="50A0674E">
      <w:start w:val="1"/>
      <w:numFmt w:val="lowerLetter"/>
      <w:lvlText w:val="%5."/>
      <w:lvlJc w:val="left"/>
      <w:pPr>
        <w:ind w:left="3600" w:hanging="360"/>
      </w:pPr>
    </w:lvl>
    <w:lvl w:ilvl="5" w:tplc="A6BC1B10">
      <w:start w:val="1"/>
      <w:numFmt w:val="lowerRoman"/>
      <w:lvlText w:val="%6."/>
      <w:lvlJc w:val="right"/>
      <w:pPr>
        <w:ind w:left="4320" w:hanging="180"/>
      </w:pPr>
    </w:lvl>
    <w:lvl w:ilvl="6" w:tplc="BB30D67E">
      <w:start w:val="1"/>
      <w:numFmt w:val="decimal"/>
      <w:lvlText w:val="%7."/>
      <w:lvlJc w:val="left"/>
      <w:pPr>
        <w:ind w:left="5040" w:hanging="360"/>
      </w:pPr>
    </w:lvl>
    <w:lvl w:ilvl="7" w:tplc="2CC28C14">
      <w:start w:val="1"/>
      <w:numFmt w:val="lowerLetter"/>
      <w:lvlText w:val="%8."/>
      <w:lvlJc w:val="left"/>
      <w:pPr>
        <w:ind w:left="5760" w:hanging="360"/>
      </w:pPr>
    </w:lvl>
    <w:lvl w:ilvl="8" w:tplc="5B123C5A">
      <w:start w:val="1"/>
      <w:numFmt w:val="lowerRoman"/>
      <w:lvlText w:val="%9."/>
      <w:lvlJc w:val="right"/>
      <w:pPr>
        <w:ind w:left="6480" w:hanging="180"/>
      </w:pPr>
    </w:lvl>
  </w:abstractNum>
  <w:abstractNum w:abstractNumId="89" w15:restartNumberingAfterBreak="0">
    <w:nsid w:val="4EB989B1"/>
    <w:multiLevelType w:val="hybridMultilevel"/>
    <w:tmpl w:val="57AA6A96"/>
    <w:lvl w:ilvl="0" w:tplc="95CA0EBE">
      <w:start w:val="1"/>
      <w:numFmt w:val="bullet"/>
      <w:lvlText w:val="·"/>
      <w:lvlJc w:val="left"/>
      <w:pPr>
        <w:ind w:left="720" w:hanging="360"/>
      </w:pPr>
      <w:rPr>
        <w:rFonts w:hint="default" w:ascii="Symbol" w:hAnsi="Symbol"/>
      </w:rPr>
    </w:lvl>
    <w:lvl w:ilvl="1" w:tplc="F19EC176">
      <w:start w:val="1"/>
      <w:numFmt w:val="bullet"/>
      <w:lvlText w:val="o"/>
      <w:lvlJc w:val="left"/>
      <w:pPr>
        <w:ind w:left="1440" w:hanging="360"/>
      </w:pPr>
      <w:rPr>
        <w:rFonts w:hint="default" w:ascii="Courier New" w:hAnsi="Courier New"/>
      </w:rPr>
    </w:lvl>
    <w:lvl w:ilvl="2" w:tplc="74E63E0C">
      <w:start w:val="1"/>
      <w:numFmt w:val="bullet"/>
      <w:lvlText w:val=""/>
      <w:lvlJc w:val="left"/>
      <w:pPr>
        <w:ind w:left="2160" w:hanging="360"/>
      </w:pPr>
      <w:rPr>
        <w:rFonts w:hint="default" w:ascii="Wingdings" w:hAnsi="Wingdings"/>
      </w:rPr>
    </w:lvl>
    <w:lvl w:ilvl="3" w:tplc="D994820E">
      <w:start w:val="1"/>
      <w:numFmt w:val="bullet"/>
      <w:lvlText w:val=""/>
      <w:lvlJc w:val="left"/>
      <w:pPr>
        <w:ind w:left="2880" w:hanging="360"/>
      </w:pPr>
      <w:rPr>
        <w:rFonts w:hint="default" w:ascii="Symbol" w:hAnsi="Symbol"/>
      </w:rPr>
    </w:lvl>
    <w:lvl w:ilvl="4" w:tplc="BF6C466E">
      <w:start w:val="1"/>
      <w:numFmt w:val="bullet"/>
      <w:lvlText w:val="o"/>
      <w:lvlJc w:val="left"/>
      <w:pPr>
        <w:ind w:left="3600" w:hanging="360"/>
      </w:pPr>
      <w:rPr>
        <w:rFonts w:hint="default" w:ascii="Courier New" w:hAnsi="Courier New"/>
      </w:rPr>
    </w:lvl>
    <w:lvl w:ilvl="5" w:tplc="400A1892">
      <w:start w:val="1"/>
      <w:numFmt w:val="bullet"/>
      <w:lvlText w:val=""/>
      <w:lvlJc w:val="left"/>
      <w:pPr>
        <w:ind w:left="4320" w:hanging="360"/>
      </w:pPr>
      <w:rPr>
        <w:rFonts w:hint="default" w:ascii="Wingdings" w:hAnsi="Wingdings"/>
      </w:rPr>
    </w:lvl>
    <w:lvl w:ilvl="6" w:tplc="FBA8F3CE">
      <w:start w:val="1"/>
      <w:numFmt w:val="bullet"/>
      <w:lvlText w:val=""/>
      <w:lvlJc w:val="left"/>
      <w:pPr>
        <w:ind w:left="5040" w:hanging="360"/>
      </w:pPr>
      <w:rPr>
        <w:rFonts w:hint="default" w:ascii="Symbol" w:hAnsi="Symbol"/>
      </w:rPr>
    </w:lvl>
    <w:lvl w:ilvl="7" w:tplc="DDEAD6C4">
      <w:start w:val="1"/>
      <w:numFmt w:val="bullet"/>
      <w:lvlText w:val="o"/>
      <w:lvlJc w:val="left"/>
      <w:pPr>
        <w:ind w:left="5760" w:hanging="360"/>
      </w:pPr>
      <w:rPr>
        <w:rFonts w:hint="default" w:ascii="Courier New" w:hAnsi="Courier New"/>
      </w:rPr>
    </w:lvl>
    <w:lvl w:ilvl="8" w:tplc="AABA10D0">
      <w:start w:val="1"/>
      <w:numFmt w:val="bullet"/>
      <w:lvlText w:val=""/>
      <w:lvlJc w:val="left"/>
      <w:pPr>
        <w:ind w:left="6480" w:hanging="360"/>
      </w:pPr>
      <w:rPr>
        <w:rFonts w:hint="default" w:ascii="Wingdings" w:hAnsi="Wingdings"/>
      </w:rPr>
    </w:lvl>
  </w:abstractNum>
  <w:abstractNum w:abstractNumId="90" w15:restartNumberingAfterBreak="0">
    <w:nsid w:val="4F012380"/>
    <w:multiLevelType w:val="hybridMultilevel"/>
    <w:tmpl w:val="C4ACA320"/>
    <w:lvl w:ilvl="0" w:tplc="7DE8C272">
      <w:start w:val="1"/>
      <w:numFmt w:val="decimal"/>
      <w:lvlText w:val="%1."/>
      <w:lvlJc w:val="left"/>
      <w:pPr>
        <w:ind w:left="720" w:hanging="360"/>
      </w:pPr>
    </w:lvl>
    <w:lvl w:ilvl="1" w:tplc="31BECA28">
      <w:start w:val="1"/>
      <w:numFmt w:val="lowerLetter"/>
      <w:lvlText w:val="%2."/>
      <w:lvlJc w:val="left"/>
      <w:pPr>
        <w:ind w:left="1440" w:hanging="360"/>
      </w:pPr>
    </w:lvl>
    <w:lvl w:ilvl="2" w:tplc="E4D42478">
      <w:start w:val="1"/>
      <w:numFmt w:val="lowerRoman"/>
      <w:lvlText w:val="%3."/>
      <w:lvlJc w:val="right"/>
      <w:pPr>
        <w:ind w:left="2160" w:hanging="180"/>
      </w:pPr>
    </w:lvl>
    <w:lvl w:ilvl="3" w:tplc="5F105BCC">
      <w:start w:val="1"/>
      <w:numFmt w:val="decimal"/>
      <w:lvlText w:val="%4."/>
      <w:lvlJc w:val="left"/>
      <w:pPr>
        <w:ind w:left="2880" w:hanging="360"/>
      </w:pPr>
    </w:lvl>
    <w:lvl w:ilvl="4" w:tplc="0BE0CFCE">
      <w:start w:val="1"/>
      <w:numFmt w:val="lowerLetter"/>
      <w:lvlText w:val="%5."/>
      <w:lvlJc w:val="left"/>
      <w:pPr>
        <w:ind w:left="3600" w:hanging="360"/>
      </w:pPr>
    </w:lvl>
    <w:lvl w:ilvl="5" w:tplc="923C9C1A">
      <w:start w:val="1"/>
      <w:numFmt w:val="lowerRoman"/>
      <w:lvlText w:val="%6."/>
      <w:lvlJc w:val="right"/>
      <w:pPr>
        <w:ind w:left="4320" w:hanging="180"/>
      </w:pPr>
    </w:lvl>
    <w:lvl w:ilvl="6" w:tplc="3CC8380E">
      <w:start w:val="1"/>
      <w:numFmt w:val="decimal"/>
      <w:lvlText w:val="%7."/>
      <w:lvlJc w:val="left"/>
      <w:pPr>
        <w:ind w:left="5040" w:hanging="360"/>
      </w:pPr>
    </w:lvl>
    <w:lvl w:ilvl="7" w:tplc="EFECD57C">
      <w:start w:val="1"/>
      <w:numFmt w:val="lowerLetter"/>
      <w:lvlText w:val="%8."/>
      <w:lvlJc w:val="left"/>
      <w:pPr>
        <w:ind w:left="5760" w:hanging="360"/>
      </w:pPr>
    </w:lvl>
    <w:lvl w:ilvl="8" w:tplc="6DEA3EFC">
      <w:start w:val="1"/>
      <w:numFmt w:val="lowerRoman"/>
      <w:lvlText w:val="%9."/>
      <w:lvlJc w:val="right"/>
      <w:pPr>
        <w:ind w:left="6480" w:hanging="180"/>
      </w:pPr>
    </w:lvl>
  </w:abstractNum>
  <w:abstractNum w:abstractNumId="91" w15:restartNumberingAfterBreak="0">
    <w:nsid w:val="4FB98B84"/>
    <w:multiLevelType w:val="hybridMultilevel"/>
    <w:tmpl w:val="7C2C4ADE"/>
    <w:lvl w:ilvl="0" w:tplc="A3B000B8">
      <w:start w:val="8"/>
      <w:numFmt w:val="upperRoman"/>
      <w:lvlText w:val="%1."/>
      <w:lvlJc w:val="right"/>
      <w:pPr>
        <w:ind w:left="720" w:hanging="360"/>
      </w:pPr>
    </w:lvl>
    <w:lvl w:ilvl="1" w:tplc="FBC8EE60">
      <w:start w:val="1"/>
      <w:numFmt w:val="lowerLetter"/>
      <w:lvlText w:val="%2."/>
      <w:lvlJc w:val="left"/>
      <w:pPr>
        <w:ind w:left="1440" w:hanging="360"/>
      </w:pPr>
    </w:lvl>
    <w:lvl w:ilvl="2" w:tplc="73529E26">
      <w:start w:val="1"/>
      <w:numFmt w:val="lowerRoman"/>
      <w:lvlText w:val="%3."/>
      <w:lvlJc w:val="right"/>
      <w:pPr>
        <w:ind w:left="2160" w:hanging="180"/>
      </w:pPr>
    </w:lvl>
    <w:lvl w:ilvl="3" w:tplc="84DC6D94">
      <w:start w:val="1"/>
      <w:numFmt w:val="decimal"/>
      <w:lvlText w:val="%4."/>
      <w:lvlJc w:val="left"/>
      <w:pPr>
        <w:ind w:left="2880" w:hanging="360"/>
      </w:pPr>
    </w:lvl>
    <w:lvl w:ilvl="4" w:tplc="541AC9B8">
      <w:start w:val="1"/>
      <w:numFmt w:val="lowerLetter"/>
      <w:lvlText w:val="%5."/>
      <w:lvlJc w:val="left"/>
      <w:pPr>
        <w:ind w:left="3600" w:hanging="360"/>
      </w:pPr>
    </w:lvl>
    <w:lvl w:ilvl="5" w:tplc="0D446DB8">
      <w:start w:val="1"/>
      <w:numFmt w:val="lowerRoman"/>
      <w:lvlText w:val="%6."/>
      <w:lvlJc w:val="right"/>
      <w:pPr>
        <w:ind w:left="4320" w:hanging="180"/>
      </w:pPr>
    </w:lvl>
    <w:lvl w:ilvl="6" w:tplc="B1F6AA3A">
      <w:start w:val="1"/>
      <w:numFmt w:val="decimal"/>
      <w:lvlText w:val="%7."/>
      <w:lvlJc w:val="left"/>
      <w:pPr>
        <w:ind w:left="5040" w:hanging="360"/>
      </w:pPr>
    </w:lvl>
    <w:lvl w:ilvl="7" w:tplc="173A5686">
      <w:start w:val="1"/>
      <w:numFmt w:val="lowerLetter"/>
      <w:lvlText w:val="%8."/>
      <w:lvlJc w:val="left"/>
      <w:pPr>
        <w:ind w:left="5760" w:hanging="360"/>
      </w:pPr>
    </w:lvl>
    <w:lvl w:ilvl="8" w:tplc="D06C7E26">
      <w:start w:val="1"/>
      <w:numFmt w:val="lowerRoman"/>
      <w:lvlText w:val="%9."/>
      <w:lvlJc w:val="right"/>
      <w:pPr>
        <w:ind w:left="6480" w:hanging="180"/>
      </w:pPr>
    </w:lvl>
  </w:abstractNum>
  <w:abstractNum w:abstractNumId="92" w15:restartNumberingAfterBreak="0">
    <w:nsid w:val="5077583A"/>
    <w:multiLevelType w:val="hybridMultilevel"/>
    <w:tmpl w:val="909ACF5C"/>
    <w:lvl w:ilvl="0" w:tplc="B718CB5A">
      <w:start w:val="1"/>
      <w:numFmt w:val="bullet"/>
      <w:lvlText w:val="·"/>
      <w:lvlJc w:val="left"/>
      <w:pPr>
        <w:ind w:left="720" w:hanging="360"/>
      </w:pPr>
      <w:rPr>
        <w:rFonts w:hint="default" w:ascii="Symbol" w:hAnsi="Symbol"/>
      </w:rPr>
    </w:lvl>
    <w:lvl w:ilvl="1" w:tplc="CABC3FE4">
      <w:start w:val="1"/>
      <w:numFmt w:val="bullet"/>
      <w:lvlText w:val="o"/>
      <w:lvlJc w:val="left"/>
      <w:pPr>
        <w:ind w:left="1440" w:hanging="360"/>
      </w:pPr>
      <w:rPr>
        <w:rFonts w:hint="default" w:ascii="Courier New" w:hAnsi="Courier New"/>
      </w:rPr>
    </w:lvl>
    <w:lvl w:ilvl="2" w:tplc="7BDC4080">
      <w:start w:val="1"/>
      <w:numFmt w:val="bullet"/>
      <w:lvlText w:val=""/>
      <w:lvlJc w:val="left"/>
      <w:pPr>
        <w:ind w:left="2160" w:hanging="360"/>
      </w:pPr>
      <w:rPr>
        <w:rFonts w:hint="default" w:ascii="Wingdings" w:hAnsi="Wingdings"/>
      </w:rPr>
    </w:lvl>
    <w:lvl w:ilvl="3" w:tplc="BF6AE7DE">
      <w:start w:val="1"/>
      <w:numFmt w:val="bullet"/>
      <w:lvlText w:val=""/>
      <w:lvlJc w:val="left"/>
      <w:pPr>
        <w:ind w:left="2880" w:hanging="360"/>
      </w:pPr>
      <w:rPr>
        <w:rFonts w:hint="default" w:ascii="Symbol" w:hAnsi="Symbol"/>
      </w:rPr>
    </w:lvl>
    <w:lvl w:ilvl="4" w:tplc="E7207986">
      <w:start w:val="1"/>
      <w:numFmt w:val="bullet"/>
      <w:lvlText w:val="o"/>
      <w:lvlJc w:val="left"/>
      <w:pPr>
        <w:ind w:left="3600" w:hanging="360"/>
      </w:pPr>
      <w:rPr>
        <w:rFonts w:hint="default" w:ascii="Courier New" w:hAnsi="Courier New"/>
      </w:rPr>
    </w:lvl>
    <w:lvl w:ilvl="5" w:tplc="8012CAC6">
      <w:start w:val="1"/>
      <w:numFmt w:val="bullet"/>
      <w:lvlText w:val=""/>
      <w:lvlJc w:val="left"/>
      <w:pPr>
        <w:ind w:left="4320" w:hanging="360"/>
      </w:pPr>
      <w:rPr>
        <w:rFonts w:hint="default" w:ascii="Wingdings" w:hAnsi="Wingdings"/>
      </w:rPr>
    </w:lvl>
    <w:lvl w:ilvl="6" w:tplc="C5A86E76">
      <w:start w:val="1"/>
      <w:numFmt w:val="bullet"/>
      <w:lvlText w:val=""/>
      <w:lvlJc w:val="left"/>
      <w:pPr>
        <w:ind w:left="5040" w:hanging="360"/>
      </w:pPr>
      <w:rPr>
        <w:rFonts w:hint="default" w:ascii="Symbol" w:hAnsi="Symbol"/>
      </w:rPr>
    </w:lvl>
    <w:lvl w:ilvl="7" w:tplc="461E44F8">
      <w:start w:val="1"/>
      <w:numFmt w:val="bullet"/>
      <w:lvlText w:val="o"/>
      <w:lvlJc w:val="left"/>
      <w:pPr>
        <w:ind w:left="5760" w:hanging="360"/>
      </w:pPr>
      <w:rPr>
        <w:rFonts w:hint="default" w:ascii="Courier New" w:hAnsi="Courier New"/>
      </w:rPr>
    </w:lvl>
    <w:lvl w:ilvl="8" w:tplc="53520232">
      <w:start w:val="1"/>
      <w:numFmt w:val="bullet"/>
      <w:lvlText w:val=""/>
      <w:lvlJc w:val="left"/>
      <w:pPr>
        <w:ind w:left="6480" w:hanging="360"/>
      </w:pPr>
      <w:rPr>
        <w:rFonts w:hint="default" w:ascii="Wingdings" w:hAnsi="Wingdings"/>
      </w:rPr>
    </w:lvl>
  </w:abstractNum>
  <w:abstractNum w:abstractNumId="93" w15:restartNumberingAfterBreak="0">
    <w:nsid w:val="50973B08"/>
    <w:multiLevelType w:val="hybridMultilevel"/>
    <w:tmpl w:val="D5666B14"/>
    <w:lvl w:ilvl="0" w:tplc="6D747AE4">
      <w:start w:val="1"/>
      <w:numFmt w:val="bullet"/>
      <w:lvlText w:val="·"/>
      <w:lvlJc w:val="left"/>
      <w:pPr>
        <w:ind w:left="720" w:hanging="360"/>
      </w:pPr>
      <w:rPr>
        <w:rFonts w:hint="default" w:ascii="Symbol" w:hAnsi="Symbol"/>
      </w:rPr>
    </w:lvl>
    <w:lvl w:ilvl="1" w:tplc="03FAF08C">
      <w:start w:val="1"/>
      <w:numFmt w:val="bullet"/>
      <w:lvlText w:val="o"/>
      <w:lvlJc w:val="left"/>
      <w:pPr>
        <w:ind w:left="1440" w:hanging="360"/>
      </w:pPr>
      <w:rPr>
        <w:rFonts w:hint="default" w:ascii="Courier New" w:hAnsi="Courier New"/>
      </w:rPr>
    </w:lvl>
    <w:lvl w:ilvl="2" w:tplc="D4AEC9EC">
      <w:start w:val="1"/>
      <w:numFmt w:val="bullet"/>
      <w:lvlText w:val=""/>
      <w:lvlJc w:val="left"/>
      <w:pPr>
        <w:ind w:left="2160" w:hanging="360"/>
      </w:pPr>
      <w:rPr>
        <w:rFonts w:hint="default" w:ascii="Wingdings" w:hAnsi="Wingdings"/>
      </w:rPr>
    </w:lvl>
    <w:lvl w:ilvl="3" w:tplc="123624FC">
      <w:start w:val="1"/>
      <w:numFmt w:val="bullet"/>
      <w:lvlText w:val=""/>
      <w:lvlJc w:val="left"/>
      <w:pPr>
        <w:ind w:left="2880" w:hanging="360"/>
      </w:pPr>
      <w:rPr>
        <w:rFonts w:hint="default" w:ascii="Symbol" w:hAnsi="Symbol"/>
      </w:rPr>
    </w:lvl>
    <w:lvl w:ilvl="4" w:tplc="1BF4CB3C">
      <w:start w:val="1"/>
      <w:numFmt w:val="bullet"/>
      <w:lvlText w:val="o"/>
      <w:lvlJc w:val="left"/>
      <w:pPr>
        <w:ind w:left="3600" w:hanging="360"/>
      </w:pPr>
      <w:rPr>
        <w:rFonts w:hint="default" w:ascii="Courier New" w:hAnsi="Courier New"/>
      </w:rPr>
    </w:lvl>
    <w:lvl w:ilvl="5" w:tplc="51CC7580">
      <w:start w:val="1"/>
      <w:numFmt w:val="bullet"/>
      <w:lvlText w:val=""/>
      <w:lvlJc w:val="left"/>
      <w:pPr>
        <w:ind w:left="4320" w:hanging="360"/>
      </w:pPr>
      <w:rPr>
        <w:rFonts w:hint="default" w:ascii="Wingdings" w:hAnsi="Wingdings"/>
      </w:rPr>
    </w:lvl>
    <w:lvl w:ilvl="6" w:tplc="4F32B5AA">
      <w:start w:val="1"/>
      <w:numFmt w:val="bullet"/>
      <w:lvlText w:val=""/>
      <w:lvlJc w:val="left"/>
      <w:pPr>
        <w:ind w:left="5040" w:hanging="360"/>
      </w:pPr>
      <w:rPr>
        <w:rFonts w:hint="default" w:ascii="Symbol" w:hAnsi="Symbol"/>
      </w:rPr>
    </w:lvl>
    <w:lvl w:ilvl="7" w:tplc="B78C181A">
      <w:start w:val="1"/>
      <w:numFmt w:val="bullet"/>
      <w:lvlText w:val="o"/>
      <w:lvlJc w:val="left"/>
      <w:pPr>
        <w:ind w:left="5760" w:hanging="360"/>
      </w:pPr>
      <w:rPr>
        <w:rFonts w:hint="default" w:ascii="Courier New" w:hAnsi="Courier New"/>
      </w:rPr>
    </w:lvl>
    <w:lvl w:ilvl="8" w:tplc="0D0CE8E2">
      <w:start w:val="1"/>
      <w:numFmt w:val="bullet"/>
      <w:lvlText w:val=""/>
      <w:lvlJc w:val="left"/>
      <w:pPr>
        <w:ind w:left="6480" w:hanging="360"/>
      </w:pPr>
      <w:rPr>
        <w:rFonts w:hint="default" w:ascii="Wingdings" w:hAnsi="Wingdings"/>
      </w:rPr>
    </w:lvl>
  </w:abstractNum>
  <w:abstractNum w:abstractNumId="94" w15:restartNumberingAfterBreak="0">
    <w:nsid w:val="53898200"/>
    <w:multiLevelType w:val="hybridMultilevel"/>
    <w:tmpl w:val="0D8E7718"/>
    <w:lvl w:ilvl="0" w:tplc="3B9090C0">
      <w:start w:val="1"/>
      <w:numFmt w:val="decimal"/>
      <w:lvlText w:val="%1."/>
      <w:lvlJc w:val="left"/>
      <w:pPr>
        <w:ind w:left="720" w:hanging="360"/>
      </w:pPr>
    </w:lvl>
    <w:lvl w:ilvl="1" w:tplc="7AB873B2">
      <w:start w:val="1"/>
      <w:numFmt w:val="lowerLetter"/>
      <w:lvlText w:val="%2."/>
      <w:lvlJc w:val="left"/>
      <w:pPr>
        <w:ind w:left="1440" w:hanging="360"/>
      </w:pPr>
    </w:lvl>
    <w:lvl w:ilvl="2" w:tplc="CFC44AD0">
      <w:start w:val="1"/>
      <w:numFmt w:val="lowerRoman"/>
      <w:lvlText w:val="%3."/>
      <w:lvlJc w:val="right"/>
      <w:pPr>
        <w:ind w:left="2160" w:hanging="180"/>
      </w:pPr>
    </w:lvl>
    <w:lvl w:ilvl="3" w:tplc="5B80D93C">
      <w:start w:val="1"/>
      <w:numFmt w:val="decimal"/>
      <w:lvlText w:val="%4."/>
      <w:lvlJc w:val="left"/>
      <w:pPr>
        <w:ind w:left="2880" w:hanging="360"/>
      </w:pPr>
    </w:lvl>
    <w:lvl w:ilvl="4" w:tplc="50FEB7A4">
      <w:start w:val="1"/>
      <w:numFmt w:val="lowerLetter"/>
      <w:lvlText w:val="%5."/>
      <w:lvlJc w:val="left"/>
      <w:pPr>
        <w:ind w:left="3600" w:hanging="360"/>
      </w:pPr>
    </w:lvl>
    <w:lvl w:ilvl="5" w:tplc="A98E3EE4">
      <w:start w:val="1"/>
      <w:numFmt w:val="lowerRoman"/>
      <w:lvlText w:val="%6."/>
      <w:lvlJc w:val="right"/>
      <w:pPr>
        <w:ind w:left="4320" w:hanging="180"/>
      </w:pPr>
    </w:lvl>
    <w:lvl w:ilvl="6" w:tplc="15E430B4">
      <w:start w:val="1"/>
      <w:numFmt w:val="decimal"/>
      <w:lvlText w:val="%7."/>
      <w:lvlJc w:val="left"/>
      <w:pPr>
        <w:ind w:left="5040" w:hanging="360"/>
      </w:pPr>
    </w:lvl>
    <w:lvl w:ilvl="7" w:tplc="C4242F6A">
      <w:start w:val="1"/>
      <w:numFmt w:val="lowerLetter"/>
      <w:lvlText w:val="%8."/>
      <w:lvlJc w:val="left"/>
      <w:pPr>
        <w:ind w:left="5760" w:hanging="360"/>
      </w:pPr>
    </w:lvl>
    <w:lvl w:ilvl="8" w:tplc="4C84D85C">
      <w:start w:val="1"/>
      <w:numFmt w:val="lowerRoman"/>
      <w:lvlText w:val="%9."/>
      <w:lvlJc w:val="right"/>
      <w:pPr>
        <w:ind w:left="6480" w:hanging="180"/>
      </w:pPr>
    </w:lvl>
  </w:abstractNum>
  <w:abstractNum w:abstractNumId="95" w15:restartNumberingAfterBreak="0">
    <w:nsid w:val="53EE4CF3"/>
    <w:multiLevelType w:val="hybridMultilevel"/>
    <w:tmpl w:val="E86AB61C"/>
    <w:lvl w:ilvl="0" w:tplc="006C9ADE">
      <w:start w:val="1"/>
      <w:numFmt w:val="decimal"/>
      <w:lvlText w:val="%1."/>
      <w:lvlJc w:val="left"/>
      <w:pPr>
        <w:ind w:left="720" w:hanging="360"/>
      </w:pPr>
    </w:lvl>
    <w:lvl w:ilvl="1" w:tplc="DDA80682">
      <w:start w:val="1"/>
      <w:numFmt w:val="lowerLetter"/>
      <w:lvlText w:val="%2."/>
      <w:lvlJc w:val="left"/>
      <w:pPr>
        <w:ind w:left="1440" w:hanging="360"/>
      </w:pPr>
    </w:lvl>
    <w:lvl w:ilvl="2" w:tplc="F678E82C">
      <w:start w:val="1"/>
      <w:numFmt w:val="lowerRoman"/>
      <w:lvlText w:val="%3."/>
      <w:lvlJc w:val="right"/>
      <w:pPr>
        <w:ind w:left="2160" w:hanging="180"/>
      </w:pPr>
    </w:lvl>
    <w:lvl w:ilvl="3" w:tplc="9A5E8788">
      <w:start w:val="1"/>
      <w:numFmt w:val="decimal"/>
      <w:lvlText w:val="%4."/>
      <w:lvlJc w:val="left"/>
      <w:pPr>
        <w:ind w:left="2880" w:hanging="360"/>
      </w:pPr>
    </w:lvl>
    <w:lvl w:ilvl="4" w:tplc="FBA4470E">
      <w:start w:val="1"/>
      <w:numFmt w:val="lowerLetter"/>
      <w:lvlText w:val="%5."/>
      <w:lvlJc w:val="left"/>
      <w:pPr>
        <w:ind w:left="3600" w:hanging="360"/>
      </w:pPr>
    </w:lvl>
    <w:lvl w:ilvl="5" w:tplc="5AF27688">
      <w:start w:val="1"/>
      <w:numFmt w:val="lowerRoman"/>
      <w:lvlText w:val="%6."/>
      <w:lvlJc w:val="right"/>
      <w:pPr>
        <w:ind w:left="4320" w:hanging="180"/>
      </w:pPr>
    </w:lvl>
    <w:lvl w:ilvl="6" w:tplc="A83ED96A">
      <w:start w:val="1"/>
      <w:numFmt w:val="decimal"/>
      <w:lvlText w:val="%7."/>
      <w:lvlJc w:val="left"/>
      <w:pPr>
        <w:ind w:left="5040" w:hanging="360"/>
      </w:pPr>
    </w:lvl>
    <w:lvl w:ilvl="7" w:tplc="5B74CD8A">
      <w:start w:val="1"/>
      <w:numFmt w:val="lowerLetter"/>
      <w:lvlText w:val="%8."/>
      <w:lvlJc w:val="left"/>
      <w:pPr>
        <w:ind w:left="5760" w:hanging="360"/>
      </w:pPr>
    </w:lvl>
    <w:lvl w:ilvl="8" w:tplc="BDB2E136">
      <w:start w:val="1"/>
      <w:numFmt w:val="lowerRoman"/>
      <w:lvlText w:val="%9."/>
      <w:lvlJc w:val="right"/>
      <w:pPr>
        <w:ind w:left="6480" w:hanging="180"/>
      </w:pPr>
    </w:lvl>
  </w:abstractNum>
  <w:abstractNum w:abstractNumId="96" w15:restartNumberingAfterBreak="0">
    <w:nsid w:val="57462DFB"/>
    <w:multiLevelType w:val="hybridMultilevel"/>
    <w:tmpl w:val="7DA0EE90"/>
    <w:lvl w:ilvl="0" w:tplc="89144B68">
      <w:start w:val="1"/>
      <w:numFmt w:val="upperRoman"/>
      <w:lvlText w:val="%1."/>
      <w:lvlJc w:val="right"/>
      <w:pPr>
        <w:ind w:left="720" w:hanging="360"/>
      </w:pPr>
    </w:lvl>
    <w:lvl w:ilvl="1" w:tplc="35AA22CE">
      <w:start w:val="1"/>
      <w:numFmt w:val="lowerLetter"/>
      <w:lvlText w:val="%2."/>
      <w:lvlJc w:val="left"/>
      <w:pPr>
        <w:ind w:left="1440" w:hanging="360"/>
      </w:pPr>
    </w:lvl>
    <w:lvl w:ilvl="2" w:tplc="87043CFC">
      <w:start w:val="1"/>
      <w:numFmt w:val="lowerRoman"/>
      <w:lvlText w:val="%3."/>
      <w:lvlJc w:val="right"/>
      <w:pPr>
        <w:ind w:left="2160" w:hanging="180"/>
      </w:pPr>
    </w:lvl>
    <w:lvl w:ilvl="3" w:tplc="12D49D06">
      <w:start w:val="1"/>
      <w:numFmt w:val="decimal"/>
      <w:lvlText w:val="%4."/>
      <w:lvlJc w:val="left"/>
      <w:pPr>
        <w:ind w:left="2880" w:hanging="360"/>
      </w:pPr>
    </w:lvl>
    <w:lvl w:ilvl="4" w:tplc="65E68DB8">
      <w:start w:val="1"/>
      <w:numFmt w:val="lowerLetter"/>
      <w:lvlText w:val="%5."/>
      <w:lvlJc w:val="left"/>
      <w:pPr>
        <w:ind w:left="3600" w:hanging="360"/>
      </w:pPr>
    </w:lvl>
    <w:lvl w:ilvl="5" w:tplc="72DAB8C6">
      <w:start w:val="1"/>
      <w:numFmt w:val="lowerRoman"/>
      <w:lvlText w:val="%6."/>
      <w:lvlJc w:val="right"/>
      <w:pPr>
        <w:ind w:left="4320" w:hanging="180"/>
      </w:pPr>
    </w:lvl>
    <w:lvl w:ilvl="6" w:tplc="289065E6">
      <w:start w:val="1"/>
      <w:numFmt w:val="decimal"/>
      <w:lvlText w:val="%7."/>
      <w:lvlJc w:val="left"/>
      <w:pPr>
        <w:ind w:left="5040" w:hanging="360"/>
      </w:pPr>
    </w:lvl>
    <w:lvl w:ilvl="7" w:tplc="A510BE84">
      <w:start w:val="1"/>
      <w:numFmt w:val="lowerLetter"/>
      <w:lvlText w:val="%8."/>
      <w:lvlJc w:val="left"/>
      <w:pPr>
        <w:ind w:left="5760" w:hanging="360"/>
      </w:pPr>
    </w:lvl>
    <w:lvl w:ilvl="8" w:tplc="86A29112">
      <w:start w:val="1"/>
      <w:numFmt w:val="lowerRoman"/>
      <w:lvlText w:val="%9."/>
      <w:lvlJc w:val="right"/>
      <w:pPr>
        <w:ind w:left="6480" w:hanging="180"/>
      </w:pPr>
    </w:lvl>
  </w:abstractNum>
  <w:abstractNum w:abstractNumId="97" w15:restartNumberingAfterBreak="0">
    <w:nsid w:val="57C6423B"/>
    <w:multiLevelType w:val="hybridMultilevel"/>
    <w:tmpl w:val="9A3A1BA8"/>
    <w:lvl w:ilvl="0" w:tplc="3A960214">
      <w:start w:val="1"/>
      <w:numFmt w:val="bullet"/>
      <w:lvlText w:val="·"/>
      <w:lvlJc w:val="left"/>
      <w:pPr>
        <w:ind w:left="720" w:hanging="360"/>
      </w:pPr>
      <w:rPr>
        <w:rFonts w:hint="default" w:ascii="Symbol" w:hAnsi="Symbol"/>
      </w:rPr>
    </w:lvl>
    <w:lvl w:ilvl="1" w:tplc="0EA66D52">
      <w:start w:val="1"/>
      <w:numFmt w:val="bullet"/>
      <w:lvlText w:val="o"/>
      <w:lvlJc w:val="left"/>
      <w:pPr>
        <w:ind w:left="1440" w:hanging="360"/>
      </w:pPr>
      <w:rPr>
        <w:rFonts w:hint="default" w:ascii="Courier New" w:hAnsi="Courier New"/>
      </w:rPr>
    </w:lvl>
    <w:lvl w:ilvl="2" w:tplc="53C07C1E">
      <w:start w:val="1"/>
      <w:numFmt w:val="bullet"/>
      <w:lvlText w:val=""/>
      <w:lvlJc w:val="left"/>
      <w:pPr>
        <w:ind w:left="2160" w:hanging="360"/>
      </w:pPr>
      <w:rPr>
        <w:rFonts w:hint="default" w:ascii="Wingdings" w:hAnsi="Wingdings"/>
      </w:rPr>
    </w:lvl>
    <w:lvl w:ilvl="3" w:tplc="E8C80640">
      <w:start w:val="1"/>
      <w:numFmt w:val="bullet"/>
      <w:lvlText w:val=""/>
      <w:lvlJc w:val="left"/>
      <w:pPr>
        <w:ind w:left="2880" w:hanging="360"/>
      </w:pPr>
      <w:rPr>
        <w:rFonts w:hint="default" w:ascii="Symbol" w:hAnsi="Symbol"/>
      </w:rPr>
    </w:lvl>
    <w:lvl w:ilvl="4" w:tplc="0450B508">
      <w:start w:val="1"/>
      <w:numFmt w:val="bullet"/>
      <w:lvlText w:val="o"/>
      <w:lvlJc w:val="left"/>
      <w:pPr>
        <w:ind w:left="3600" w:hanging="360"/>
      </w:pPr>
      <w:rPr>
        <w:rFonts w:hint="default" w:ascii="Courier New" w:hAnsi="Courier New"/>
      </w:rPr>
    </w:lvl>
    <w:lvl w:ilvl="5" w:tplc="A38A6446">
      <w:start w:val="1"/>
      <w:numFmt w:val="bullet"/>
      <w:lvlText w:val=""/>
      <w:lvlJc w:val="left"/>
      <w:pPr>
        <w:ind w:left="4320" w:hanging="360"/>
      </w:pPr>
      <w:rPr>
        <w:rFonts w:hint="default" w:ascii="Wingdings" w:hAnsi="Wingdings"/>
      </w:rPr>
    </w:lvl>
    <w:lvl w:ilvl="6" w:tplc="342CDA9E">
      <w:start w:val="1"/>
      <w:numFmt w:val="bullet"/>
      <w:lvlText w:val=""/>
      <w:lvlJc w:val="left"/>
      <w:pPr>
        <w:ind w:left="5040" w:hanging="360"/>
      </w:pPr>
      <w:rPr>
        <w:rFonts w:hint="default" w:ascii="Symbol" w:hAnsi="Symbol"/>
      </w:rPr>
    </w:lvl>
    <w:lvl w:ilvl="7" w:tplc="74880918">
      <w:start w:val="1"/>
      <w:numFmt w:val="bullet"/>
      <w:lvlText w:val="o"/>
      <w:lvlJc w:val="left"/>
      <w:pPr>
        <w:ind w:left="5760" w:hanging="360"/>
      </w:pPr>
      <w:rPr>
        <w:rFonts w:hint="default" w:ascii="Courier New" w:hAnsi="Courier New"/>
      </w:rPr>
    </w:lvl>
    <w:lvl w:ilvl="8" w:tplc="391C3D12">
      <w:start w:val="1"/>
      <w:numFmt w:val="bullet"/>
      <w:lvlText w:val=""/>
      <w:lvlJc w:val="left"/>
      <w:pPr>
        <w:ind w:left="6480" w:hanging="360"/>
      </w:pPr>
      <w:rPr>
        <w:rFonts w:hint="default" w:ascii="Wingdings" w:hAnsi="Wingdings"/>
      </w:rPr>
    </w:lvl>
  </w:abstractNum>
  <w:abstractNum w:abstractNumId="98" w15:restartNumberingAfterBreak="0">
    <w:nsid w:val="593CC6CC"/>
    <w:multiLevelType w:val="hybridMultilevel"/>
    <w:tmpl w:val="D2780048"/>
    <w:lvl w:ilvl="0" w:tplc="0FBAD72C">
      <w:start w:val="1"/>
      <w:numFmt w:val="bullet"/>
      <w:lvlText w:val=""/>
      <w:lvlJc w:val="left"/>
      <w:pPr>
        <w:ind w:left="1800" w:hanging="360"/>
      </w:pPr>
      <w:rPr>
        <w:rFonts w:hint="default" w:ascii="Symbol" w:hAnsi="Symbol"/>
      </w:rPr>
    </w:lvl>
    <w:lvl w:ilvl="1" w:tplc="3F7CC51E">
      <w:start w:val="1"/>
      <w:numFmt w:val="bullet"/>
      <w:lvlText w:val="o"/>
      <w:lvlJc w:val="left"/>
      <w:pPr>
        <w:ind w:left="2520" w:hanging="360"/>
      </w:pPr>
      <w:rPr>
        <w:rFonts w:hint="default" w:ascii="Courier New" w:hAnsi="Courier New"/>
      </w:rPr>
    </w:lvl>
    <w:lvl w:ilvl="2" w:tplc="B598188E">
      <w:start w:val="1"/>
      <w:numFmt w:val="bullet"/>
      <w:lvlText w:val=""/>
      <w:lvlJc w:val="left"/>
      <w:pPr>
        <w:ind w:left="3240" w:hanging="360"/>
      </w:pPr>
      <w:rPr>
        <w:rFonts w:hint="default" w:ascii="Wingdings" w:hAnsi="Wingdings"/>
      </w:rPr>
    </w:lvl>
    <w:lvl w:ilvl="3" w:tplc="6304F45E">
      <w:start w:val="1"/>
      <w:numFmt w:val="bullet"/>
      <w:lvlText w:val=""/>
      <w:lvlJc w:val="left"/>
      <w:pPr>
        <w:ind w:left="3960" w:hanging="360"/>
      </w:pPr>
      <w:rPr>
        <w:rFonts w:hint="default" w:ascii="Symbol" w:hAnsi="Symbol"/>
      </w:rPr>
    </w:lvl>
    <w:lvl w:ilvl="4" w:tplc="4ECA3158">
      <w:start w:val="1"/>
      <w:numFmt w:val="bullet"/>
      <w:lvlText w:val="o"/>
      <w:lvlJc w:val="left"/>
      <w:pPr>
        <w:ind w:left="4680" w:hanging="360"/>
      </w:pPr>
      <w:rPr>
        <w:rFonts w:hint="default" w:ascii="Courier New" w:hAnsi="Courier New"/>
      </w:rPr>
    </w:lvl>
    <w:lvl w:ilvl="5" w:tplc="716A5EFA">
      <w:start w:val="1"/>
      <w:numFmt w:val="bullet"/>
      <w:lvlText w:val=""/>
      <w:lvlJc w:val="left"/>
      <w:pPr>
        <w:ind w:left="5400" w:hanging="360"/>
      </w:pPr>
      <w:rPr>
        <w:rFonts w:hint="default" w:ascii="Wingdings" w:hAnsi="Wingdings"/>
      </w:rPr>
    </w:lvl>
    <w:lvl w:ilvl="6" w:tplc="2000E13E">
      <w:start w:val="1"/>
      <w:numFmt w:val="bullet"/>
      <w:lvlText w:val=""/>
      <w:lvlJc w:val="left"/>
      <w:pPr>
        <w:ind w:left="6120" w:hanging="360"/>
      </w:pPr>
      <w:rPr>
        <w:rFonts w:hint="default" w:ascii="Symbol" w:hAnsi="Symbol"/>
      </w:rPr>
    </w:lvl>
    <w:lvl w:ilvl="7" w:tplc="B5DC6CBC">
      <w:start w:val="1"/>
      <w:numFmt w:val="bullet"/>
      <w:lvlText w:val="o"/>
      <w:lvlJc w:val="left"/>
      <w:pPr>
        <w:ind w:left="6840" w:hanging="360"/>
      </w:pPr>
      <w:rPr>
        <w:rFonts w:hint="default" w:ascii="Courier New" w:hAnsi="Courier New"/>
      </w:rPr>
    </w:lvl>
    <w:lvl w:ilvl="8" w:tplc="05644136">
      <w:start w:val="1"/>
      <w:numFmt w:val="bullet"/>
      <w:lvlText w:val=""/>
      <w:lvlJc w:val="left"/>
      <w:pPr>
        <w:ind w:left="7560" w:hanging="360"/>
      </w:pPr>
      <w:rPr>
        <w:rFonts w:hint="default" w:ascii="Wingdings" w:hAnsi="Wingdings"/>
      </w:rPr>
    </w:lvl>
  </w:abstractNum>
  <w:abstractNum w:abstractNumId="99" w15:restartNumberingAfterBreak="0">
    <w:nsid w:val="5AA293F3"/>
    <w:multiLevelType w:val="hybridMultilevel"/>
    <w:tmpl w:val="D43A74AE"/>
    <w:lvl w:ilvl="0" w:tplc="95C6396E">
      <w:start w:val="2"/>
      <w:numFmt w:val="decimal"/>
      <w:lvlText w:val="%1."/>
      <w:lvlJc w:val="left"/>
      <w:pPr>
        <w:ind w:left="720" w:hanging="360"/>
      </w:pPr>
    </w:lvl>
    <w:lvl w:ilvl="1" w:tplc="80B64398">
      <w:start w:val="2"/>
      <w:numFmt w:val="lowerLetter"/>
      <w:lvlText w:val="%2."/>
      <w:lvlJc w:val="left"/>
      <w:pPr>
        <w:ind w:left="1440" w:hanging="360"/>
      </w:pPr>
    </w:lvl>
    <w:lvl w:ilvl="2" w:tplc="AF92262E">
      <w:start w:val="2"/>
      <w:numFmt w:val="lowerRoman"/>
      <w:lvlText w:val="%3."/>
      <w:lvlJc w:val="left"/>
      <w:pPr>
        <w:ind w:left="2160" w:hanging="360"/>
      </w:pPr>
    </w:lvl>
    <w:lvl w:ilvl="3" w:tplc="14B6E664">
      <w:start w:val="2"/>
      <w:numFmt w:val="decimal"/>
      <w:lvlText w:val="%4."/>
      <w:lvlJc w:val="left"/>
      <w:pPr>
        <w:ind w:left="2880" w:hanging="360"/>
      </w:pPr>
    </w:lvl>
    <w:lvl w:ilvl="4" w:tplc="3460CCDE">
      <w:start w:val="2"/>
      <w:numFmt w:val="lowerLetter"/>
      <w:lvlText w:val="%5."/>
      <w:lvlJc w:val="left"/>
      <w:pPr>
        <w:ind w:left="3600" w:hanging="360"/>
      </w:pPr>
    </w:lvl>
    <w:lvl w:ilvl="5" w:tplc="F25A11B8">
      <w:start w:val="2"/>
      <w:numFmt w:val="lowerRoman"/>
      <w:lvlText w:val="%6."/>
      <w:lvlJc w:val="left"/>
      <w:pPr>
        <w:ind w:left="4320" w:hanging="360"/>
      </w:pPr>
    </w:lvl>
    <w:lvl w:ilvl="6" w:tplc="0DEC792A">
      <w:start w:val="2"/>
      <w:numFmt w:val="decimal"/>
      <w:lvlText w:val="%7."/>
      <w:lvlJc w:val="left"/>
      <w:pPr>
        <w:ind w:left="5040" w:hanging="360"/>
      </w:pPr>
    </w:lvl>
    <w:lvl w:ilvl="7" w:tplc="B2A84D1C">
      <w:start w:val="2"/>
      <w:numFmt w:val="lowerLetter"/>
      <w:lvlText w:val="%8."/>
      <w:lvlJc w:val="left"/>
      <w:pPr>
        <w:ind w:left="5760" w:hanging="360"/>
      </w:pPr>
    </w:lvl>
    <w:lvl w:ilvl="8" w:tplc="A984D14A">
      <w:start w:val="2"/>
      <w:numFmt w:val="lowerRoman"/>
      <w:lvlText w:val="%9."/>
      <w:lvlJc w:val="left"/>
      <w:pPr>
        <w:ind w:left="6480" w:hanging="360"/>
      </w:pPr>
    </w:lvl>
  </w:abstractNum>
  <w:abstractNum w:abstractNumId="100" w15:restartNumberingAfterBreak="0">
    <w:nsid w:val="5BAFBF1B"/>
    <w:multiLevelType w:val="hybridMultilevel"/>
    <w:tmpl w:val="0A0A8016"/>
    <w:lvl w:ilvl="0" w:tplc="523C313C">
      <w:start w:val="1"/>
      <w:numFmt w:val="decimal"/>
      <w:lvlText w:val="%1."/>
      <w:lvlJc w:val="left"/>
      <w:pPr>
        <w:ind w:left="720" w:hanging="360"/>
      </w:pPr>
    </w:lvl>
    <w:lvl w:ilvl="1" w:tplc="49A0F566">
      <w:start w:val="1"/>
      <w:numFmt w:val="lowerLetter"/>
      <w:lvlText w:val="%2."/>
      <w:lvlJc w:val="left"/>
      <w:pPr>
        <w:ind w:left="1440" w:hanging="360"/>
      </w:pPr>
    </w:lvl>
    <w:lvl w:ilvl="2" w:tplc="E9EED4CA">
      <w:start w:val="1"/>
      <w:numFmt w:val="lowerRoman"/>
      <w:lvlText w:val="%3."/>
      <w:lvlJc w:val="right"/>
      <w:pPr>
        <w:ind w:left="2160" w:hanging="180"/>
      </w:pPr>
    </w:lvl>
    <w:lvl w:ilvl="3" w:tplc="0BE4A3E8">
      <w:start w:val="1"/>
      <w:numFmt w:val="decimal"/>
      <w:lvlText w:val="%4."/>
      <w:lvlJc w:val="left"/>
      <w:pPr>
        <w:ind w:left="2880" w:hanging="360"/>
      </w:pPr>
    </w:lvl>
    <w:lvl w:ilvl="4" w:tplc="6A98E43C">
      <w:start w:val="1"/>
      <w:numFmt w:val="lowerLetter"/>
      <w:lvlText w:val="%5."/>
      <w:lvlJc w:val="left"/>
      <w:pPr>
        <w:ind w:left="3600" w:hanging="360"/>
      </w:pPr>
    </w:lvl>
    <w:lvl w:ilvl="5" w:tplc="980A5286">
      <w:start w:val="1"/>
      <w:numFmt w:val="lowerRoman"/>
      <w:lvlText w:val="%6."/>
      <w:lvlJc w:val="right"/>
      <w:pPr>
        <w:ind w:left="4320" w:hanging="180"/>
      </w:pPr>
    </w:lvl>
    <w:lvl w:ilvl="6" w:tplc="39C6E110">
      <w:start w:val="1"/>
      <w:numFmt w:val="decimal"/>
      <w:lvlText w:val="%7."/>
      <w:lvlJc w:val="left"/>
      <w:pPr>
        <w:ind w:left="5040" w:hanging="360"/>
      </w:pPr>
    </w:lvl>
    <w:lvl w:ilvl="7" w:tplc="B7A0F426">
      <w:start w:val="1"/>
      <w:numFmt w:val="lowerLetter"/>
      <w:lvlText w:val="%8."/>
      <w:lvlJc w:val="left"/>
      <w:pPr>
        <w:ind w:left="5760" w:hanging="360"/>
      </w:pPr>
    </w:lvl>
    <w:lvl w:ilvl="8" w:tplc="F3FCA6C6">
      <w:start w:val="1"/>
      <w:numFmt w:val="lowerRoman"/>
      <w:lvlText w:val="%9."/>
      <w:lvlJc w:val="right"/>
      <w:pPr>
        <w:ind w:left="6480" w:hanging="180"/>
      </w:pPr>
    </w:lvl>
  </w:abstractNum>
  <w:abstractNum w:abstractNumId="101" w15:restartNumberingAfterBreak="0">
    <w:nsid w:val="5D90C994"/>
    <w:multiLevelType w:val="hybridMultilevel"/>
    <w:tmpl w:val="EEFCBC22"/>
    <w:lvl w:ilvl="0" w:tplc="1D56B95A">
      <w:start w:val="1"/>
      <w:numFmt w:val="bullet"/>
      <w:lvlText w:val="·"/>
      <w:lvlJc w:val="left"/>
      <w:pPr>
        <w:ind w:left="720" w:hanging="360"/>
      </w:pPr>
      <w:rPr>
        <w:rFonts w:hint="default" w:ascii="Symbol" w:hAnsi="Symbol"/>
      </w:rPr>
    </w:lvl>
    <w:lvl w:ilvl="1" w:tplc="5A8AC44A">
      <w:start w:val="1"/>
      <w:numFmt w:val="bullet"/>
      <w:lvlText w:val="o"/>
      <w:lvlJc w:val="left"/>
      <w:pPr>
        <w:ind w:left="1440" w:hanging="360"/>
      </w:pPr>
      <w:rPr>
        <w:rFonts w:hint="default" w:ascii="Courier New" w:hAnsi="Courier New"/>
      </w:rPr>
    </w:lvl>
    <w:lvl w:ilvl="2" w:tplc="FE4C4D24">
      <w:start w:val="1"/>
      <w:numFmt w:val="bullet"/>
      <w:lvlText w:val=""/>
      <w:lvlJc w:val="left"/>
      <w:pPr>
        <w:ind w:left="2160" w:hanging="360"/>
      </w:pPr>
      <w:rPr>
        <w:rFonts w:hint="default" w:ascii="Wingdings" w:hAnsi="Wingdings"/>
      </w:rPr>
    </w:lvl>
    <w:lvl w:ilvl="3" w:tplc="C8D2CC5C">
      <w:start w:val="1"/>
      <w:numFmt w:val="bullet"/>
      <w:lvlText w:val=""/>
      <w:lvlJc w:val="left"/>
      <w:pPr>
        <w:ind w:left="2880" w:hanging="360"/>
      </w:pPr>
      <w:rPr>
        <w:rFonts w:hint="default" w:ascii="Symbol" w:hAnsi="Symbol"/>
      </w:rPr>
    </w:lvl>
    <w:lvl w:ilvl="4" w:tplc="77C89A54">
      <w:start w:val="1"/>
      <w:numFmt w:val="bullet"/>
      <w:lvlText w:val="o"/>
      <w:lvlJc w:val="left"/>
      <w:pPr>
        <w:ind w:left="3600" w:hanging="360"/>
      </w:pPr>
      <w:rPr>
        <w:rFonts w:hint="default" w:ascii="Courier New" w:hAnsi="Courier New"/>
      </w:rPr>
    </w:lvl>
    <w:lvl w:ilvl="5" w:tplc="0AAE25EA">
      <w:start w:val="1"/>
      <w:numFmt w:val="bullet"/>
      <w:lvlText w:val=""/>
      <w:lvlJc w:val="left"/>
      <w:pPr>
        <w:ind w:left="4320" w:hanging="360"/>
      </w:pPr>
      <w:rPr>
        <w:rFonts w:hint="default" w:ascii="Wingdings" w:hAnsi="Wingdings"/>
      </w:rPr>
    </w:lvl>
    <w:lvl w:ilvl="6" w:tplc="DEC82F0C">
      <w:start w:val="1"/>
      <w:numFmt w:val="bullet"/>
      <w:lvlText w:val=""/>
      <w:lvlJc w:val="left"/>
      <w:pPr>
        <w:ind w:left="5040" w:hanging="360"/>
      </w:pPr>
      <w:rPr>
        <w:rFonts w:hint="default" w:ascii="Symbol" w:hAnsi="Symbol"/>
      </w:rPr>
    </w:lvl>
    <w:lvl w:ilvl="7" w:tplc="6E0E9EB6">
      <w:start w:val="1"/>
      <w:numFmt w:val="bullet"/>
      <w:lvlText w:val="o"/>
      <w:lvlJc w:val="left"/>
      <w:pPr>
        <w:ind w:left="5760" w:hanging="360"/>
      </w:pPr>
      <w:rPr>
        <w:rFonts w:hint="default" w:ascii="Courier New" w:hAnsi="Courier New"/>
      </w:rPr>
    </w:lvl>
    <w:lvl w:ilvl="8" w:tplc="2084D062">
      <w:start w:val="1"/>
      <w:numFmt w:val="bullet"/>
      <w:lvlText w:val=""/>
      <w:lvlJc w:val="left"/>
      <w:pPr>
        <w:ind w:left="6480" w:hanging="360"/>
      </w:pPr>
      <w:rPr>
        <w:rFonts w:hint="default" w:ascii="Wingdings" w:hAnsi="Wingdings"/>
      </w:rPr>
    </w:lvl>
  </w:abstractNum>
  <w:abstractNum w:abstractNumId="102" w15:restartNumberingAfterBreak="0">
    <w:nsid w:val="5E992ABB"/>
    <w:multiLevelType w:val="hybridMultilevel"/>
    <w:tmpl w:val="5802C5C2"/>
    <w:lvl w:ilvl="0" w:tplc="17D221AE">
      <w:start w:val="1"/>
      <w:numFmt w:val="bullet"/>
      <w:lvlText w:val="·"/>
      <w:lvlJc w:val="left"/>
      <w:pPr>
        <w:ind w:left="720" w:hanging="360"/>
      </w:pPr>
      <w:rPr>
        <w:rFonts w:hint="default" w:ascii="Symbol" w:hAnsi="Symbol"/>
      </w:rPr>
    </w:lvl>
    <w:lvl w:ilvl="1" w:tplc="5E3A4CE0">
      <w:start w:val="1"/>
      <w:numFmt w:val="bullet"/>
      <w:lvlText w:val="o"/>
      <w:lvlJc w:val="left"/>
      <w:pPr>
        <w:ind w:left="1440" w:hanging="360"/>
      </w:pPr>
      <w:rPr>
        <w:rFonts w:hint="default" w:ascii="Courier New" w:hAnsi="Courier New"/>
      </w:rPr>
    </w:lvl>
    <w:lvl w:ilvl="2" w:tplc="A9244598">
      <w:start w:val="1"/>
      <w:numFmt w:val="bullet"/>
      <w:lvlText w:val=""/>
      <w:lvlJc w:val="left"/>
      <w:pPr>
        <w:ind w:left="2160" w:hanging="360"/>
      </w:pPr>
      <w:rPr>
        <w:rFonts w:hint="default" w:ascii="Wingdings" w:hAnsi="Wingdings"/>
      </w:rPr>
    </w:lvl>
    <w:lvl w:ilvl="3" w:tplc="62CA44FE">
      <w:start w:val="1"/>
      <w:numFmt w:val="bullet"/>
      <w:lvlText w:val=""/>
      <w:lvlJc w:val="left"/>
      <w:pPr>
        <w:ind w:left="2880" w:hanging="360"/>
      </w:pPr>
      <w:rPr>
        <w:rFonts w:hint="default" w:ascii="Symbol" w:hAnsi="Symbol"/>
      </w:rPr>
    </w:lvl>
    <w:lvl w:ilvl="4" w:tplc="2714A99A">
      <w:start w:val="1"/>
      <w:numFmt w:val="bullet"/>
      <w:lvlText w:val="o"/>
      <w:lvlJc w:val="left"/>
      <w:pPr>
        <w:ind w:left="3600" w:hanging="360"/>
      </w:pPr>
      <w:rPr>
        <w:rFonts w:hint="default" w:ascii="Courier New" w:hAnsi="Courier New"/>
      </w:rPr>
    </w:lvl>
    <w:lvl w:ilvl="5" w:tplc="0126513E">
      <w:start w:val="1"/>
      <w:numFmt w:val="bullet"/>
      <w:lvlText w:val=""/>
      <w:lvlJc w:val="left"/>
      <w:pPr>
        <w:ind w:left="4320" w:hanging="360"/>
      </w:pPr>
      <w:rPr>
        <w:rFonts w:hint="default" w:ascii="Wingdings" w:hAnsi="Wingdings"/>
      </w:rPr>
    </w:lvl>
    <w:lvl w:ilvl="6" w:tplc="2EE09DF4">
      <w:start w:val="1"/>
      <w:numFmt w:val="bullet"/>
      <w:lvlText w:val=""/>
      <w:lvlJc w:val="left"/>
      <w:pPr>
        <w:ind w:left="5040" w:hanging="360"/>
      </w:pPr>
      <w:rPr>
        <w:rFonts w:hint="default" w:ascii="Symbol" w:hAnsi="Symbol"/>
      </w:rPr>
    </w:lvl>
    <w:lvl w:ilvl="7" w:tplc="29109A1C">
      <w:start w:val="1"/>
      <w:numFmt w:val="bullet"/>
      <w:lvlText w:val="o"/>
      <w:lvlJc w:val="left"/>
      <w:pPr>
        <w:ind w:left="5760" w:hanging="360"/>
      </w:pPr>
      <w:rPr>
        <w:rFonts w:hint="default" w:ascii="Courier New" w:hAnsi="Courier New"/>
      </w:rPr>
    </w:lvl>
    <w:lvl w:ilvl="8" w:tplc="BE52F176">
      <w:start w:val="1"/>
      <w:numFmt w:val="bullet"/>
      <w:lvlText w:val=""/>
      <w:lvlJc w:val="left"/>
      <w:pPr>
        <w:ind w:left="6480" w:hanging="360"/>
      </w:pPr>
      <w:rPr>
        <w:rFonts w:hint="default" w:ascii="Wingdings" w:hAnsi="Wingdings"/>
      </w:rPr>
    </w:lvl>
  </w:abstractNum>
  <w:abstractNum w:abstractNumId="103" w15:restartNumberingAfterBreak="0">
    <w:nsid w:val="5EFF54B6"/>
    <w:multiLevelType w:val="hybridMultilevel"/>
    <w:tmpl w:val="4F7EEFFE"/>
    <w:lvl w:ilvl="0" w:tplc="8592D94E">
      <w:start w:val="1"/>
      <w:numFmt w:val="decimal"/>
      <w:lvlText w:val="%1."/>
      <w:lvlJc w:val="left"/>
      <w:pPr>
        <w:ind w:left="720" w:hanging="360"/>
      </w:pPr>
    </w:lvl>
    <w:lvl w:ilvl="1" w:tplc="FF388DAE">
      <w:start w:val="1"/>
      <w:numFmt w:val="lowerLetter"/>
      <w:lvlText w:val="%2."/>
      <w:lvlJc w:val="left"/>
      <w:pPr>
        <w:ind w:left="1440" w:hanging="360"/>
      </w:pPr>
    </w:lvl>
    <w:lvl w:ilvl="2" w:tplc="B7DE3D98">
      <w:start w:val="1"/>
      <w:numFmt w:val="lowerRoman"/>
      <w:lvlText w:val="%3."/>
      <w:lvlJc w:val="right"/>
      <w:pPr>
        <w:ind w:left="2160" w:hanging="180"/>
      </w:pPr>
    </w:lvl>
    <w:lvl w:ilvl="3" w:tplc="3D3ECD9E">
      <w:start w:val="1"/>
      <w:numFmt w:val="decimal"/>
      <w:lvlText w:val="%4."/>
      <w:lvlJc w:val="left"/>
      <w:pPr>
        <w:ind w:left="2880" w:hanging="360"/>
      </w:pPr>
    </w:lvl>
    <w:lvl w:ilvl="4" w:tplc="CE402B06">
      <w:start w:val="1"/>
      <w:numFmt w:val="lowerLetter"/>
      <w:lvlText w:val="%5."/>
      <w:lvlJc w:val="left"/>
      <w:pPr>
        <w:ind w:left="3600" w:hanging="360"/>
      </w:pPr>
    </w:lvl>
    <w:lvl w:ilvl="5" w:tplc="E6EEC494">
      <w:start w:val="1"/>
      <w:numFmt w:val="lowerRoman"/>
      <w:lvlText w:val="%6."/>
      <w:lvlJc w:val="right"/>
      <w:pPr>
        <w:ind w:left="4320" w:hanging="180"/>
      </w:pPr>
    </w:lvl>
    <w:lvl w:ilvl="6" w:tplc="D4A07A3C">
      <w:start w:val="1"/>
      <w:numFmt w:val="decimal"/>
      <w:lvlText w:val="%7."/>
      <w:lvlJc w:val="left"/>
      <w:pPr>
        <w:ind w:left="5040" w:hanging="360"/>
      </w:pPr>
    </w:lvl>
    <w:lvl w:ilvl="7" w:tplc="D07EEE20">
      <w:start w:val="1"/>
      <w:numFmt w:val="lowerLetter"/>
      <w:lvlText w:val="%8."/>
      <w:lvlJc w:val="left"/>
      <w:pPr>
        <w:ind w:left="5760" w:hanging="360"/>
      </w:pPr>
    </w:lvl>
    <w:lvl w:ilvl="8" w:tplc="C2D866A6">
      <w:start w:val="1"/>
      <w:numFmt w:val="lowerRoman"/>
      <w:lvlText w:val="%9."/>
      <w:lvlJc w:val="right"/>
      <w:pPr>
        <w:ind w:left="6480" w:hanging="180"/>
      </w:pPr>
    </w:lvl>
  </w:abstractNum>
  <w:abstractNum w:abstractNumId="104" w15:restartNumberingAfterBreak="0">
    <w:nsid w:val="5FF7BA89"/>
    <w:multiLevelType w:val="hybridMultilevel"/>
    <w:tmpl w:val="1E82B404"/>
    <w:lvl w:ilvl="0" w:tplc="94C4B512">
      <w:start w:val="4"/>
      <w:numFmt w:val="decimal"/>
      <w:lvlText w:val="%1."/>
      <w:lvlJc w:val="left"/>
      <w:pPr>
        <w:ind w:left="720" w:hanging="360"/>
      </w:pPr>
    </w:lvl>
    <w:lvl w:ilvl="1" w:tplc="E250A712">
      <w:start w:val="4"/>
      <w:numFmt w:val="lowerLetter"/>
      <w:lvlText w:val="%2."/>
      <w:lvlJc w:val="left"/>
      <w:pPr>
        <w:ind w:left="1440" w:hanging="360"/>
      </w:pPr>
    </w:lvl>
    <w:lvl w:ilvl="2" w:tplc="CAE44886">
      <w:start w:val="4"/>
      <w:numFmt w:val="lowerRoman"/>
      <w:lvlText w:val="%3."/>
      <w:lvlJc w:val="left"/>
      <w:pPr>
        <w:ind w:left="2160" w:hanging="360"/>
      </w:pPr>
    </w:lvl>
    <w:lvl w:ilvl="3" w:tplc="8F10E1E4">
      <w:start w:val="4"/>
      <w:numFmt w:val="decimal"/>
      <w:lvlText w:val="%4."/>
      <w:lvlJc w:val="left"/>
      <w:pPr>
        <w:ind w:left="2880" w:hanging="360"/>
      </w:pPr>
    </w:lvl>
    <w:lvl w:ilvl="4" w:tplc="88CEB956">
      <w:start w:val="4"/>
      <w:numFmt w:val="lowerLetter"/>
      <w:lvlText w:val="%5."/>
      <w:lvlJc w:val="left"/>
      <w:pPr>
        <w:ind w:left="3600" w:hanging="360"/>
      </w:pPr>
    </w:lvl>
    <w:lvl w:ilvl="5" w:tplc="A5AE855E">
      <w:start w:val="4"/>
      <w:numFmt w:val="lowerRoman"/>
      <w:lvlText w:val="%6."/>
      <w:lvlJc w:val="left"/>
      <w:pPr>
        <w:ind w:left="4320" w:hanging="360"/>
      </w:pPr>
    </w:lvl>
    <w:lvl w:ilvl="6" w:tplc="CEF07EA6">
      <w:start w:val="4"/>
      <w:numFmt w:val="decimal"/>
      <w:lvlText w:val="%7."/>
      <w:lvlJc w:val="left"/>
      <w:pPr>
        <w:ind w:left="5040" w:hanging="360"/>
      </w:pPr>
    </w:lvl>
    <w:lvl w:ilvl="7" w:tplc="201C5E7A">
      <w:start w:val="4"/>
      <w:numFmt w:val="lowerLetter"/>
      <w:lvlText w:val="%8."/>
      <w:lvlJc w:val="left"/>
      <w:pPr>
        <w:ind w:left="5760" w:hanging="360"/>
      </w:pPr>
    </w:lvl>
    <w:lvl w:ilvl="8" w:tplc="09EE6E36">
      <w:start w:val="4"/>
      <w:numFmt w:val="lowerRoman"/>
      <w:lvlText w:val="%9."/>
      <w:lvlJc w:val="left"/>
      <w:pPr>
        <w:ind w:left="6480" w:hanging="360"/>
      </w:pPr>
    </w:lvl>
  </w:abstractNum>
  <w:abstractNum w:abstractNumId="105" w15:restartNumberingAfterBreak="0">
    <w:nsid w:val="60780F93"/>
    <w:multiLevelType w:val="hybridMultilevel"/>
    <w:tmpl w:val="7E74A310"/>
    <w:lvl w:ilvl="0" w:tplc="4FE21E30">
      <w:start w:val="1"/>
      <w:numFmt w:val="decimal"/>
      <w:lvlText w:val="%1."/>
      <w:lvlJc w:val="left"/>
      <w:pPr>
        <w:ind w:left="720" w:hanging="360"/>
      </w:pPr>
    </w:lvl>
    <w:lvl w:ilvl="1" w:tplc="6B121B62">
      <w:start w:val="1"/>
      <w:numFmt w:val="lowerLetter"/>
      <w:lvlText w:val="%2."/>
      <w:lvlJc w:val="left"/>
      <w:pPr>
        <w:ind w:left="1440" w:hanging="360"/>
      </w:pPr>
    </w:lvl>
    <w:lvl w:ilvl="2" w:tplc="FEDCCA62">
      <w:start w:val="1"/>
      <w:numFmt w:val="lowerRoman"/>
      <w:lvlText w:val="%3."/>
      <w:lvlJc w:val="right"/>
      <w:pPr>
        <w:ind w:left="2160" w:hanging="180"/>
      </w:pPr>
    </w:lvl>
    <w:lvl w:ilvl="3" w:tplc="CFAEDE40">
      <w:start w:val="1"/>
      <w:numFmt w:val="decimal"/>
      <w:lvlText w:val="%4."/>
      <w:lvlJc w:val="left"/>
      <w:pPr>
        <w:ind w:left="2880" w:hanging="360"/>
      </w:pPr>
    </w:lvl>
    <w:lvl w:ilvl="4" w:tplc="E370F386">
      <w:start w:val="1"/>
      <w:numFmt w:val="lowerLetter"/>
      <w:lvlText w:val="%5."/>
      <w:lvlJc w:val="left"/>
      <w:pPr>
        <w:ind w:left="3600" w:hanging="360"/>
      </w:pPr>
    </w:lvl>
    <w:lvl w:ilvl="5" w:tplc="12A6DD6E">
      <w:start w:val="1"/>
      <w:numFmt w:val="lowerRoman"/>
      <w:lvlText w:val="%6."/>
      <w:lvlJc w:val="right"/>
      <w:pPr>
        <w:ind w:left="4320" w:hanging="180"/>
      </w:pPr>
    </w:lvl>
    <w:lvl w:ilvl="6" w:tplc="7D4A10CE">
      <w:start w:val="1"/>
      <w:numFmt w:val="decimal"/>
      <w:lvlText w:val="%7."/>
      <w:lvlJc w:val="left"/>
      <w:pPr>
        <w:ind w:left="5040" w:hanging="360"/>
      </w:pPr>
    </w:lvl>
    <w:lvl w:ilvl="7" w:tplc="24868422">
      <w:start w:val="1"/>
      <w:numFmt w:val="lowerLetter"/>
      <w:lvlText w:val="%8."/>
      <w:lvlJc w:val="left"/>
      <w:pPr>
        <w:ind w:left="5760" w:hanging="360"/>
      </w:pPr>
    </w:lvl>
    <w:lvl w:ilvl="8" w:tplc="6A7A2528">
      <w:start w:val="1"/>
      <w:numFmt w:val="lowerRoman"/>
      <w:lvlText w:val="%9."/>
      <w:lvlJc w:val="right"/>
      <w:pPr>
        <w:ind w:left="6480" w:hanging="180"/>
      </w:pPr>
    </w:lvl>
  </w:abstractNum>
  <w:abstractNum w:abstractNumId="106" w15:restartNumberingAfterBreak="0">
    <w:nsid w:val="61A14372"/>
    <w:multiLevelType w:val="hybridMultilevel"/>
    <w:tmpl w:val="AA62E534"/>
    <w:lvl w:ilvl="0" w:tplc="B4CA3694">
      <w:start w:val="1"/>
      <w:numFmt w:val="bullet"/>
      <w:lvlText w:val="·"/>
      <w:lvlJc w:val="left"/>
      <w:pPr>
        <w:ind w:left="720" w:hanging="360"/>
      </w:pPr>
      <w:rPr>
        <w:rFonts w:hint="default" w:ascii="Symbol" w:hAnsi="Symbol"/>
      </w:rPr>
    </w:lvl>
    <w:lvl w:ilvl="1" w:tplc="5B486BBE">
      <w:start w:val="1"/>
      <w:numFmt w:val="bullet"/>
      <w:lvlText w:val="o"/>
      <w:lvlJc w:val="left"/>
      <w:pPr>
        <w:ind w:left="1440" w:hanging="360"/>
      </w:pPr>
      <w:rPr>
        <w:rFonts w:hint="default" w:ascii="Courier New" w:hAnsi="Courier New"/>
      </w:rPr>
    </w:lvl>
    <w:lvl w:ilvl="2" w:tplc="E5A698D4">
      <w:start w:val="1"/>
      <w:numFmt w:val="bullet"/>
      <w:lvlText w:val=""/>
      <w:lvlJc w:val="left"/>
      <w:pPr>
        <w:ind w:left="2160" w:hanging="360"/>
      </w:pPr>
      <w:rPr>
        <w:rFonts w:hint="default" w:ascii="Wingdings" w:hAnsi="Wingdings"/>
      </w:rPr>
    </w:lvl>
    <w:lvl w:ilvl="3" w:tplc="72D619E8">
      <w:start w:val="1"/>
      <w:numFmt w:val="bullet"/>
      <w:lvlText w:val=""/>
      <w:lvlJc w:val="left"/>
      <w:pPr>
        <w:ind w:left="2880" w:hanging="360"/>
      </w:pPr>
      <w:rPr>
        <w:rFonts w:hint="default" w:ascii="Symbol" w:hAnsi="Symbol"/>
      </w:rPr>
    </w:lvl>
    <w:lvl w:ilvl="4" w:tplc="603EB9B4">
      <w:start w:val="1"/>
      <w:numFmt w:val="bullet"/>
      <w:lvlText w:val="o"/>
      <w:lvlJc w:val="left"/>
      <w:pPr>
        <w:ind w:left="3600" w:hanging="360"/>
      </w:pPr>
      <w:rPr>
        <w:rFonts w:hint="default" w:ascii="Courier New" w:hAnsi="Courier New"/>
      </w:rPr>
    </w:lvl>
    <w:lvl w:ilvl="5" w:tplc="C8CA6B0E">
      <w:start w:val="1"/>
      <w:numFmt w:val="bullet"/>
      <w:lvlText w:val=""/>
      <w:lvlJc w:val="left"/>
      <w:pPr>
        <w:ind w:left="4320" w:hanging="360"/>
      </w:pPr>
      <w:rPr>
        <w:rFonts w:hint="default" w:ascii="Wingdings" w:hAnsi="Wingdings"/>
      </w:rPr>
    </w:lvl>
    <w:lvl w:ilvl="6" w:tplc="88522A6A">
      <w:start w:val="1"/>
      <w:numFmt w:val="bullet"/>
      <w:lvlText w:val=""/>
      <w:lvlJc w:val="left"/>
      <w:pPr>
        <w:ind w:left="5040" w:hanging="360"/>
      </w:pPr>
      <w:rPr>
        <w:rFonts w:hint="default" w:ascii="Symbol" w:hAnsi="Symbol"/>
      </w:rPr>
    </w:lvl>
    <w:lvl w:ilvl="7" w:tplc="8572D03A">
      <w:start w:val="1"/>
      <w:numFmt w:val="bullet"/>
      <w:lvlText w:val="o"/>
      <w:lvlJc w:val="left"/>
      <w:pPr>
        <w:ind w:left="5760" w:hanging="360"/>
      </w:pPr>
      <w:rPr>
        <w:rFonts w:hint="default" w:ascii="Courier New" w:hAnsi="Courier New"/>
      </w:rPr>
    </w:lvl>
    <w:lvl w:ilvl="8" w:tplc="B5DC5F62">
      <w:start w:val="1"/>
      <w:numFmt w:val="bullet"/>
      <w:lvlText w:val=""/>
      <w:lvlJc w:val="left"/>
      <w:pPr>
        <w:ind w:left="6480" w:hanging="360"/>
      </w:pPr>
      <w:rPr>
        <w:rFonts w:hint="default" w:ascii="Wingdings" w:hAnsi="Wingdings"/>
      </w:rPr>
    </w:lvl>
  </w:abstractNum>
  <w:abstractNum w:abstractNumId="107" w15:restartNumberingAfterBreak="0">
    <w:nsid w:val="625E544A"/>
    <w:multiLevelType w:val="hybridMultilevel"/>
    <w:tmpl w:val="C0984060"/>
    <w:lvl w:ilvl="0" w:tplc="3476DADE">
      <w:start w:val="1"/>
      <w:numFmt w:val="bullet"/>
      <w:lvlText w:val="·"/>
      <w:lvlJc w:val="left"/>
      <w:pPr>
        <w:ind w:left="720" w:hanging="360"/>
      </w:pPr>
      <w:rPr>
        <w:rFonts w:hint="default" w:ascii="Symbol" w:hAnsi="Symbol"/>
      </w:rPr>
    </w:lvl>
    <w:lvl w:ilvl="1" w:tplc="2DA2F91A">
      <w:start w:val="1"/>
      <w:numFmt w:val="bullet"/>
      <w:lvlText w:val="o"/>
      <w:lvlJc w:val="left"/>
      <w:pPr>
        <w:ind w:left="1440" w:hanging="360"/>
      </w:pPr>
      <w:rPr>
        <w:rFonts w:hint="default" w:ascii="Courier New" w:hAnsi="Courier New"/>
      </w:rPr>
    </w:lvl>
    <w:lvl w:ilvl="2" w:tplc="13309532">
      <w:start w:val="1"/>
      <w:numFmt w:val="bullet"/>
      <w:lvlText w:val=""/>
      <w:lvlJc w:val="left"/>
      <w:pPr>
        <w:ind w:left="2160" w:hanging="360"/>
      </w:pPr>
      <w:rPr>
        <w:rFonts w:hint="default" w:ascii="Wingdings" w:hAnsi="Wingdings"/>
      </w:rPr>
    </w:lvl>
    <w:lvl w:ilvl="3" w:tplc="2638ACBA">
      <w:start w:val="1"/>
      <w:numFmt w:val="bullet"/>
      <w:lvlText w:val=""/>
      <w:lvlJc w:val="left"/>
      <w:pPr>
        <w:ind w:left="2880" w:hanging="360"/>
      </w:pPr>
      <w:rPr>
        <w:rFonts w:hint="default" w:ascii="Symbol" w:hAnsi="Symbol"/>
      </w:rPr>
    </w:lvl>
    <w:lvl w:ilvl="4" w:tplc="D9A661E6">
      <w:start w:val="1"/>
      <w:numFmt w:val="bullet"/>
      <w:lvlText w:val="o"/>
      <w:lvlJc w:val="left"/>
      <w:pPr>
        <w:ind w:left="3600" w:hanging="360"/>
      </w:pPr>
      <w:rPr>
        <w:rFonts w:hint="default" w:ascii="Courier New" w:hAnsi="Courier New"/>
      </w:rPr>
    </w:lvl>
    <w:lvl w:ilvl="5" w:tplc="227673A8">
      <w:start w:val="1"/>
      <w:numFmt w:val="bullet"/>
      <w:lvlText w:val=""/>
      <w:lvlJc w:val="left"/>
      <w:pPr>
        <w:ind w:left="4320" w:hanging="360"/>
      </w:pPr>
      <w:rPr>
        <w:rFonts w:hint="default" w:ascii="Wingdings" w:hAnsi="Wingdings"/>
      </w:rPr>
    </w:lvl>
    <w:lvl w:ilvl="6" w:tplc="5B7641E4">
      <w:start w:val="1"/>
      <w:numFmt w:val="bullet"/>
      <w:lvlText w:val=""/>
      <w:lvlJc w:val="left"/>
      <w:pPr>
        <w:ind w:left="5040" w:hanging="360"/>
      </w:pPr>
      <w:rPr>
        <w:rFonts w:hint="default" w:ascii="Symbol" w:hAnsi="Symbol"/>
      </w:rPr>
    </w:lvl>
    <w:lvl w:ilvl="7" w:tplc="31C001FE">
      <w:start w:val="1"/>
      <w:numFmt w:val="bullet"/>
      <w:lvlText w:val="o"/>
      <w:lvlJc w:val="left"/>
      <w:pPr>
        <w:ind w:left="5760" w:hanging="360"/>
      </w:pPr>
      <w:rPr>
        <w:rFonts w:hint="default" w:ascii="Courier New" w:hAnsi="Courier New"/>
      </w:rPr>
    </w:lvl>
    <w:lvl w:ilvl="8" w:tplc="BA6C5A44">
      <w:start w:val="1"/>
      <w:numFmt w:val="bullet"/>
      <w:lvlText w:val=""/>
      <w:lvlJc w:val="left"/>
      <w:pPr>
        <w:ind w:left="6480" w:hanging="360"/>
      </w:pPr>
      <w:rPr>
        <w:rFonts w:hint="default" w:ascii="Wingdings" w:hAnsi="Wingdings"/>
      </w:rPr>
    </w:lvl>
  </w:abstractNum>
  <w:abstractNum w:abstractNumId="108" w15:restartNumberingAfterBreak="0">
    <w:nsid w:val="62D6EF5D"/>
    <w:multiLevelType w:val="hybridMultilevel"/>
    <w:tmpl w:val="50F8B508"/>
    <w:lvl w:ilvl="0" w:tplc="8CDA31DE">
      <w:start w:val="1"/>
      <w:numFmt w:val="decimal"/>
      <w:lvlText w:val="%1."/>
      <w:lvlJc w:val="left"/>
      <w:pPr>
        <w:ind w:left="720" w:hanging="360"/>
      </w:pPr>
    </w:lvl>
    <w:lvl w:ilvl="1" w:tplc="7D468C5A">
      <w:start w:val="1"/>
      <w:numFmt w:val="lowerLetter"/>
      <w:lvlText w:val="%2."/>
      <w:lvlJc w:val="left"/>
      <w:pPr>
        <w:ind w:left="1440" w:hanging="360"/>
      </w:pPr>
    </w:lvl>
    <w:lvl w:ilvl="2" w:tplc="DF9CE666">
      <w:start w:val="1"/>
      <w:numFmt w:val="lowerRoman"/>
      <w:lvlText w:val="%3."/>
      <w:lvlJc w:val="left"/>
      <w:pPr>
        <w:ind w:left="2160" w:hanging="360"/>
      </w:pPr>
    </w:lvl>
    <w:lvl w:ilvl="3" w:tplc="8F123BD4">
      <w:start w:val="1"/>
      <w:numFmt w:val="decimal"/>
      <w:lvlText w:val="%4."/>
      <w:lvlJc w:val="left"/>
      <w:pPr>
        <w:ind w:left="2880" w:hanging="360"/>
      </w:pPr>
    </w:lvl>
    <w:lvl w:ilvl="4" w:tplc="AD1A4CE4">
      <w:start w:val="1"/>
      <w:numFmt w:val="lowerLetter"/>
      <w:lvlText w:val="%5."/>
      <w:lvlJc w:val="left"/>
      <w:pPr>
        <w:ind w:left="3600" w:hanging="360"/>
      </w:pPr>
    </w:lvl>
    <w:lvl w:ilvl="5" w:tplc="4EC2C266">
      <w:start w:val="1"/>
      <w:numFmt w:val="lowerRoman"/>
      <w:lvlText w:val="%6."/>
      <w:lvlJc w:val="left"/>
      <w:pPr>
        <w:ind w:left="4320" w:hanging="360"/>
      </w:pPr>
    </w:lvl>
    <w:lvl w:ilvl="6" w:tplc="74707B16">
      <w:start w:val="1"/>
      <w:numFmt w:val="decimal"/>
      <w:lvlText w:val="%7."/>
      <w:lvlJc w:val="left"/>
      <w:pPr>
        <w:ind w:left="5040" w:hanging="360"/>
      </w:pPr>
    </w:lvl>
    <w:lvl w:ilvl="7" w:tplc="814A924A">
      <w:start w:val="1"/>
      <w:numFmt w:val="lowerLetter"/>
      <w:lvlText w:val="%8."/>
      <w:lvlJc w:val="left"/>
      <w:pPr>
        <w:ind w:left="5760" w:hanging="360"/>
      </w:pPr>
    </w:lvl>
    <w:lvl w:ilvl="8" w:tplc="BAACE37E">
      <w:start w:val="1"/>
      <w:numFmt w:val="lowerRoman"/>
      <w:lvlText w:val="%9."/>
      <w:lvlJc w:val="left"/>
      <w:pPr>
        <w:ind w:left="6480" w:hanging="360"/>
      </w:pPr>
    </w:lvl>
  </w:abstractNum>
  <w:abstractNum w:abstractNumId="109" w15:restartNumberingAfterBreak="0">
    <w:nsid w:val="6348E8D4"/>
    <w:multiLevelType w:val="hybridMultilevel"/>
    <w:tmpl w:val="D4488216"/>
    <w:lvl w:ilvl="0" w:tplc="0FE8B7EE">
      <w:start w:val="2"/>
      <w:numFmt w:val="decimal"/>
      <w:lvlText w:val="%1."/>
      <w:lvlJc w:val="left"/>
      <w:pPr>
        <w:ind w:left="720" w:hanging="360"/>
      </w:pPr>
    </w:lvl>
    <w:lvl w:ilvl="1" w:tplc="DE98F728">
      <w:start w:val="1"/>
      <w:numFmt w:val="lowerLetter"/>
      <w:lvlText w:val="%2."/>
      <w:lvlJc w:val="left"/>
      <w:pPr>
        <w:ind w:left="1440" w:hanging="360"/>
      </w:pPr>
    </w:lvl>
    <w:lvl w:ilvl="2" w:tplc="55ECD726">
      <w:start w:val="1"/>
      <w:numFmt w:val="lowerRoman"/>
      <w:lvlText w:val="%3."/>
      <w:lvlJc w:val="right"/>
      <w:pPr>
        <w:ind w:left="2160" w:hanging="180"/>
      </w:pPr>
    </w:lvl>
    <w:lvl w:ilvl="3" w:tplc="71BE17C2">
      <w:start w:val="1"/>
      <w:numFmt w:val="decimal"/>
      <w:lvlText w:val="%4."/>
      <w:lvlJc w:val="left"/>
      <w:pPr>
        <w:ind w:left="2880" w:hanging="360"/>
      </w:pPr>
    </w:lvl>
    <w:lvl w:ilvl="4" w:tplc="C884F91E">
      <w:start w:val="1"/>
      <w:numFmt w:val="lowerLetter"/>
      <w:lvlText w:val="%5."/>
      <w:lvlJc w:val="left"/>
      <w:pPr>
        <w:ind w:left="3600" w:hanging="360"/>
      </w:pPr>
    </w:lvl>
    <w:lvl w:ilvl="5" w:tplc="92983F26">
      <w:start w:val="1"/>
      <w:numFmt w:val="lowerRoman"/>
      <w:lvlText w:val="%6."/>
      <w:lvlJc w:val="right"/>
      <w:pPr>
        <w:ind w:left="4320" w:hanging="180"/>
      </w:pPr>
    </w:lvl>
    <w:lvl w:ilvl="6" w:tplc="F970EECC">
      <w:start w:val="1"/>
      <w:numFmt w:val="decimal"/>
      <w:lvlText w:val="%7."/>
      <w:lvlJc w:val="left"/>
      <w:pPr>
        <w:ind w:left="5040" w:hanging="360"/>
      </w:pPr>
    </w:lvl>
    <w:lvl w:ilvl="7" w:tplc="ACE09620">
      <w:start w:val="1"/>
      <w:numFmt w:val="lowerLetter"/>
      <w:lvlText w:val="%8."/>
      <w:lvlJc w:val="left"/>
      <w:pPr>
        <w:ind w:left="5760" w:hanging="360"/>
      </w:pPr>
    </w:lvl>
    <w:lvl w:ilvl="8" w:tplc="E1EE2B6C">
      <w:start w:val="1"/>
      <w:numFmt w:val="lowerRoman"/>
      <w:lvlText w:val="%9."/>
      <w:lvlJc w:val="right"/>
      <w:pPr>
        <w:ind w:left="6480" w:hanging="180"/>
      </w:pPr>
    </w:lvl>
  </w:abstractNum>
  <w:abstractNum w:abstractNumId="110" w15:restartNumberingAfterBreak="0">
    <w:nsid w:val="63FA034F"/>
    <w:multiLevelType w:val="hybridMultilevel"/>
    <w:tmpl w:val="52C02686"/>
    <w:lvl w:ilvl="0" w:tplc="31120A0E">
      <w:start w:val="2"/>
      <w:numFmt w:val="decimal"/>
      <w:lvlText w:val="%1."/>
      <w:lvlJc w:val="left"/>
      <w:pPr>
        <w:ind w:left="720" w:hanging="360"/>
      </w:pPr>
    </w:lvl>
    <w:lvl w:ilvl="1" w:tplc="28628040">
      <w:start w:val="1"/>
      <w:numFmt w:val="lowerLetter"/>
      <w:lvlText w:val="%2."/>
      <w:lvlJc w:val="left"/>
      <w:pPr>
        <w:ind w:left="1440" w:hanging="360"/>
      </w:pPr>
    </w:lvl>
    <w:lvl w:ilvl="2" w:tplc="9370DAA4">
      <w:start w:val="1"/>
      <w:numFmt w:val="lowerRoman"/>
      <w:lvlText w:val="%3."/>
      <w:lvlJc w:val="right"/>
      <w:pPr>
        <w:ind w:left="2160" w:hanging="180"/>
      </w:pPr>
    </w:lvl>
    <w:lvl w:ilvl="3" w:tplc="7E7E1434">
      <w:start w:val="1"/>
      <w:numFmt w:val="decimal"/>
      <w:lvlText w:val="%4."/>
      <w:lvlJc w:val="left"/>
      <w:pPr>
        <w:ind w:left="2880" w:hanging="360"/>
      </w:pPr>
    </w:lvl>
    <w:lvl w:ilvl="4" w:tplc="7AB29B0C">
      <w:start w:val="1"/>
      <w:numFmt w:val="lowerLetter"/>
      <w:lvlText w:val="%5."/>
      <w:lvlJc w:val="left"/>
      <w:pPr>
        <w:ind w:left="3600" w:hanging="360"/>
      </w:pPr>
    </w:lvl>
    <w:lvl w:ilvl="5" w:tplc="99F61BA2">
      <w:start w:val="1"/>
      <w:numFmt w:val="lowerRoman"/>
      <w:lvlText w:val="%6."/>
      <w:lvlJc w:val="right"/>
      <w:pPr>
        <w:ind w:left="4320" w:hanging="180"/>
      </w:pPr>
    </w:lvl>
    <w:lvl w:ilvl="6" w:tplc="7EA26F20">
      <w:start w:val="1"/>
      <w:numFmt w:val="decimal"/>
      <w:lvlText w:val="%7."/>
      <w:lvlJc w:val="left"/>
      <w:pPr>
        <w:ind w:left="5040" w:hanging="360"/>
      </w:pPr>
    </w:lvl>
    <w:lvl w:ilvl="7" w:tplc="8B62CCB4">
      <w:start w:val="1"/>
      <w:numFmt w:val="lowerLetter"/>
      <w:lvlText w:val="%8."/>
      <w:lvlJc w:val="left"/>
      <w:pPr>
        <w:ind w:left="5760" w:hanging="360"/>
      </w:pPr>
    </w:lvl>
    <w:lvl w:ilvl="8" w:tplc="C5165A46">
      <w:start w:val="1"/>
      <w:numFmt w:val="lowerRoman"/>
      <w:lvlText w:val="%9."/>
      <w:lvlJc w:val="right"/>
      <w:pPr>
        <w:ind w:left="6480" w:hanging="180"/>
      </w:pPr>
    </w:lvl>
  </w:abstractNum>
  <w:abstractNum w:abstractNumId="111" w15:restartNumberingAfterBreak="0">
    <w:nsid w:val="642E31F5"/>
    <w:multiLevelType w:val="hybridMultilevel"/>
    <w:tmpl w:val="26DE7F96"/>
    <w:lvl w:ilvl="0" w:tplc="3C0E4B46">
      <w:start w:val="4"/>
      <w:numFmt w:val="decimal"/>
      <w:lvlText w:val="%1."/>
      <w:lvlJc w:val="left"/>
      <w:pPr>
        <w:ind w:left="720" w:hanging="360"/>
      </w:pPr>
    </w:lvl>
    <w:lvl w:ilvl="1" w:tplc="18B88ABC">
      <w:start w:val="4"/>
      <w:numFmt w:val="lowerLetter"/>
      <w:lvlText w:val="%2."/>
      <w:lvlJc w:val="left"/>
      <w:pPr>
        <w:ind w:left="1440" w:hanging="360"/>
      </w:pPr>
    </w:lvl>
    <w:lvl w:ilvl="2" w:tplc="BC34B182">
      <w:start w:val="4"/>
      <w:numFmt w:val="lowerRoman"/>
      <w:lvlText w:val="%3."/>
      <w:lvlJc w:val="left"/>
      <w:pPr>
        <w:ind w:left="2160" w:hanging="360"/>
      </w:pPr>
    </w:lvl>
    <w:lvl w:ilvl="3" w:tplc="635E9480">
      <w:start w:val="4"/>
      <w:numFmt w:val="decimal"/>
      <w:lvlText w:val="%4."/>
      <w:lvlJc w:val="left"/>
      <w:pPr>
        <w:ind w:left="2880" w:hanging="360"/>
      </w:pPr>
    </w:lvl>
    <w:lvl w:ilvl="4" w:tplc="745EA494">
      <w:start w:val="4"/>
      <w:numFmt w:val="lowerLetter"/>
      <w:lvlText w:val="%5."/>
      <w:lvlJc w:val="left"/>
      <w:pPr>
        <w:ind w:left="3600" w:hanging="360"/>
      </w:pPr>
    </w:lvl>
    <w:lvl w:ilvl="5" w:tplc="4348A9B4">
      <w:start w:val="4"/>
      <w:numFmt w:val="lowerRoman"/>
      <w:lvlText w:val="%6."/>
      <w:lvlJc w:val="left"/>
      <w:pPr>
        <w:ind w:left="4320" w:hanging="360"/>
      </w:pPr>
    </w:lvl>
    <w:lvl w:ilvl="6" w:tplc="CC22E1F0">
      <w:start w:val="4"/>
      <w:numFmt w:val="decimal"/>
      <w:lvlText w:val="%7."/>
      <w:lvlJc w:val="left"/>
      <w:pPr>
        <w:ind w:left="5040" w:hanging="360"/>
      </w:pPr>
    </w:lvl>
    <w:lvl w:ilvl="7" w:tplc="4176B42C">
      <w:start w:val="4"/>
      <w:numFmt w:val="lowerLetter"/>
      <w:lvlText w:val="%8."/>
      <w:lvlJc w:val="left"/>
      <w:pPr>
        <w:ind w:left="5760" w:hanging="360"/>
      </w:pPr>
    </w:lvl>
    <w:lvl w:ilvl="8" w:tplc="97F640F4">
      <w:start w:val="4"/>
      <w:numFmt w:val="lowerRoman"/>
      <w:lvlText w:val="%9."/>
      <w:lvlJc w:val="left"/>
      <w:pPr>
        <w:ind w:left="6480" w:hanging="360"/>
      </w:pPr>
    </w:lvl>
  </w:abstractNum>
  <w:abstractNum w:abstractNumId="112" w15:restartNumberingAfterBreak="0">
    <w:nsid w:val="656F3478"/>
    <w:multiLevelType w:val="hybridMultilevel"/>
    <w:tmpl w:val="A0C42E3C"/>
    <w:lvl w:ilvl="0" w:tplc="FED02AE8">
      <w:start w:val="1"/>
      <w:numFmt w:val="bullet"/>
      <w:lvlText w:val=""/>
      <w:lvlJc w:val="left"/>
      <w:pPr>
        <w:ind w:left="720" w:hanging="360"/>
      </w:pPr>
      <w:rPr>
        <w:rFonts w:hint="default" w:ascii="Symbol" w:hAnsi="Symbol"/>
      </w:rPr>
    </w:lvl>
    <w:lvl w:ilvl="1" w:tplc="8CA04A92">
      <w:start w:val="1"/>
      <w:numFmt w:val="bullet"/>
      <w:lvlText w:val="o"/>
      <w:lvlJc w:val="left"/>
      <w:pPr>
        <w:ind w:left="1440" w:hanging="360"/>
      </w:pPr>
      <w:rPr>
        <w:rFonts w:hint="default" w:ascii="Courier New" w:hAnsi="Courier New"/>
      </w:rPr>
    </w:lvl>
    <w:lvl w:ilvl="2" w:tplc="46D0F9B2">
      <w:start w:val="1"/>
      <w:numFmt w:val="bullet"/>
      <w:lvlText w:val=""/>
      <w:lvlJc w:val="left"/>
      <w:pPr>
        <w:ind w:left="2160" w:hanging="360"/>
      </w:pPr>
      <w:rPr>
        <w:rFonts w:hint="default" w:ascii="Wingdings" w:hAnsi="Wingdings"/>
      </w:rPr>
    </w:lvl>
    <w:lvl w:ilvl="3" w:tplc="A9FEE776">
      <w:start w:val="1"/>
      <w:numFmt w:val="bullet"/>
      <w:lvlText w:val=""/>
      <w:lvlJc w:val="left"/>
      <w:pPr>
        <w:ind w:left="2880" w:hanging="360"/>
      </w:pPr>
      <w:rPr>
        <w:rFonts w:hint="default" w:ascii="Symbol" w:hAnsi="Symbol"/>
      </w:rPr>
    </w:lvl>
    <w:lvl w:ilvl="4" w:tplc="2904D95A">
      <w:start w:val="1"/>
      <w:numFmt w:val="bullet"/>
      <w:lvlText w:val="o"/>
      <w:lvlJc w:val="left"/>
      <w:pPr>
        <w:ind w:left="3600" w:hanging="360"/>
      </w:pPr>
      <w:rPr>
        <w:rFonts w:hint="default" w:ascii="Courier New" w:hAnsi="Courier New"/>
      </w:rPr>
    </w:lvl>
    <w:lvl w:ilvl="5" w:tplc="D5BC3076">
      <w:start w:val="1"/>
      <w:numFmt w:val="bullet"/>
      <w:lvlText w:val=""/>
      <w:lvlJc w:val="left"/>
      <w:pPr>
        <w:ind w:left="4320" w:hanging="360"/>
      </w:pPr>
      <w:rPr>
        <w:rFonts w:hint="default" w:ascii="Wingdings" w:hAnsi="Wingdings"/>
      </w:rPr>
    </w:lvl>
    <w:lvl w:ilvl="6" w:tplc="6896B436">
      <w:start w:val="1"/>
      <w:numFmt w:val="bullet"/>
      <w:lvlText w:val=""/>
      <w:lvlJc w:val="left"/>
      <w:pPr>
        <w:ind w:left="5040" w:hanging="360"/>
      </w:pPr>
      <w:rPr>
        <w:rFonts w:hint="default" w:ascii="Symbol" w:hAnsi="Symbol"/>
      </w:rPr>
    </w:lvl>
    <w:lvl w:ilvl="7" w:tplc="1540B594">
      <w:start w:val="1"/>
      <w:numFmt w:val="bullet"/>
      <w:lvlText w:val="o"/>
      <w:lvlJc w:val="left"/>
      <w:pPr>
        <w:ind w:left="5760" w:hanging="360"/>
      </w:pPr>
      <w:rPr>
        <w:rFonts w:hint="default" w:ascii="Courier New" w:hAnsi="Courier New"/>
      </w:rPr>
    </w:lvl>
    <w:lvl w:ilvl="8" w:tplc="9E16508C">
      <w:start w:val="1"/>
      <w:numFmt w:val="bullet"/>
      <w:lvlText w:val=""/>
      <w:lvlJc w:val="left"/>
      <w:pPr>
        <w:ind w:left="6480" w:hanging="360"/>
      </w:pPr>
      <w:rPr>
        <w:rFonts w:hint="default" w:ascii="Wingdings" w:hAnsi="Wingdings"/>
      </w:rPr>
    </w:lvl>
  </w:abstractNum>
  <w:abstractNum w:abstractNumId="113" w15:restartNumberingAfterBreak="0">
    <w:nsid w:val="6759590C"/>
    <w:multiLevelType w:val="hybridMultilevel"/>
    <w:tmpl w:val="120A5E4E"/>
    <w:lvl w:ilvl="0" w:tplc="2C10CE20">
      <w:start w:val="8"/>
      <w:numFmt w:val="upperRoman"/>
      <w:lvlText w:val="%1."/>
      <w:lvlJc w:val="right"/>
      <w:pPr>
        <w:ind w:left="720" w:hanging="360"/>
      </w:pPr>
    </w:lvl>
    <w:lvl w:ilvl="1" w:tplc="3C8C4C9E">
      <w:start w:val="1"/>
      <w:numFmt w:val="lowerLetter"/>
      <w:lvlText w:val="%2."/>
      <w:lvlJc w:val="left"/>
      <w:pPr>
        <w:ind w:left="1440" w:hanging="360"/>
      </w:pPr>
    </w:lvl>
    <w:lvl w:ilvl="2" w:tplc="9A74CDFE">
      <w:start w:val="1"/>
      <w:numFmt w:val="lowerRoman"/>
      <w:lvlText w:val="%3."/>
      <w:lvlJc w:val="right"/>
      <w:pPr>
        <w:ind w:left="2160" w:hanging="180"/>
      </w:pPr>
    </w:lvl>
    <w:lvl w:ilvl="3" w:tplc="3E549008">
      <w:start w:val="1"/>
      <w:numFmt w:val="decimal"/>
      <w:lvlText w:val="%4."/>
      <w:lvlJc w:val="left"/>
      <w:pPr>
        <w:ind w:left="2880" w:hanging="360"/>
      </w:pPr>
    </w:lvl>
    <w:lvl w:ilvl="4" w:tplc="F6F01508">
      <w:start w:val="1"/>
      <w:numFmt w:val="lowerLetter"/>
      <w:lvlText w:val="%5."/>
      <w:lvlJc w:val="left"/>
      <w:pPr>
        <w:ind w:left="3600" w:hanging="360"/>
      </w:pPr>
    </w:lvl>
    <w:lvl w:ilvl="5" w:tplc="20FA6F44">
      <w:start w:val="1"/>
      <w:numFmt w:val="lowerRoman"/>
      <w:lvlText w:val="%6."/>
      <w:lvlJc w:val="right"/>
      <w:pPr>
        <w:ind w:left="4320" w:hanging="180"/>
      </w:pPr>
    </w:lvl>
    <w:lvl w:ilvl="6" w:tplc="FFEA6B64">
      <w:start w:val="1"/>
      <w:numFmt w:val="decimal"/>
      <w:lvlText w:val="%7."/>
      <w:lvlJc w:val="left"/>
      <w:pPr>
        <w:ind w:left="5040" w:hanging="360"/>
      </w:pPr>
    </w:lvl>
    <w:lvl w:ilvl="7" w:tplc="545E2D32">
      <w:start w:val="1"/>
      <w:numFmt w:val="lowerLetter"/>
      <w:lvlText w:val="%8."/>
      <w:lvlJc w:val="left"/>
      <w:pPr>
        <w:ind w:left="5760" w:hanging="360"/>
      </w:pPr>
    </w:lvl>
    <w:lvl w:ilvl="8" w:tplc="1C289922">
      <w:start w:val="1"/>
      <w:numFmt w:val="lowerRoman"/>
      <w:lvlText w:val="%9."/>
      <w:lvlJc w:val="right"/>
      <w:pPr>
        <w:ind w:left="6480" w:hanging="180"/>
      </w:pPr>
    </w:lvl>
  </w:abstractNum>
  <w:abstractNum w:abstractNumId="114" w15:restartNumberingAfterBreak="0">
    <w:nsid w:val="68669B1F"/>
    <w:multiLevelType w:val="hybridMultilevel"/>
    <w:tmpl w:val="DA6A8C12"/>
    <w:lvl w:ilvl="0" w:tplc="3510141A">
      <w:start w:val="1"/>
      <w:numFmt w:val="decimal"/>
      <w:lvlText w:val="%1."/>
      <w:lvlJc w:val="left"/>
      <w:pPr>
        <w:ind w:left="720" w:hanging="360"/>
      </w:pPr>
    </w:lvl>
    <w:lvl w:ilvl="1" w:tplc="89A4E3D4">
      <w:start w:val="1"/>
      <w:numFmt w:val="lowerLetter"/>
      <w:lvlText w:val="%2."/>
      <w:lvlJc w:val="left"/>
      <w:pPr>
        <w:ind w:left="1440" w:hanging="360"/>
      </w:pPr>
    </w:lvl>
    <w:lvl w:ilvl="2" w:tplc="C17C27C8">
      <w:start w:val="1"/>
      <w:numFmt w:val="lowerRoman"/>
      <w:lvlText w:val="%3."/>
      <w:lvlJc w:val="right"/>
      <w:pPr>
        <w:ind w:left="2160" w:hanging="180"/>
      </w:pPr>
    </w:lvl>
    <w:lvl w:ilvl="3" w:tplc="83967C86">
      <w:start w:val="1"/>
      <w:numFmt w:val="decimal"/>
      <w:lvlText w:val="%4."/>
      <w:lvlJc w:val="left"/>
      <w:pPr>
        <w:ind w:left="2880" w:hanging="360"/>
      </w:pPr>
    </w:lvl>
    <w:lvl w:ilvl="4" w:tplc="BBE62098">
      <w:start w:val="1"/>
      <w:numFmt w:val="lowerLetter"/>
      <w:lvlText w:val="%5."/>
      <w:lvlJc w:val="left"/>
      <w:pPr>
        <w:ind w:left="3600" w:hanging="360"/>
      </w:pPr>
    </w:lvl>
    <w:lvl w:ilvl="5" w:tplc="D3F87C26">
      <w:start w:val="1"/>
      <w:numFmt w:val="lowerRoman"/>
      <w:lvlText w:val="%6."/>
      <w:lvlJc w:val="right"/>
      <w:pPr>
        <w:ind w:left="4320" w:hanging="180"/>
      </w:pPr>
    </w:lvl>
    <w:lvl w:ilvl="6" w:tplc="4220580A">
      <w:start w:val="1"/>
      <w:numFmt w:val="decimal"/>
      <w:lvlText w:val="%7."/>
      <w:lvlJc w:val="left"/>
      <w:pPr>
        <w:ind w:left="5040" w:hanging="360"/>
      </w:pPr>
    </w:lvl>
    <w:lvl w:ilvl="7" w:tplc="FA24F5FC">
      <w:start w:val="1"/>
      <w:numFmt w:val="lowerLetter"/>
      <w:lvlText w:val="%8."/>
      <w:lvlJc w:val="left"/>
      <w:pPr>
        <w:ind w:left="5760" w:hanging="360"/>
      </w:pPr>
    </w:lvl>
    <w:lvl w:ilvl="8" w:tplc="54E07F98">
      <w:start w:val="1"/>
      <w:numFmt w:val="lowerRoman"/>
      <w:lvlText w:val="%9."/>
      <w:lvlJc w:val="right"/>
      <w:pPr>
        <w:ind w:left="6480" w:hanging="180"/>
      </w:pPr>
    </w:lvl>
  </w:abstractNum>
  <w:abstractNum w:abstractNumId="115" w15:restartNumberingAfterBreak="0">
    <w:nsid w:val="695A47D4"/>
    <w:multiLevelType w:val="hybridMultilevel"/>
    <w:tmpl w:val="F83EFFE2"/>
    <w:lvl w:ilvl="0" w:tplc="047EBD4E">
      <w:start w:val="1"/>
      <w:numFmt w:val="bullet"/>
      <w:lvlText w:val="·"/>
      <w:lvlJc w:val="left"/>
      <w:pPr>
        <w:ind w:left="720" w:hanging="360"/>
      </w:pPr>
      <w:rPr>
        <w:rFonts w:hint="default" w:ascii="Symbol" w:hAnsi="Symbol"/>
      </w:rPr>
    </w:lvl>
    <w:lvl w:ilvl="1" w:tplc="DA92D33E">
      <w:start w:val="1"/>
      <w:numFmt w:val="bullet"/>
      <w:lvlText w:val="o"/>
      <w:lvlJc w:val="left"/>
      <w:pPr>
        <w:ind w:left="1440" w:hanging="360"/>
      </w:pPr>
      <w:rPr>
        <w:rFonts w:hint="default" w:ascii="Courier New" w:hAnsi="Courier New"/>
      </w:rPr>
    </w:lvl>
    <w:lvl w:ilvl="2" w:tplc="A0600D96">
      <w:start w:val="1"/>
      <w:numFmt w:val="bullet"/>
      <w:lvlText w:val=""/>
      <w:lvlJc w:val="left"/>
      <w:pPr>
        <w:ind w:left="2160" w:hanging="360"/>
      </w:pPr>
      <w:rPr>
        <w:rFonts w:hint="default" w:ascii="Wingdings" w:hAnsi="Wingdings"/>
      </w:rPr>
    </w:lvl>
    <w:lvl w:ilvl="3" w:tplc="7AEC24A6">
      <w:start w:val="1"/>
      <w:numFmt w:val="bullet"/>
      <w:lvlText w:val=""/>
      <w:lvlJc w:val="left"/>
      <w:pPr>
        <w:ind w:left="2880" w:hanging="360"/>
      </w:pPr>
      <w:rPr>
        <w:rFonts w:hint="default" w:ascii="Symbol" w:hAnsi="Symbol"/>
      </w:rPr>
    </w:lvl>
    <w:lvl w:ilvl="4" w:tplc="3926F56A">
      <w:start w:val="1"/>
      <w:numFmt w:val="bullet"/>
      <w:lvlText w:val="o"/>
      <w:lvlJc w:val="left"/>
      <w:pPr>
        <w:ind w:left="3600" w:hanging="360"/>
      </w:pPr>
      <w:rPr>
        <w:rFonts w:hint="default" w:ascii="Courier New" w:hAnsi="Courier New"/>
      </w:rPr>
    </w:lvl>
    <w:lvl w:ilvl="5" w:tplc="999CA340">
      <w:start w:val="1"/>
      <w:numFmt w:val="bullet"/>
      <w:lvlText w:val=""/>
      <w:lvlJc w:val="left"/>
      <w:pPr>
        <w:ind w:left="4320" w:hanging="360"/>
      </w:pPr>
      <w:rPr>
        <w:rFonts w:hint="default" w:ascii="Wingdings" w:hAnsi="Wingdings"/>
      </w:rPr>
    </w:lvl>
    <w:lvl w:ilvl="6" w:tplc="4EA0B014">
      <w:start w:val="1"/>
      <w:numFmt w:val="bullet"/>
      <w:lvlText w:val=""/>
      <w:lvlJc w:val="left"/>
      <w:pPr>
        <w:ind w:left="5040" w:hanging="360"/>
      </w:pPr>
      <w:rPr>
        <w:rFonts w:hint="default" w:ascii="Symbol" w:hAnsi="Symbol"/>
      </w:rPr>
    </w:lvl>
    <w:lvl w:ilvl="7" w:tplc="991E8B5C">
      <w:start w:val="1"/>
      <w:numFmt w:val="bullet"/>
      <w:lvlText w:val="o"/>
      <w:lvlJc w:val="left"/>
      <w:pPr>
        <w:ind w:left="5760" w:hanging="360"/>
      </w:pPr>
      <w:rPr>
        <w:rFonts w:hint="default" w:ascii="Courier New" w:hAnsi="Courier New"/>
      </w:rPr>
    </w:lvl>
    <w:lvl w:ilvl="8" w:tplc="EB860872">
      <w:start w:val="1"/>
      <w:numFmt w:val="bullet"/>
      <w:lvlText w:val=""/>
      <w:lvlJc w:val="left"/>
      <w:pPr>
        <w:ind w:left="6480" w:hanging="360"/>
      </w:pPr>
      <w:rPr>
        <w:rFonts w:hint="default" w:ascii="Wingdings" w:hAnsi="Wingdings"/>
      </w:rPr>
    </w:lvl>
  </w:abstractNum>
  <w:abstractNum w:abstractNumId="116" w15:restartNumberingAfterBreak="0">
    <w:nsid w:val="69C26A03"/>
    <w:multiLevelType w:val="hybridMultilevel"/>
    <w:tmpl w:val="DD78C45C"/>
    <w:lvl w:ilvl="0" w:tplc="842E662E">
      <w:start w:val="1"/>
      <w:numFmt w:val="decimal"/>
      <w:lvlText w:val="%1."/>
      <w:lvlJc w:val="left"/>
      <w:pPr>
        <w:ind w:left="720" w:hanging="360"/>
      </w:pPr>
    </w:lvl>
    <w:lvl w:ilvl="1" w:tplc="60306906">
      <w:start w:val="1"/>
      <w:numFmt w:val="lowerLetter"/>
      <w:lvlText w:val="%2."/>
      <w:lvlJc w:val="left"/>
      <w:pPr>
        <w:ind w:left="1440" w:hanging="360"/>
      </w:pPr>
    </w:lvl>
    <w:lvl w:ilvl="2" w:tplc="8E5CD9A4">
      <w:start w:val="1"/>
      <w:numFmt w:val="lowerRoman"/>
      <w:lvlText w:val="%3."/>
      <w:lvlJc w:val="right"/>
      <w:pPr>
        <w:ind w:left="2160" w:hanging="180"/>
      </w:pPr>
    </w:lvl>
    <w:lvl w:ilvl="3" w:tplc="F7B8D316">
      <w:start w:val="1"/>
      <w:numFmt w:val="decimal"/>
      <w:lvlText w:val="%4."/>
      <w:lvlJc w:val="left"/>
      <w:pPr>
        <w:ind w:left="2880" w:hanging="360"/>
      </w:pPr>
    </w:lvl>
    <w:lvl w:ilvl="4" w:tplc="82661AB4">
      <w:start w:val="1"/>
      <w:numFmt w:val="lowerLetter"/>
      <w:lvlText w:val="%5."/>
      <w:lvlJc w:val="left"/>
      <w:pPr>
        <w:ind w:left="3600" w:hanging="360"/>
      </w:pPr>
    </w:lvl>
    <w:lvl w:ilvl="5" w:tplc="F34403C8">
      <w:start w:val="1"/>
      <w:numFmt w:val="lowerRoman"/>
      <w:lvlText w:val="%6."/>
      <w:lvlJc w:val="right"/>
      <w:pPr>
        <w:ind w:left="4320" w:hanging="180"/>
      </w:pPr>
    </w:lvl>
    <w:lvl w:ilvl="6" w:tplc="8D8A808C">
      <w:start w:val="1"/>
      <w:numFmt w:val="decimal"/>
      <w:lvlText w:val="%7."/>
      <w:lvlJc w:val="left"/>
      <w:pPr>
        <w:ind w:left="5040" w:hanging="360"/>
      </w:pPr>
    </w:lvl>
    <w:lvl w:ilvl="7" w:tplc="F8965796">
      <w:start w:val="1"/>
      <w:numFmt w:val="lowerLetter"/>
      <w:lvlText w:val="%8."/>
      <w:lvlJc w:val="left"/>
      <w:pPr>
        <w:ind w:left="5760" w:hanging="360"/>
      </w:pPr>
    </w:lvl>
    <w:lvl w:ilvl="8" w:tplc="8C807AF6">
      <w:start w:val="1"/>
      <w:numFmt w:val="lowerRoman"/>
      <w:lvlText w:val="%9."/>
      <w:lvlJc w:val="right"/>
      <w:pPr>
        <w:ind w:left="6480" w:hanging="180"/>
      </w:pPr>
    </w:lvl>
  </w:abstractNum>
  <w:abstractNum w:abstractNumId="117" w15:restartNumberingAfterBreak="0">
    <w:nsid w:val="6BFF0D2F"/>
    <w:multiLevelType w:val="hybridMultilevel"/>
    <w:tmpl w:val="9A6E0EE8"/>
    <w:lvl w:ilvl="0" w:tplc="5650C3D6">
      <w:start w:val="1"/>
      <w:numFmt w:val="bullet"/>
      <w:lvlText w:val="·"/>
      <w:lvlJc w:val="left"/>
      <w:pPr>
        <w:ind w:left="720" w:hanging="360"/>
      </w:pPr>
      <w:rPr>
        <w:rFonts w:hint="default" w:ascii="Symbol" w:hAnsi="Symbol"/>
      </w:rPr>
    </w:lvl>
    <w:lvl w:ilvl="1" w:tplc="A4A04092">
      <w:start w:val="1"/>
      <w:numFmt w:val="bullet"/>
      <w:lvlText w:val="o"/>
      <w:lvlJc w:val="left"/>
      <w:pPr>
        <w:ind w:left="1440" w:hanging="360"/>
      </w:pPr>
      <w:rPr>
        <w:rFonts w:hint="default" w:ascii="Courier New" w:hAnsi="Courier New"/>
      </w:rPr>
    </w:lvl>
    <w:lvl w:ilvl="2" w:tplc="A39C29EC">
      <w:start w:val="1"/>
      <w:numFmt w:val="bullet"/>
      <w:lvlText w:val=""/>
      <w:lvlJc w:val="left"/>
      <w:pPr>
        <w:ind w:left="2160" w:hanging="360"/>
      </w:pPr>
      <w:rPr>
        <w:rFonts w:hint="default" w:ascii="Wingdings" w:hAnsi="Wingdings"/>
      </w:rPr>
    </w:lvl>
    <w:lvl w:ilvl="3" w:tplc="956E14A4">
      <w:start w:val="1"/>
      <w:numFmt w:val="bullet"/>
      <w:lvlText w:val=""/>
      <w:lvlJc w:val="left"/>
      <w:pPr>
        <w:ind w:left="2880" w:hanging="360"/>
      </w:pPr>
      <w:rPr>
        <w:rFonts w:hint="default" w:ascii="Symbol" w:hAnsi="Symbol"/>
      </w:rPr>
    </w:lvl>
    <w:lvl w:ilvl="4" w:tplc="3D3A264E">
      <w:start w:val="1"/>
      <w:numFmt w:val="bullet"/>
      <w:lvlText w:val="o"/>
      <w:lvlJc w:val="left"/>
      <w:pPr>
        <w:ind w:left="3600" w:hanging="360"/>
      </w:pPr>
      <w:rPr>
        <w:rFonts w:hint="default" w:ascii="Courier New" w:hAnsi="Courier New"/>
      </w:rPr>
    </w:lvl>
    <w:lvl w:ilvl="5" w:tplc="077A2FCA">
      <w:start w:val="1"/>
      <w:numFmt w:val="bullet"/>
      <w:lvlText w:val=""/>
      <w:lvlJc w:val="left"/>
      <w:pPr>
        <w:ind w:left="4320" w:hanging="360"/>
      </w:pPr>
      <w:rPr>
        <w:rFonts w:hint="default" w:ascii="Wingdings" w:hAnsi="Wingdings"/>
      </w:rPr>
    </w:lvl>
    <w:lvl w:ilvl="6" w:tplc="A33CBA24">
      <w:start w:val="1"/>
      <w:numFmt w:val="bullet"/>
      <w:lvlText w:val=""/>
      <w:lvlJc w:val="left"/>
      <w:pPr>
        <w:ind w:left="5040" w:hanging="360"/>
      </w:pPr>
      <w:rPr>
        <w:rFonts w:hint="default" w:ascii="Symbol" w:hAnsi="Symbol"/>
      </w:rPr>
    </w:lvl>
    <w:lvl w:ilvl="7" w:tplc="9D4E54B4">
      <w:start w:val="1"/>
      <w:numFmt w:val="bullet"/>
      <w:lvlText w:val="o"/>
      <w:lvlJc w:val="left"/>
      <w:pPr>
        <w:ind w:left="5760" w:hanging="360"/>
      </w:pPr>
      <w:rPr>
        <w:rFonts w:hint="default" w:ascii="Courier New" w:hAnsi="Courier New"/>
      </w:rPr>
    </w:lvl>
    <w:lvl w:ilvl="8" w:tplc="D7EE56FE">
      <w:start w:val="1"/>
      <w:numFmt w:val="bullet"/>
      <w:lvlText w:val=""/>
      <w:lvlJc w:val="left"/>
      <w:pPr>
        <w:ind w:left="6480" w:hanging="360"/>
      </w:pPr>
      <w:rPr>
        <w:rFonts w:hint="default" w:ascii="Wingdings" w:hAnsi="Wingdings"/>
      </w:rPr>
    </w:lvl>
  </w:abstractNum>
  <w:abstractNum w:abstractNumId="118" w15:restartNumberingAfterBreak="0">
    <w:nsid w:val="6EF18F0C"/>
    <w:multiLevelType w:val="hybridMultilevel"/>
    <w:tmpl w:val="7522074E"/>
    <w:lvl w:ilvl="0" w:tplc="92C636A0">
      <w:start w:val="1"/>
      <w:numFmt w:val="bullet"/>
      <w:lvlText w:val=""/>
      <w:lvlJc w:val="left"/>
      <w:pPr>
        <w:ind w:left="720" w:hanging="360"/>
      </w:pPr>
      <w:rPr>
        <w:rFonts w:hint="default" w:ascii="Symbol" w:hAnsi="Symbol"/>
      </w:rPr>
    </w:lvl>
    <w:lvl w:ilvl="1" w:tplc="1A02FCDC">
      <w:start w:val="1"/>
      <w:numFmt w:val="bullet"/>
      <w:lvlText w:val="·"/>
      <w:lvlJc w:val="left"/>
      <w:pPr>
        <w:ind w:left="1440" w:hanging="360"/>
      </w:pPr>
      <w:rPr>
        <w:rFonts w:hint="default" w:ascii="Symbol" w:hAnsi="Symbol"/>
      </w:rPr>
    </w:lvl>
    <w:lvl w:ilvl="2" w:tplc="4BFA25F2">
      <w:start w:val="1"/>
      <w:numFmt w:val="bullet"/>
      <w:lvlText w:val="§"/>
      <w:lvlJc w:val="left"/>
      <w:pPr>
        <w:ind w:left="2160" w:hanging="360"/>
      </w:pPr>
      <w:rPr>
        <w:rFonts w:hint="default" w:ascii="Symbol" w:hAnsi="Symbol"/>
      </w:rPr>
    </w:lvl>
    <w:lvl w:ilvl="3" w:tplc="1BF6329A">
      <w:start w:val="1"/>
      <w:numFmt w:val="bullet"/>
      <w:lvlText w:val=""/>
      <w:lvlJc w:val="left"/>
      <w:pPr>
        <w:ind w:left="2880" w:hanging="360"/>
      </w:pPr>
      <w:rPr>
        <w:rFonts w:hint="default" w:ascii="Symbol" w:hAnsi="Symbol"/>
      </w:rPr>
    </w:lvl>
    <w:lvl w:ilvl="4" w:tplc="A01E3B9A">
      <w:start w:val="1"/>
      <w:numFmt w:val="bullet"/>
      <w:lvlText w:val="o"/>
      <w:lvlJc w:val="left"/>
      <w:pPr>
        <w:ind w:left="3600" w:hanging="360"/>
      </w:pPr>
      <w:rPr>
        <w:rFonts w:hint="default" w:ascii="Courier New" w:hAnsi="Courier New"/>
      </w:rPr>
    </w:lvl>
    <w:lvl w:ilvl="5" w:tplc="F97E0CBA">
      <w:start w:val="1"/>
      <w:numFmt w:val="bullet"/>
      <w:lvlText w:val=""/>
      <w:lvlJc w:val="left"/>
      <w:pPr>
        <w:ind w:left="4320" w:hanging="360"/>
      </w:pPr>
      <w:rPr>
        <w:rFonts w:hint="default" w:ascii="Wingdings" w:hAnsi="Wingdings"/>
      </w:rPr>
    </w:lvl>
    <w:lvl w:ilvl="6" w:tplc="A1B8AEF4">
      <w:start w:val="1"/>
      <w:numFmt w:val="bullet"/>
      <w:lvlText w:val=""/>
      <w:lvlJc w:val="left"/>
      <w:pPr>
        <w:ind w:left="5040" w:hanging="360"/>
      </w:pPr>
      <w:rPr>
        <w:rFonts w:hint="default" w:ascii="Symbol" w:hAnsi="Symbol"/>
      </w:rPr>
    </w:lvl>
    <w:lvl w:ilvl="7" w:tplc="79BED010">
      <w:start w:val="1"/>
      <w:numFmt w:val="bullet"/>
      <w:lvlText w:val="o"/>
      <w:lvlJc w:val="left"/>
      <w:pPr>
        <w:ind w:left="5760" w:hanging="360"/>
      </w:pPr>
      <w:rPr>
        <w:rFonts w:hint="default" w:ascii="Courier New" w:hAnsi="Courier New"/>
      </w:rPr>
    </w:lvl>
    <w:lvl w:ilvl="8" w:tplc="AE464DD8">
      <w:start w:val="1"/>
      <w:numFmt w:val="bullet"/>
      <w:lvlText w:val=""/>
      <w:lvlJc w:val="left"/>
      <w:pPr>
        <w:ind w:left="6480" w:hanging="360"/>
      </w:pPr>
      <w:rPr>
        <w:rFonts w:hint="default" w:ascii="Wingdings" w:hAnsi="Wingdings"/>
      </w:rPr>
    </w:lvl>
  </w:abstractNum>
  <w:abstractNum w:abstractNumId="119" w15:restartNumberingAfterBreak="0">
    <w:nsid w:val="70568E09"/>
    <w:multiLevelType w:val="hybridMultilevel"/>
    <w:tmpl w:val="0A6AC8AA"/>
    <w:lvl w:ilvl="0" w:tplc="D07A9184">
      <w:start w:val="1"/>
      <w:numFmt w:val="bullet"/>
      <w:lvlText w:val=""/>
      <w:lvlJc w:val="left"/>
      <w:pPr>
        <w:ind w:left="1440" w:hanging="360"/>
      </w:pPr>
      <w:rPr>
        <w:rFonts w:hint="default" w:ascii="Symbol" w:hAnsi="Symbol"/>
      </w:rPr>
    </w:lvl>
    <w:lvl w:ilvl="1" w:tplc="F976BB98">
      <w:start w:val="1"/>
      <w:numFmt w:val="bullet"/>
      <w:lvlText w:val="o"/>
      <w:lvlJc w:val="left"/>
      <w:pPr>
        <w:ind w:left="2160" w:hanging="360"/>
      </w:pPr>
      <w:rPr>
        <w:rFonts w:hint="default" w:ascii="Courier New" w:hAnsi="Courier New"/>
      </w:rPr>
    </w:lvl>
    <w:lvl w:ilvl="2" w:tplc="3EFE200A">
      <w:start w:val="1"/>
      <w:numFmt w:val="bullet"/>
      <w:lvlText w:val=""/>
      <w:lvlJc w:val="left"/>
      <w:pPr>
        <w:ind w:left="2880" w:hanging="360"/>
      </w:pPr>
      <w:rPr>
        <w:rFonts w:hint="default" w:ascii="Wingdings" w:hAnsi="Wingdings"/>
      </w:rPr>
    </w:lvl>
    <w:lvl w:ilvl="3" w:tplc="8F24C8AE">
      <w:start w:val="1"/>
      <w:numFmt w:val="bullet"/>
      <w:lvlText w:val=""/>
      <w:lvlJc w:val="left"/>
      <w:pPr>
        <w:ind w:left="3600" w:hanging="360"/>
      </w:pPr>
      <w:rPr>
        <w:rFonts w:hint="default" w:ascii="Symbol" w:hAnsi="Symbol"/>
      </w:rPr>
    </w:lvl>
    <w:lvl w:ilvl="4" w:tplc="38E88248">
      <w:start w:val="1"/>
      <w:numFmt w:val="bullet"/>
      <w:lvlText w:val="o"/>
      <w:lvlJc w:val="left"/>
      <w:pPr>
        <w:ind w:left="4320" w:hanging="360"/>
      </w:pPr>
      <w:rPr>
        <w:rFonts w:hint="default" w:ascii="Courier New" w:hAnsi="Courier New"/>
      </w:rPr>
    </w:lvl>
    <w:lvl w:ilvl="5" w:tplc="61B4CE28">
      <w:start w:val="1"/>
      <w:numFmt w:val="bullet"/>
      <w:lvlText w:val=""/>
      <w:lvlJc w:val="left"/>
      <w:pPr>
        <w:ind w:left="5040" w:hanging="360"/>
      </w:pPr>
      <w:rPr>
        <w:rFonts w:hint="default" w:ascii="Wingdings" w:hAnsi="Wingdings"/>
      </w:rPr>
    </w:lvl>
    <w:lvl w:ilvl="6" w:tplc="8690A144">
      <w:start w:val="1"/>
      <w:numFmt w:val="bullet"/>
      <w:lvlText w:val=""/>
      <w:lvlJc w:val="left"/>
      <w:pPr>
        <w:ind w:left="5760" w:hanging="360"/>
      </w:pPr>
      <w:rPr>
        <w:rFonts w:hint="default" w:ascii="Symbol" w:hAnsi="Symbol"/>
      </w:rPr>
    </w:lvl>
    <w:lvl w:ilvl="7" w:tplc="1BD2906E">
      <w:start w:val="1"/>
      <w:numFmt w:val="bullet"/>
      <w:lvlText w:val="o"/>
      <w:lvlJc w:val="left"/>
      <w:pPr>
        <w:ind w:left="6480" w:hanging="360"/>
      </w:pPr>
      <w:rPr>
        <w:rFonts w:hint="default" w:ascii="Courier New" w:hAnsi="Courier New"/>
      </w:rPr>
    </w:lvl>
    <w:lvl w:ilvl="8" w:tplc="52781C90">
      <w:start w:val="1"/>
      <w:numFmt w:val="bullet"/>
      <w:lvlText w:val=""/>
      <w:lvlJc w:val="left"/>
      <w:pPr>
        <w:ind w:left="7200" w:hanging="360"/>
      </w:pPr>
      <w:rPr>
        <w:rFonts w:hint="default" w:ascii="Wingdings" w:hAnsi="Wingdings"/>
      </w:rPr>
    </w:lvl>
  </w:abstractNum>
  <w:abstractNum w:abstractNumId="120" w15:restartNumberingAfterBreak="0">
    <w:nsid w:val="71DB564B"/>
    <w:multiLevelType w:val="hybridMultilevel"/>
    <w:tmpl w:val="E864C6C8"/>
    <w:lvl w:ilvl="0" w:tplc="91EC6CF6">
      <w:start w:val="1"/>
      <w:numFmt w:val="decimal"/>
      <w:lvlText w:val="%1."/>
      <w:lvlJc w:val="left"/>
      <w:pPr>
        <w:ind w:left="720" w:hanging="360"/>
      </w:pPr>
    </w:lvl>
    <w:lvl w:ilvl="1" w:tplc="A544AEF8">
      <w:start w:val="1"/>
      <w:numFmt w:val="lowerLetter"/>
      <w:lvlText w:val="%2."/>
      <w:lvlJc w:val="left"/>
      <w:pPr>
        <w:ind w:left="1440" w:hanging="360"/>
      </w:pPr>
    </w:lvl>
    <w:lvl w:ilvl="2" w:tplc="D160D0E8">
      <w:start w:val="1"/>
      <w:numFmt w:val="lowerRoman"/>
      <w:lvlText w:val="%3."/>
      <w:lvlJc w:val="right"/>
      <w:pPr>
        <w:ind w:left="2160" w:hanging="180"/>
      </w:pPr>
    </w:lvl>
    <w:lvl w:ilvl="3" w:tplc="EB3E68C6">
      <w:start w:val="1"/>
      <w:numFmt w:val="decimal"/>
      <w:lvlText w:val="%4."/>
      <w:lvlJc w:val="left"/>
      <w:pPr>
        <w:ind w:left="2880" w:hanging="360"/>
      </w:pPr>
    </w:lvl>
    <w:lvl w:ilvl="4" w:tplc="014E8A94">
      <w:start w:val="1"/>
      <w:numFmt w:val="lowerLetter"/>
      <w:lvlText w:val="%5."/>
      <w:lvlJc w:val="left"/>
      <w:pPr>
        <w:ind w:left="3600" w:hanging="360"/>
      </w:pPr>
    </w:lvl>
    <w:lvl w:ilvl="5" w:tplc="CC58077C">
      <w:start w:val="1"/>
      <w:numFmt w:val="lowerRoman"/>
      <w:lvlText w:val="%6."/>
      <w:lvlJc w:val="right"/>
      <w:pPr>
        <w:ind w:left="4320" w:hanging="180"/>
      </w:pPr>
    </w:lvl>
    <w:lvl w:ilvl="6" w:tplc="65B2C8C6">
      <w:start w:val="1"/>
      <w:numFmt w:val="decimal"/>
      <w:lvlText w:val="%7."/>
      <w:lvlJc w:val="left"/>
      <w:pPr>
        <w:ind w:left="5040" w:hanging="360"/>
      </w:pPr>
    </w:lvl>
    <w:lvl w:ilvl="7" w:tplc="0212A544">
      <w:start w:val="1"/>
      <w:numFmt w:val="lowerLetter"/>
      <w:lvlText w:val="%8."/>
      <w:lvlJc w:val="left"/>
      <w:pPr>
        <w:ind w:left="5760" w:hanging="360"/>
      </w:pPr>
    </w:lvl>
    <w:lvl w:ilvl="8" w:tplc="B884362A">
      <w:start w:val="1"/>
      <w:numFmt w:val="lowerRoman"/>
      <w:lvlText w:val="%9."/>
      <w:lvlJc w:val="right"/>
      <w:pPr>
        <w:ind w:left="6480" w:hanging="180"/>
      </w:pPr>
    </w:lvl>
  </w:abstractNum>
  <w:abstractNum w:abstractNumId="121" w15:restartNumberingAfterBreak="0">
    <w:nsid w:val="71E04EAE"/>
    <w:multiLevelType w:val="hybridMultilevel"/>
    <w:tmpl w:val="F7062B50"/>
    <w:lvl w:ilvl="0" w:tplc="133AE88C">
      <w:start w:val="1"/>
      <w:numFmt w:val="bullet"/>
      <w:lvlText w:val="·"/>
      <w:lvlJc w:val="left"/>
      <w:pPr>
        <w:ind w:left="720" w:hanging="360"/>
      </w:pPr>
      <w:rPr>
        <w:rFonts w:hint="default" w:ascii="Symbol" w:hAnsi="Symbol"/>
      </w:rPr>
    </w:lvl>
    <w:lvl w:ilvl="1" w:tplc="E6B2D530">
      <w:start w:val="1"/>
      <w:numFmt w:val="bullet"/>
      <w:lvlText w:val="o"/>
      <w:lvlJc w:val="left"/>
      <w:pPr>
        <w:ind w:left="1440" w:hanging="360"/>
      </w:pPr>
      <w:rPr>
        <w:rFonts w:hint="default" w:ascii="Courier New" w:hAnsi="Courier New"/>
      </w:rPr>
    </w:lvl>
    <w:lvl w:ilvl="2" w:tplc="2A44B9C0">
      <w:start w:val="1"/>
      <w:numFmt w:val="bullet"/>
      <w:lvlText w:val=""/>
      <w:lvlJc w:val="left"/>
      <w:pPr>
        <w:ind w:left="2160" w:hanging="360"/>
      </w:pPr>
      <w:rPr>
        <w:rFonts w:hint="default" w:ascii="Wingdings" w:hAnsi="Wingdings"/>
      </w:rPr>
    </w:lvl>
    <w:lvl w:ilvl="3" w:tplc="7E0ACDA2">
      <w:start w:val="1"/>
      <w:numFmt w:val="bullet"/>
      <w:lvlText w:val=""/>
      <w:lvlJc w:val="left"/>
      <w:pPr>
        <w:ind w:left="2880" w:hanging="360"/>
      </w:pPr>
      <w:rPr>
        <w:rFonts w:hint="default" w:ascii="Symbol" w:hAnsi="Symbol"/>
      </w:rPr>
    </w:lvl>
    <w:lvl w:ilvl="4" w:tplc="3DD0D854">
      <w:start w:val="1"/>
      <w:numFmt w:val="bullet"/>
      <w:lvlText w:val="o"/>
      <w:lvlJc w:val="left"/>
      <w:pPr>
        <w:ind w:left="3600" w:hanging="360"/>
      </w:pPr>
      <w:rPr>
        <w:rFonts w:hint="default" w:ascii="Courier New" w:hAnsi="Courier New"/>
      </w:rPr>
    </w:lvl>
    <w:lvl w:ilvl="5" w:tplc="8A7C509E">
      <w:start w:val="1"/>
      <w:numFmt w:val="bullet"/>
      <w:lvlText w:val=""/>
      <w:lvlJc w:val="left"/>
      <w:pPr>
        <w:ind w:left="4320" w:hanging="360"/>
      </w:pPr>
      <w:rPr>
        <w:rFonts w:hint="default" w:ascii="Wingdings" w:hAnsi="Wingdings"/>
      </w:rPr>
    </w:lvl>
    <w:lvl w:ilvl="6" w:tplc="572E0262">
      <w:start w:val="1"/>
      <w:numFmt w:val="bullet"/>
      <w:lvlText w:val=""/>
      <w:lvlJc w:val="left"/>
      <w:pPr>
        <w:ind w:left="5040" w:hanging="360"/>
      </w:pPr>
      <w:rPr>
        <w:rFonts w:hint="default" w:ascii="Symbol" w:hAnsi="Symbol"/>
      </w:rPr>
    </w:lvl>
    <w:lvl w:ilvl="7" w:tplc="C9369B84">
      <w:start w:val="1"/>
      <w:numFmt w:val="bullet"/>
      <w:lvlText w:val="o"/>
      <w:lvlJc w:val="left"/>
      <w:pPr>
        <w:ind w:left="5760" w:hanging="360"/>
      </w:pPr>
      <w:rPr>
        <w:rFonts w:hint="default" w:ascii="Courier New" w:hAnsi="Courier New"/>
      </w:rPr>
    </w:lvl>
    <w:lvl w:ilvl="8" w:tplc="A448FD6E">
      <w:start w:val="1"/>
      <w:numFmt w:val="bullet"/>
      <w:lvlText w:val=""/>
      <w:lvlJc w:val="left"/>
      <w:pPr>
        <w:ind w:left="6480" w:hanging="360"/>
      </w:pPr>
      <w:rPr>
        <w:rFonts w:hint="default" w:ascii="Wingdings" w:hAnsi="Wingdings"/>
      </w:rPr>
    </w:lvl>
  </w:abstractNum>
  <w:abstractNum w:abstractNumId="122" w15:restartNumberingAfterBreak="0">
    <w:nsid w:val="74F579AE"/>
    <w:multiLevelType w:val="hybridMultilevel"/>
    <w:tmpl w:val="F64665E8"/>
    <w:lvl w:ilvl="0" w:tplc="D0281DC2">
      <w:start w:val="1"/>
      <w:numFmt w:val="bullet"/>
      <w:lvlText w:val="·"/>
      <w:lvlJc w:val="left"/>
      <w:pPr>
        <w:ind w:left="720" w:hanging="360"/>
      </w:pPr>
      <w:rPr>
        <w:rFonts w:hint="default" w:ascii="Symbol" w:hAnsi="Symbol"/>
      </w:rPr>
    </w:lvl>
    <w:lvl w:ilvl="1" w:tplc="EC449490">
      <w:start w:val="1"/>
      <w:numFmt w:val="bullet"/>
      <w:lvlText w:val="o"/>
      <w:lvlJc w:val="left"/>
      <w:pPr>
        <w:ind w:left="1440" w:hanging="360"/>
      </w:pPr>
      <w:rPr>
        <w:rFonts w:hint="default" w:ascii="Courier New" w:hAnsi="Courier New"/>
      </w:rPr>
    </w:lvl>
    <w:lvl w:ilvl="2" w:tplc="CC126EBC">
      <w:start w:val="1"/>
      <w:numFmt w:val="bullet"/>
      <w:lvlText w:val=""/>
      <w:lvlJc w:val="left"/>
      <w:pPr>
        <w:ind w:left="2160" w:hanging="360"/>
      </w:pPr>
      <w:rPr>
        <w:rFonts w:hint="default" w:ascii="Wingdings" w:hAnsi="Wingdings"/>
      </w:rPr>
    </w:lvl>
    <w:lvl w:ilvl="3" w:tplc="B23E605A">
      <w:start w:val="1"/>
      <w:numFmt w:val="bullet"/>
      <w:lvlText w:val=""/>
      <w:lvlJc w:val="left"/>
      <w:pPr>
        <w:ind w:left="2880" w:hanging="360"/>
      </w:pPr>
      <w:rPr>
        <w:rFonts w:hint="default" w:ascii="Symbol" w:hAnsi="Symbol"/>
      </w:rPr>
    </w:lvl>
    <w:lvl w:ilvl="4" w:tplc="C91CE7B8">
      <w:start w:val="1"/>
      <w:numFmt w:val="bullet"/>
      <w:lvlText w:val="o"/>
      <w:lvlJc w:val="left"/>
      <w:pPr>
        <w:ind w:left="3600" w:hanging="360"/>
      </w:pPr>
      <w:rPr>
        <w:rFonts w:hint="default" w:ascii="Courier New" w:hAnsi="Courier New"/>
      </w:rPr>
    </w:lvl>
    <w:lvl w:ilvl="5" w:tplc="395851B8">
      <w:start w:val="1"/>
      <w:numFmt w:val="bullet"/>
      <w:lvlText w:val=""/>
      <w:lvlJc w:val="left"/>
      <w:pPr>
        <w:ind w:left="4320" w:hanging="360"/>
      </w:pPr>
      <w:rPr>
        <w:rFonts w:hint="default" w:ascii="Wingdings" w:hAnsi="Wingdings"/>
      </w:rPr>
    </w:lvl>
    <w:lvl w:ilvl="6" w:tplc="7088A426">
      <w:start w:val="1"/>
      <w:numFmt w:val="bullet"/>
      <w:lvlText w:val=""/>
      <w:lvlJc w:val="left"/>
      <w:pPr>
        <w:ind w:left="5040" w:hanging="360"/>
      </w:pPr>
      <w:rPr>
        <w:rFonts w:hint="default" w:ascii="Symbol" w:hAnsi="Symbol"/>
      </w:rPr>
    </w:lvl>
    <w:lvl w:ilvl="7" w:tplc="D5444E10">
      <w:start w:val="1"/>
      <w:numFmt w:val="bullet"/>
      <w:lvlText w:val="o"/>
      <w:lvlJc w:val="left"/>
      <w:pPr>
        <w:ind w:left="5760" w:hanging="360"/>
      </w:pPr>
      <w:rPr>
        <w:rFonts w:hint="default" w:ascii="Courier New" w:hAnsi="Courier New"/>
      </w:rPr>
    </w:lvl>
    <w:lvl w:ilvl="8" w:tplc="545A7D4A">
      <w:start w:val="1"/>
      <w:numFmt w:val="bullet"/>
      <w:lvlText w:val=""/>
      <w:lvlJc w:val="left"/>
      <w:pPr>
        <w:ind w:left="6480" w:hanging="360"/>
      </w:pPr>
      <w:rPr>
        <w:rFonts w:hint="default" w:ascii="Wingdings" w:hAnsi="Wingdings"/>
      </w:rPr>
    </w:lvl>
  </w:abstractNum>
  <w:abstractNum w:abstractNumId="123" w15:restartNumberingAfterBreak="0">
    <w:nsid w:val="75565D5C"/>
    <w:multiLevelType w:val="hybridMultilevel"/>
    <w:tmpl w:val="990874F2"/>
    <w:lvl w:ilvl="0" w:tplc="06984E6C">
      <w:start w:val="1"/>
      <w:numFmt w:val="upperRoman"/>
      <w:lvlText w:val="%1."/>
      <w:lvlJc w:val="right"/>
      <w:pPr>
        <w:ind w:left="720" w:hanging="360"/>
      </w:pPr>
    </w:lvl>
    <w:lvl w:ilvl="1" w:tplc="09F67AC6">
      <w:start w:val="1"/>
      <w:numFmt w:val="lowerLetter"/>
      <w:lvlText w:val="%2."/>
      <w:lvlJc w:val="left"/>
      <w:pPr>
        <w:ind w:left="1440" w:hanging="360"/>
      </w:pPr>
    </w:lvl>
    <w:lvl w:ilvl="2" w:tplc="6510764A">
      <w:start w:val="1"/>
      <w:numFmt w:val="lowerRoman"/>
      <w:lvlText w:val="%3."/>
      <w:lvlJc w:val="right"/>
      <w:pPr>
        <w:ind w:left="2160" w:hanging="180"/>
      </w:pPr>
    </w:lvl>
    <w:lvl w:ilvl="3" w:tplc="916EB088">
      <w:start w:val="1"/>
      <w:numFmt w:val="decimal"/>
      <w:lvlText w:val="%4."/>
      <w:lvlJc w:val="left"/>
      <w:pPr>
        <w:ind w:left="2880" w:hanging="360"/>
      </w:pPr>
    </w:lvl>
    <w:lvl w:ilvl="4" w:tplc="FEAE0C30">
      <w:start w:val="1"/>
      <w:numFmt w:val="lowerLetter"/>
      <w:lvlText w:val="%5."/>
      <w:lvlJc w:val="left"/>
      <w:pPr>
        <w:ind w:left="3600" w:hanging="360"/>
      </w:pPr>
    </w:lvl>
    <w:lvl w:ilvl="5" w:tplc="0E0A0588">
      <w:start w:val="1"/>
      <w:numFmt w:val="lowerRoman"/>
      <w:lvlText w:val="%6."/>
      <w:lvlJc w:val="right"/>
      <w:pPr>
        <w:ind w:left="4320" w:hanging="180"/>
      </w:pPr>
    </w:lvl>
    <w:lvl w:ilvl="6" w:tplc="797C0876">
      <w:start w:val="1"/>
      <w:numFmt w:val="decimal"/>
      <w:lvlText w:val="%7."/>
      <w:lvlJc w:val="left"/>
      <w:pPr>
        <w:ind w:left="5040" w:hanging="360"/>
      </w:pPr>
    </w:lvl>
    <w:lvl w:ilvl="7" w:tplc="D8582B7C">
      <w:start w:val="1"/>
      <w:numFmt w:val="lowerLetter"/>
      <w:lvlText w:val="%8."/>
      <w:lvlJc w:val="left"/>
      <w:pPr>
        <w:ind w:left="5760" w:hanging="360"/>
      </w:pPr>
    </w:lvl>
    <w:lvl w:ilvl="8" w:tplc="B2CE25D2">
      <w:start w:val="1"/>
      <w:numFmt w:val="lowerRoman"/>
      <w:lvlText w:val="%9."/>
      <w:lvlJc w:val="right"/>
      <w:pPr>
        <w:ind w:left="6480" w:hanging="180"/>
      </w:pPr>
    </w:lvl>
  </w:abstractNum>
  <w:abstractNum w:abstractNumId="124" w15:restartNumberingAfterBreak="0">
    <w:nsid w:val="7579D68D"/>
    <w:multiLevelType w:val="hybridMultilevel"/>
    <w:tmpl w:val="DA3A853E"/>
    <w:lvl w:ilvl="0" w:tplc="07DCBEBE">
      <w:start w:val="1"/>
      <w:numFmt w:val="bullet"/>
      <w:lvlText w:val="·"/>
      <w:lvlJc w:val="left"/>
      <w:pPr>
        <w:ind w:left="720" w:hanging="360"/>
      </w:pPr>
      <w:rPr>
        <w:rFonts w:hint="default" w:ascii="Symbol" w:hAnsi="Symbol"/>
      </w:rPr>
    </w:lvl>
    <w:lvl w:ilvl="1" w:tplc="0B68E722">
      <w:start w:val="1"/>
      <w:numFmt w:val="bullet"/>
      <w:lvlText w:val="o"/>
      <w:lvlJc w:val="left"/>
      <w:pPr>
        <w:ind w:left="1440" w:hanging="360"/>
      </w:pPr>
      <w:rPr>
        <w:rFonts w:hint="default" w:ascii="Courier New" w:hAnsi="Courier New"/>
      </w:rPr>
    </w:lvl>
    <w:lvl w:ilvl="2" w:tplc="9FDE894E">
      <w:start w:val="1"/>
      <w:numFmt w:val="bullet"/>
      <w:lvlText w:val=""/>
      <w:lvlJc w:val="left"/>
      <w:pPr>
        <w:ind w:left="2160" w:hanging="360"/>
      </w:pPr>
      <w:rPr>
        <w:rFonts w:hint="default" w:ascii="Wingdings" w:hAnsi="Wingdings"/>
      </w:rPr>
    </w:lvl>
    <w:lvl w:ilvl="3" w:tplc="EBF0040E">
      <w:start w:val="1"/>
      <w:numFmt w:val="bullet"/>
      <w:lvlText w:val=""/>
      <w:lvlJc w:val="left"/>
      <w:pPr>
        <w:ind w:left="2880" w:hanging="360"/>
      </w:pPr>
      <w:rPr>
        <w:rFonts w:hint="default" w:ascii="Symbol" w:hAnsi="Symbol"/>
      </w:rPr>
    </w:lvl>
    <w:lvl w:ilvl="4" w:tplc="D48C7EF2">
      <w:start w:val="1"/>
      <w:numFmt w:val="bullet"/>
      <w:lvlText w:val="o"/>
      <w:lvlJc w:val="left"/>
      <w:pPr>
        <w:ind w:left="3600" w:hanging="360"/>
      </w:pPr>
      <w:rPr>
        <w:rFonts w:hint="default" w:ascii="Courier New" w:hAnsi="Courier New"/>
      </w:rPr>
    </w:lvl>
    <w:lvl w:ilvl="5" w:tplc="693470D4">
      <w:start w:val="1"/>
      <w:numFmt w:val="bullet"/>
      <w:lvlText w:val=""/>
      <w:lvlJc w:val="left"/>
      <w:pPr>
        <w:ind w:left="4320" w:hanging="360"/>
      </w:pPr>
      <w:rPr>
        <w:rFonts w:hint="default" w:ascii="Wingdings" w:hAnsi="Wingdings"/>
      </w:rPr>
    </w:lvl>
    <w:lvl w:ilvl="6" w:tplc="D9AE91DC">
      <w:start w:val="1"/>
      <w:numFmt w:val="bullet"/>
      <w:lvlText w:val=""/>
      <w:lvlJc w:val="left"/>
      <w:pPr>
        <w:ind w:left="5040" w:hanging="360"/>
      </w:pPr>
      <w:rPr>
        <w:rFonts w:hint="default" w:ascii="Symbol" w:hAnsi="Symbol"/>
      </w:rPr>
    </w:lvl>
    <w:lvl w:ilvl="7" w:tplc="2466B8E0">
      <w:start w:val="1"/>
      <w:numFmt w:val="bullet"/>
      <w:lvlText w:val="o"/>
      <w:lvlJc w:val="left"/>
      <w:pPr>
        <w:ind w:left="5760" w:hanging="360"/>
      </w:pPr>
      <w:rPr>
        <w:rFonts w:hint="default" w:ascii="Courier New" w:hAnsi="Courier New"/>
      </w:rPr>
    </w:lvl>
    <w:lvl w:ilvl="8" w:tplc="2324859E">
      <w:start w:val="1"/>
      <w:numFmt w:val="bullet"/>
      <w:lvlText w:val=""/>
      <w:lvlJc w:val="left"/>
      <w:pPr>
        <w:ind w:left="6480" w:hanging="360"/>
      </w:pPr>
      <w:rPr>
        <w:rFonts w:hint="default" w:ascii="Wingdings" w:hAnsi="Wingdings"/>
      </w:rPr>
    </w:lvl>
  </w:abstractNum>
  <w:abstractNum w:abstractNumId="125" w15:restartNumberingAfterBreak="0">
    <w:nsid w:val="75D7BF43"/>
    <w:multiLevelType w:val="hybridMultilevel"/>
    <w:tmpl w:val="E5D6DAD4"/>
    <w:lvl w:ilvl="0" w:tplc="893A1DE6">
      <w:start w:val="1"/>
      <w:numFmt w:val="bullet"/>
      <w:lvlText w:val="·"/>
      <w:lvlJc w:val="left"/>
      <w:pPr>
        <w:ind w:left="720" w:hanging="360"/>
      </w:pPr>
      <w:rPr>
        <w:rFonts w:hint="default" w:ascii="Symbol" w:hAnsi="Symbol"/>
      </w:rPr>
    </w:lvl>
    <w:lvl w:ilvl="1" w:tplc="88BC39D6">
      <w:start w:val="1"/>
      <w:numFmt w:val="bullet"/>
      <w:lvlText w:val="o"/>
      <w:lvlJc w:val="left"/>
      <w:pPr>
        <w:ind w:left="1440" w:hanging="360"/>
      </w:pPr>
      <w:rPr>
        <w:rFonts w:hint="default" w:ascii="Courier New" w:hAnsi="Courier New"/>
      </w:rPr>
    </w:lvl>
    <w:lvl w:ilvl="2" w:tplc="1D62BDFE">
      <w:start w:val="1"/>
      <w:numFmt w:val="bullet"/>
      <w:lvlText w:val=""/>
      <w:lvlJc w:val="left"/>
      <w:pPr>
        <w:ind w:left="2160" w:hanging="360"/>
      </w:pPr>
      <w:rPr>
        <w:rFonts w:hint="default" w:ascii="Wingdings" w:hAnsi="Wingdings"/>
      </w:rPr>
    </w:lvl>
    <w:lvl w:ilvl="3" w:tplc="5D5CEFD0">
      <w:start w:val="1"/>
      <w:numFmt w:val="bullet"/>
      <w:lvlText w:val=""/>
      <w:lvlJc w:val="left"/>
      <w:pPr>
        <w:ind w:left="2880" w:hanging="360"/>
      </w:pPr>
      <w:rPr>
        <w:rFonts w:hint="default" w:ascii="Symbol" w:hAnsi="Symbol"/>
      </w:rPr>
    </w:lvl>
    <w:lvl w:ilvl="4" w:tplc="97C6EB46">
      <w:start w:val="1"/>
      <w:numFmt w:val="bullet"/>
      <w:lvlText w:val="o"/>
      <w:lvlJc w:val="left"/>
      <w:pPr>
        <w:ind w:left="3600" w:hanging="360"/>
      </w:pPr>
      <w:rPr>
        <w:rFonts w:hint="default" w:ascii="Courier New" w:hAnsi="Courier New"/>
      </w:rPr>
    </w:lvl>
    <w:lvl w:ilvl="5" w:tplc="836075A2">
      <w:start w:val="1"/>
      <w:numFmt w:val="bullet"/>
      <w:lvlText w:val=""/>
      <w:lvlJc w:val="left"/>
      <w:pPr>
        <w:ind w:left="4320" w:hanging="360"/>
      </w:pPr>
      <w:rPr>
        <w:rFonts w:hint="default" w:ascii="Wingdings" w:hAnsi="Wingdings"/>
      </w:rPr>
    </w:lvl>
    <w:lvl w:ilvl="6" w:tplc="68FAAD00">
      <w:start w:val="1"/>
      <w:numFmt w:val="bullet"/>
      <w:lvlText w:val=""/>
      <w:lvlJc w:val="left"/>
      <w:pPr>
        <w:ind w:left="5040" w:hanging="360"/>
      </w:pPr>
      <w:rPr>
        <w:rFonts w:hint="default" w:ascii="Symbol" w:hAnsi="Symbol"/>
      </w:rPr>
    </w:lvl>
    <w:lvl w:ilvl="7" w:tplc="60EA66A2">
      <w:start w:val="1"/>
      <w:numFmt w:val="bullet"/>
      <w:lvlText w:val="o"/>
      <w:lvlJc w:val="left"/>
      <w:pPr>
        <w:ind w:left="5760" w:hanging="360"/>
      </w:pPr>
      <w:rPr>
        <w:rFonts w:hint="default" w:ascii="Courier New" w:hAnsi="Courier New"/>
      </w:rPr>
    </w:lvl>
    <w:lvl w:ilvl="8" w:tplc="AC64EB3C">
      <w:start w:val="1"/>
      <w:numFmt w:val="bullet"/>
      <w:lvlText w:val=""/>
      <w:lvlJc w:val="left"/>
      <w:pPr>
        <w:ind w:left="6480" w:hanging="360"/>
      </w:pPr>
      <w:rPr>
        <w:rFonts w:hint="default" w:ascii="Wingdings" w:hAnsi="Wingdings"/>
      </w:rPr>
    </w:lvl>
  </w:abstractNum>
  <w:abstractNum w:abstractNumId="126" w15:restartNumberingAfterBreak="0">
    <w:nsid w:val="7787C715"/>
    <w:multiLevelType w:val="hybridMultilevel"/>
    <w:tmpl w:val="1AD26064"/>
    <w:lvl w:ilvl="0" w:tplc="4FC4955A">
      <w:start w:val="2"/>
      <w:numFmt w:val="decimal"/>
      <w:lvlText w:val="%1."/>
      <w:lvlJc w:val="left"/>
      <w:pPr>
        <w:ind w:left="720" w:hanging="360"/>
      </w:pPr>
    </w:lvl>
    <w:lvl w:ilvl="1" w:tplc="3AA06196">
      <w:start w:val="2"/>
      <w:numFmt w:val="lowerLetter"/>
      <w:lvlText w:val="%2."/>
      <w:lvlJc w:val="left"/>
      <w:pPr>
        <w:ind w:left="1440" w:hanging="360"/>
      </w:pPr>
    </w:lvl>
    <w:lvl w:ilvl="2" w:tplc="55B2FD5C">
      <w:start w:val="2"/>
      <w:numFmt w:val="lowerRoman"/>
      <w:lvlText w:val="%3."/>
      <w:lvlJc w:val="left"/>
      <w:pPr>
        <w:ind w:left="2160" w:hanging="360"/>
      </w:pPr>
    </w:lvl>
    <w:lvl w:ilvl="3" w:tplc="43046CB8">
      <w:start w:val="2"/>
      <w:numFmt w:val="decimal"/>
      <w:lvlText w:val="%4."/>
      <w:lvlJc w:val="left"/>
      <w:pPr>
        <w:ind w:left="2880" w:hanging="360"/>
      </w:pPr>
    </w:lvl>
    <w:lvl w:ilvl="4" w:tplc="6B0C39D6">
      <w:start w:val="2"/>
      <w:numFmt w:val="lowerLetter"/>
      <w:lvlText w:val="%5."/>
      <w:lvlJc w:val="left"/>
      <w:pPr>
        <w:ind w:left="3600" w:hanging="360"/>
      </w:pPr>
    </w:lvl>
    <w:lvl w:ilvl="5" w:tplc="5A34F0A4">
      <w:start w:val="2"/>
      <w:numFmt w:val="lowerRoman"/>
      <w:lvlText w:val="%6."/>
      <w:lvlJc w:val="left"/>
      <w:pPr>
        <w:ind w:left="4320" w:hanging="360"/>
      </w:pPr>
    </w:lvl>
    <w:lvl w:ilvl="6" w:tplc="43185654">
      <w:start w:val="2"/>
      <w:numFmt w:val="decimal"/>
      <w:lvlText w:val="%7."/>
      <w:lvlJc w:val="left"/>
      <w:pPr>
        <w:ind w:left="5040" w:hanging="360"/>
      </w:pPr>
    </w:lvl>
    <w:lvl w:ilvl="7" w:tplc="2E9CA106">
      <w:start w:val="2"/>
      <w:numFmt w:val="lowerLetter"/>
      <w:lvlText w:val="%8."/>
      <w:lvlJc w:val="left"/>
      <w:pPr>
        <w:ind w:left="5760" w:hanging="360"/>
      </w:pPr>
    </w:lvl>
    <w:lvl w:ilvl="8" w:tplc="CD9C607E">
      <w:start w:val="2"/>
      <w:numFmt w:val="lowerRoman"/>
      <w:lvlText w:val="%9."/>
      <w:lvlJc w:val="left"/>
      <w:pPr>
        <w:ind w:left="6480" w:hanging="360"/>
      </w:pPr>
    </w:lvl>
  </w:abstractNum>
  <w:abstractNum w:abstractNumId="127" w15:restartNumberingAfterBreak="0">
    <w:nsid w:val="78213C02"/>
    <w:multiLevelType w:val="hybridMultilevel"/>
    <w:tmpl w:val="06705478"/>
    <w:lvl w:ilvl="0" w:tplc="178CB890">
      <w:start w:val="1"/>
      <w:numFmt w:val="decimal"/>
      <w:lvlText w:val="•"/>
      <w:lvlJc w:val="left"/>
      <w:pPr>
        <w:ind w:left="720" w:hanging="360"/>
      </w:pPr>
    </w:lvl>
    <w:lvl w:ilvl="1" w:tplc="DAA46FF4">
      <w:start w:val="1"/>
      <w:numFmt w:val="lowerLetter"/>
      <w:lvlText w:val="%2."/>
      <w:lvlJc w:val="left"/>
      <w:pPr>
        <w:ind w:left="1440" w:hanging="360"/>
      </w:pPr>
    </w:lvl>
    <w:lvl w:ilvl="2" w:tplc="67242D3A">
      <w:start w:val="1"/>
      <w:numFmt w:val="lowerRoman"/>
      <w:lvlText w:val="%3."/>
      <w:lvlJc w:val="right"/>
      <w:pPr>
        <w:ind w:left="2160" w:hanging="180"/>
      </w:pPr>
    </w:lvl>
    <w:lvl w:ilvl="3" w:tplc="7D744146">
      <w:start w:val="1"/>
      <w:numFmt w:val="decimal"/>
      <w:lvlText w:val="%4."/>
      <w:lvlJc w:val="left"/>
      <w:pPr>
        <w:ind w:left="2880" w:hanging="360"/>
      </w:pPr>
    </w:lvl>
    <w:lvl w:ilvl="4" w:tplc="876489D8">
      <w:start w:val="1"/>
      <w:numFmt w:val="lowerLetter"/>
      <w:lvlText w:val="%5."/>
      <w:lvlJc w:val="left"/>
      <w:pPr>
        <w:ind w:left="3600" w:hanging="360"/>
      </w:pPr>
    </w:lvl>
    <w:lvl w:ilvl="5" w:tplc="A2CE6BFE">
      <w:start w:val="1"/>
      <w:numFmt w:val="lowerRoman"/>
      <w:lvlText w:val="%6."/>
      <w:lvlJc w:val="right"/>
      <w:pPr>
        <w:ind w:left="4320" w:hanging="180"/>
      </w:pPr>
    </w:lvl>
    <w:lvl w:ilvl="6" w:tplc="776CF768">
      <w:start w:val="1"/>
      <w:numFmt w:val="decimal"/>
      <w:lvlText w:val="%7."/>
      <w:lvlJc w:val="left"/>
      <w:pPr>
        <w:ind w:left="5040" w:hanging="360"/>
      </w:pPr>
    </w:lvl>
    <w:lvl w:ilvl="7" w:tplc="0D3C1314">
      <w:start w:val="1"/>
      <w:numFmt w:val="lowerLetter"/>
      <w:lvlText w:val="%8."/>
      <w:lvlJc w:val="left"/>
      <w:pPr>
        <w:ind w:left="5760" w:hanging="360"/>
      </w:pPr>
    </w:lvl>
    <w:lvl w:ilvl="8" w:tplc="6DE673E4">
      <w:start w:val="1"/>
      <w:numFmt w:val="lowerRoman"/>
      <w:lvlText w:val="%9."/>
      <w:lvlJc w:val="right"/>
      <w:pPr>
        <w:ind w:left="6480" w:hanging="180"/>
      </w:pPr>
    </w:lvl>
  </w:abstractNum>
  <w:abstractNum w:abstractNumId="128" w15:restartNumberingAfterBreak="0">
    <w:nsid w:val="78587050"/>
    <w:multiLevelType w:val="hybridMultilevel"/>
    <w:tmpl w:val="036E0736"/>
    <w:lvl w:ilvl="0" w:tplc="110200AC">
      <w:start w:val="3"/>
      <w:numFmt w:val="decimal"/>
      <w:lvlText w:val="%1."/>
      <w:lvlJc w:val="left"/>
      <w:pPr>
        <w:ind w:left="720" w:hanging="360"/>
      </w:pPr>
    </w:lvl>
    <w:lvl w:ilvl="1" w:tplc="33442B16">
      <w:start w:val="1"/>
      <w:numFmt w:val="lowerLetter"/>
      <w:lvlText w:val="%2."/>
      <w:lvlJc w:val="left"/>
      <w:pPr>
        <w:ind w:left="1440" w:hanging="360"/>
      </w:pPr>
    </w:lvl>
    <w:lvl w:ilvl="2" w:tplc="73447AD0">
      <w:start w:val="1"/>
      <w:numFmt w:val="lowerRoman"/>
      <w:lvlText w:val="%3."/>
      <w:lvlJc w:val="right"/>
      <w:pPr>
        <w:ind w:left="2160" w:hanging="180"/>
      </w:pPr>
    </w:lvl>
    <w:lvl w:ilvl="3" w:tplc="FCF6F95C">
      <w:start w:val="1"/>
      <w:numFmt w:val="decimal"/>
      <w:lvlText w:val="%4."/>
      <w:lvlJc w:val="left"/>
      <w:pPr>
        <w:ind w:left="2880" w:hanging="360"/>
      </w:pPr>
    </w:lvl>
    <w:lvl w:ilvl="4" w:tplc="CEDC6620">
      <w:start w:val="1"/>
      <w:numFmt w:val="lowerLetter"/>
      <w:lvlText w:val="%5."/>
      <w:lvlJc w:val="left"/>
      <w:pPr>
        <w:ind w:left="3600" w:hanging="360"/>
      </w:pPr>
    </w:lvl>
    <w:lvl w:ilvl="5" w:tplc="6D805822">
      <w:start w:val="1"/>
      <w:numFmt w:val="lowerRoman"/>
      <w:lvlText w:val="%6."/>
      <w:lvlJc w:val="right"/>
      <w:pPr>
        <w:ind w:left="4320" w:hanging="180"/>
      </w:pPr>
    </w:lvl>
    <w:lvl w:ilvl="6" w:tplc="99442EEA">
      <w:start w:val="1"/>
      <w:numFmt w:val="decimal"/>
      <w:lvlText w:val="%7."/>
      <w:lvlJc w:val="left"/>
      <w:pPr>
        <w:ind w:left="5040" w:hanging="360"/>
      </w:pPr>
    </w:lvl>
    <w:lvl w:ilvl="7" w:tplc="13305A6A">
      <w:start w:val="1"/>
      <w:numFmt w:val="lowerLetter"/>
      <w:lvlText w:val="%8."/>
      <w:lvlJc w:val="left"/>
      <w:pPr>
        <w:ind w:left="5760" w:hanging="360"/>
      </w:pPr>
    </w:lvl>
    <w:lvl w:ilvl="8" w:tplc="0896E1E8">
      <w:start w:val="1"/>
      <w:numFmt w:val="lowerRoman"/>
      <w:lvlText w:val="%9."/>
      <w:lvlJc w:val="right"/>
      <w:pPr>
        <w:ind w:left="6480" w:hanging="180"/>
      </w:pPr>
    </w:lvl>
  </w:abstractNum>
  <w:abstractNum w:abstractNumId="129" w15:restartNumberingAfterBreak="0">
    <w:nsid w:val="7960947E"/>
    <w:multiLevelType w:val="hybridMultilevel"/>
    <w:tmpl w:val="5374E498"/>
    <w:lvl w:ilvl="0" w:tplc="59244290">
      <w:start w:val="8"/>
      <w:numFmt w:val="upperRoman"/>
      <w:lvlText w:val="%1."/>
      <w:lvlJc w:val="right"/>
      <w:pPr>
        <w:ind w:left="720" w:hanging="360"/>
      </w:pPr>
    </w:lvl>
    <w:lvl w:ilvl="1" w:tplc="E770462E">
      <w:start w:val="1"/>
      <w:numFmt w:val="lowerLetter"/>
      <w:lvlText w:val="%2."/>
      <w:lvlJc w:val="left"/>
      <w:pPr>
        <w:ind w:left="1440" w:hanging="360"/>
      </w:pPr>
    </w:lvl>
    <w:lvl w:ilvl="2" w:tplc="B0E49170">
      <w:start w:val="1"/>
      <w:numFmt w:val="lowerRoman"/>
      <w:lvlText w:val="%3."/>
      <w:lvlJc w:val="right"/>
      <w:pPr>
        <w:ind w:left="2160" w:hanging="180"/>
      </w:pPr>
    </w:lvl>
    <w:lvl w:ilvl="3" w:tplc="FCC6C428">
      <w:start w:val="1"/>
      <w:numFmt w:val="decimal"/>
      <w:lvlText w:val="%4."/>
      <w:lvlJc w:val="left"/>
      <w:pPr>
        <w:ind w:left="2880" w:hanging="360"/>
      </w:pPr>
    </w:lvl>
    <w:lvl w:ilvl="4" w:tplc="B5F4DE2C">
      <w:start w:val="1"/>
      <w:numFmt w:val="lowerLetter"/>
      <w:lvlText w:val="%5."/>
      <w:lvlJc w:val="left"/>
      <w:pPr>
        <w:ind w:left="3600" w:hanging="360"/>
      </w:pPr>
    </w:lvl>
    <w:lvl w:ilvl="5" w:tplc="C040F402">
      <w:start w:val="1"/>
      <w:numFmt w:val="lowerRoman"/>
      <w:lvlText w:val="%6."/>
      <w:lvlJc w:val="right"/>
      <w:pPr>
        <w:ind w:left="4320" w:hanging="180"/>
      </w:pPr>
    </w:lvl>
    <w:lvl w:ilvl="6" w:tplc="B2DC5566">
      <w:start w:val="1"/>
      <w:numFmt w:val="decimal"/>
      <w:lvlText w:val="%7."/>
      <w:lvlJc w:val="left"/>
      <w:pPr>
        <w:ind w:left="5040" w:hanging="360"/>
      </w:pPr>
    </w:lvl>
    <w:lvl w:ilvl="7" w:tplc="80F2283A">
      <w:start w:val="1"/>
      <w:numFmt w:val="lowerLetter"/>
      <w:lvlText w:val="%8."/>
      <w:lvlJc w:val="left"/>
      <w:pPr>
        <w:ind w:left="5760" w:hanging="360"/>
      </w:pPr>
    </w:lvl>
    <w:lvl w:ilvl="8" w:tplc="A48E7D0E">
      <w:start w:val="1"/>
      <w:numFmt w:val="lowerRoman"/>
      <w:lvlText w:val="%9."/>
      <w:lvlJc w:val="right"/>
      <w:pPr>
        <w:ind w:left="6480" w:hanging="180"/>
      </w:pPr>
    </w:lvl>
  </w:abstractNum>
  <w:abstractNum w:abstractNumId="130" w15:restartNumberingAfterBreak="0">
    <w:nsid w:val="7C4608BF"/>
    <w:multiLevelType w:val="hybridMultilevel"/>
    <w:tmpl w:val="14008C76"/>
    <w:lvl w:ilvl="0" w:tplc="0E7CF6A0">
      <w:start w:val="4"/>
      <w:numFmt w:val="upperRoman"/>
      <w:lvlText w:val="%1."/>
      <w:lvlJc w:val="right"/>
      <w:pPr>
        <w:ind w:left="720" w:hanging="360"/>
      </w:pPr>
    </w:lvl>
    <w:lvl w:ilvl="1" w:tplc="22382FB6">
      <w:start w:val="1"/>
      <w:numFmt w:val="lowerLetter"/>
      <w:lvlText w:val="%2."/>
      <w:lvlJc w:val="left"/>
      <w:pPr>
        <w:ind w:left="1440" w:hanging="360"/>
      </w:pPr>
    </w:lvl>
    <w:lvl w:ilvl="2" w:tplc="BF30217A">
      <w:start w:val="1"/>
      <w:numFmt w:val="lowerRoman"/>
      <w:lvlText w:val="%3."/>
      <w:lvlJc w:val="right"/>
      <w:pPr>
        <w:ind w:left="2160" w:hanging="180"/>
      </w:pPr>
    </w:lvl>
    <w:lvl w:ilvl="3" w:tplc="AEE2B02C">
      <w:start w:val="1"/>
      <w:numFmt w:val="decimal"/>
      <w:lvlText w:val="%4."/>
      <w:lvlJc w:val="left"/>
      <w:pPr>
        <w:ind w:left="2880" w:hanging="360"/>
      </w:pPr>
    </w:lvl>
    <w:lvl w:ilvl="4" w:tplc="35FA258A">
      <w:start w:val="1"/>
      <w:numFmt w:val="lowerLetter"/>
      <w:lvlText w:val="%5."/>
      <w:lvlJc w:val="left"/>
      <w:pPr>
        <w:ind w:left="3600" w:hanging="360"/>
      </w:pPr>
    </w:lvl>
    <w:lvl w:ilvl="5" w:tplc="710C52B4">
      <w:start w:val="1"/>
      <w:numFmt w:val="lowerRoman"/>
      <w:lvlText w:val="%6."/>
      <w:lvlJc w:val="right"/>
      <w:pPr>
        <w:ind w:left="4320" w:hanging="180"/>
      </w:pPr>
    </w:lvl>
    <w:lvl w:ilvl="6" w:tplc="1AA0B38C">
      <w:start w:val="1"/>
      <w:numFmt w:val="decimal"/>
      <w:lvlText w:val="%7."/>
      <w:lvlJc w:val="left"/>
      <w:pPr>
        <w:ind w:left="5040" w:hanging="360"/>
      </w:pPr>
    </w:lvl>
    <w:lvl w:ilvl="7" w:tplc="7D28FF68">
      <w:start w:val="1"/>
      <w:numFmt w:val="lowerLetter"/>
      <w:lvlText w:val="%8."/>
      <w:lvlJc w:val="left"/>
      <w:pPr>
        <w:ind w:left="5760" w:hanging="360"/>
      </w:pPr>
    </w:lvl>
    <w:lvl w:ilvl="8" w:tplc="ED4AD448">
      <w:start w:val="1"/>
      <w:numFmt w:val="lowerRoman"/>
      <w:lvlText w:val="%9."/>
      <w:lvlJc w:val="right"/>
      <w:pPr>
        <w:ind w:left="6480" w:hanging="180"/>
      </w:pPr>
    </w:lvl>
  </w:abstractNum>
  <w:abstractNum w:abstractNumId="131" w15:restartNumberingAfterBreak="0">
    <w:nsid w:val="7C667F15"/>
    <w:multiLevelType w:val="hybridMultilevel"/>
    <w:tmpl w:val="46F0F086"/>
    <w:lvl w:ilvl="0" w:tplc="ED86C754">
      <w:start w:val="1"/>
      <w:numFmt w:val="decimal"/>
      <w:lvlText w:val="%1."/>
      <w:lvlJc w:val="left"/>
      <w:pPr>
        <w:ind w:left="720" w:hanging="360"/>
      </w:pPr>
    </w:lvl>
    <w:lvl w:ilvl="1" w:tplc="988848C6">
      <w:start w:val="1"/>
      <w:numFmt w:val="lowerLetter"/>
      <w:lvlText w:val="%2."/>
      <w:lvlJc w:val="left"/>
      <w:pPr>
        <w:ind w:left="1440" w:hanging="360"/>
      </w:pPr>
    </w:lvl>
    <w:lvl w:ilvl="2" w:tplc="68DC527C">
      <w:start w:val="1"/>
      <w:numFmt w:val="lowerRoman"/>
      <w:lvlText w:val="%3."/>
      <w:lvlJc w:val="right"/>
      <w:pPr>
        <w:ind w:left="2160" w:hanging="180"/>
      </w:pPr>
    </w:lvl>
    <w:lvl w:ilvl="3" w:tplc="ED7EBE7A">
      <w:start w:val="1"/>
      <w:numFmt w:val="decimal"/>
      <w:lvlText w:val="%4."/>
      <w:lvlJc w:val="left"/>
      <w:pPr>
        <w:ind w:left="2880" w:hanging="360"/>
      </w:pPr>
    </w:lvl>
    <w:lvl w:ilvl="4" w:tplc="EDB27E92">
      <w:start w:val="1"/>
      <w:numFmt w:val="lowerLetter"/>
      <w:lvlText w:val="%5."/>
      <w:lvlJc w:val="left"/>
      <w:pPr>
        <w:ind w:left="3600" w:hanging="360"/>
      </w:pPr>
    </w:lvl>
    <w:lvl w:ilvl="5" w:tplc="20EA03D2">
      <w:start w:val="1"/>
      <w:numFmt w:val="lowerRoman"/>
      <w:lvlText w:val="%6."/>
      <w:lvlJc w:val="right"/>
      <w:pPr>
        <w:ind w:left="4320" w:hanging="180"/>
      </w:pPr>
    </w:lvl>
    <w:lvl w:ilvl="6" w:tplc="E87EA618">
      <w:start w:val="1"/>
      <w:numFmt w:val="decimal"/>
      <w:lvlText w:val="%7."/>
      <w:lvlJc w:val="left"/>
      <w:pPr>
        <w:ind w:left="5040" w:hanging="360"/>
      </w:pPr>
    </w:lvl>
    <w:lvl w:ilvl="7" w:tplc="872AD474">
      <w:start w:val="1"/>
      <w:numFmt w:val="lowerLetter"/>
      <w:lvlText w:val="%8."/>
      <w:lvlJc w:val="left"/>
      <w:pPr>
        <w:ind w:left="5760" w:hanging="360"/>
      </w:pPr>
    </w:lvl>
    <w:lvl w:ilvl="8" w:tplc="FB94E7E4">
      <w:start w:val="1"/>
      <w:numFmt w:val="lowerRoman"/>
      <w:lvlText w:val="%9."/>
      <w:lvlJc w:val="right"/>
      <w:pPr>
        <w:ind w:left="6480" w:hanging="180"/>
      </w:pPr>
    </w:lvl>
  </w:abstractNum>
  <w:abstractNum w:abstractNumId="132" w15:restartNumberingAfterBreak="0">
    <w:nsid w:val="7C6F356F"/>
    <w:multiLevelType w:val="hybridMultilevel"/>
    <w:tmpl w:val="2EDC2564"/>
    <w:lvl w:ilvl="0" w:tplc="F22406C8">
      <w:start w:val="1"/>
      <w:numFmt w:val="bullet"/>
      <w:lvlText w:val=""/>
      <w:lvlJc w:val="left"/>
      <w:pPr>
        <w:ind w:left="1800" w:hanging="360"/>
      </w:pPr>
      <w:rPr>
        <w:rFonts w:hint="default" w:ascii="Symbol" w:hAnsi="Symbol"/>
      </w:rPr>
    </w:lvl>
    <w:lvl w:ilvl="1" w:tplc="69C4F676">
      <w:start w:val="1"/>
      <w:numFmt w:val="bullet"/>
      <w:lvlText w:val="o"/>
      <w:lvlJc w:val="left"/>
      <w:pPr>
        <w:ind w:left="2520" w:hanging="360"/>
      </w:pPr>
      <w:rPr>
        <w:rFonts w:hint="default" w:ascii="Courier New" w:hAnsi="Courier New"/>
      </w:rPr>
    </w:lvl>
    <w:lvl w:ilvl="2" w:tplc="8DF2F712">
      <w:start w:val="1"/>
      <w:numFmt w:val="bullet"/>
      <w:lvlText w:val=""/>
      <w:lvlJc w:val="left"/>
      <w:pPr>
        <w:ind w:left="3240" w:hanging="360"/>
      </w:pPr>
      <w:rPr>
        <w:rFonts w:hint="default" w:ascii="Wingdings" w:hAnsi="Wingdings"/>
      </w:rPr>
    </w:lvl>
    <w:lvl w:ilvl="3" w:tplc="39A025F2">
      <w:start w:val="1"/>
      <w:numFmt w:val="bullet"/>
      <w:lvlText w:val=""/>
      <w:lvlJc w:val="left"/>
      <w:pPr>
        <w:ind w:left="3960" w:hanging="360"/>
      </w:pPr>
      <w:rPr>
        <w:rFonts w:hint="default" w:ascii="Symbol" w:hAnsi="Symbol"/>
      </w:rPr>
    </w:lvl>
    <w:lvl w:ilvl="4" w:tplc="2E0E2872">
      <w:start w:val="1"/>
      <w:numFmt w:val="bullet"/>
      <w:lvlText w:val="o"/>
      <w:lvlJc w:val="left"/>
      <w:pPr>
        <w:ind w:left="4680" w:hanging="360"/>
      </w:pPr>
      <w:rPr>
        <w:rFonts w:hint="default" w:ascii="Courier New" w:hAnsi="Courier New"/>
      </w:rPr>
    </w:lvl>
    <w:lvl w:ilvl="5" w:tplc="E13C4826">
      <w:start w:val="1"/>
      <w:numFmt w:val="bullet"/>
      <w:lvlText w:val=""/>
      <w:lvlJc w:val="left"/>
      <w:pPr>
        <w:ind w:left="5400" w:hanging="360"/>
      </w:pPr>
      <w:rPr>
        <w:rFonts w:hint="default" w:ascii="Wingdings" w:hAnsi="Wingdings"/>
      </w:rPr>
    </w:lvl>
    <w:lvl w:ilvl="6" w:tplc="43DEFA4A">
      <w:start w:val="1"/>
      <w:numFmt w:val="bullet"/>
      <w:lvlText w:val=""/>
      <w:lvlJc w:val="left"/>
      <w:pPr>
        <w:ind w:left="6120" w:hanging="360"/>
      </w:pPr>
      <w:rPr>
        <w:rFonts w:hint="default" w:ascii="Symbol" w:hAnsi="Symbol"/>
      </w:rPr>
    </w:lvl>
    <w:lvl w:ilvl="7" w:tplc="9A30951C">
      <w:start w:val="1"/>
      <w:numFmt w:val="bullet"/>
      <w:lvlText w:val="o"/>
      <w:lvlJc w:val="left"/>
      <w:pPr>
        <w:ind w:left="6840" w:hanging="360"/>
      </w:pPr>
      <w:rPr>
        <w:rFonts w:hint="default" w:ascii="Courier New" w:hAnsi="Courier New"/>
      </w:rPr>
    </w:lvl>
    <w:lvl w:ilvl="8" w:tplc="023E81C2">
      <w:start w:val="1"/>
      <w:numFmt w:val="bullet"/>
      <w:lvlText w:val=""/>
      <w:lvlJc w:val="left"/>
      <w:pPr>
        <w:ind w:left="7560" w:hanging="360"/>
      </w:pPr>
      <w:rPr>
        <w:rFonts w:hint="default" w:ascii="Wingdings" w:hAnsi="Wingdings"/>
      </w:rPr>
    </w:lvl>
  </w:abstractNum>
  <w:abstractNum w:abstractNumId="133" w15:restartNumberingAfterBreak="0">
    <w:nsid w:val="7D607CAE"/>
    <w:multiLevelType w:val="hybridMultilevel"/>
    <w:tmpl w:val="E05CD932"/>
    <w:lvl w:ilvl="0" w:tplc="D20E1B8C">
      <w:start w:val="1"/>
      <w:numFmt w:val="bullet"/>
      <w:lvlText w:val=""/>
      <w:lvlJc w:val="left"/>
      <w:pPr>
        <w:ind w:left="720" w:hanging="360"/>
      </w:pPr>
      <w:rPr>
        <w:rFonts w:hint="default" w:ascii="Symbol" w:hAnsi="Symbol"/>
      </w:rPr>
    </w:lvl>
    <w:lvl w:ilvl="1" w:tplc="52FC000C">
      <w:start w:val="1"/>
      <w:numFmt w:val="bullet"/>
      <w:lvlText w:val="o"/>
      <w:lvlJc w:val="left"/>
      <w:pPr>
        <w:ind w:left="1440" w:hanging="360"/>
      </w:pPr>
      <w:rPr>
        <w:rFonts w:hint="default" w:ascii="Courier New" w:hAnsi="Courier New"/>
      </w:rPr>
    </w:lvl>
    <w:lvl w:ilvl="2" w:tplc="3A3A1AD0">
      <w:start w:val="1"/>
      <w:numFmt w:val="bullet"/>
      <w:lvlText w:val=""/>
      <w:lvlJc w:val="left"/>
      <w:pPr>
        <w:ind w:left="2160" w:hanging="360"/>
      </w:pPr>
      <w:rPr>
        <w:rFonts w:hint="default" w:ascii="Wingdings" w:hAnsi="Wingdings"/>
      </w:rPr>
    </w:lvl>
    <w:lvl w:ilvl="3" w:tplc="2640A894">
      <w:start w:val="1"/>
      <w:numFmt w:val="bullet"/>
      <w:lvlText w:val=""/>
      <w:lvlJc w:val="left"/>
      <w:pPr>
        <w:ind w:left="2880" w:hanging="360"/>
      </w:pPr>
      <w:rPr>
        <w:rFonts w:hint="default" w:ascii="Symbol" w:hAnsi="Symbol"/>
      </w:rPr>
    </w:lvl>
    <w:lvl w:ilvl="4" w:tplc="C772DED4">
      <w:start w:val="1"/>
      <w:numFmt w:val="bullet"/>
      <w:lvlText w:val="o"/>
      <w:lvlJc w:val="left"/>
      <w:pPr>
        <w:ind w:left="3600" w:hanging="360"/>
      </w:pPr>
      <w:rPr>
        <w:rFonts w:hint="default" w:ascii="Courier New" w:hAnsi="Courier New"/>
      </w:rPr>
    </w:lvl>
    <w:lvl w:ilvl="5" w:tplc="ED5ECBA6">
      <w:start w:val="1"/>
      <w:numFmt w:val="bullet"/>
      <w:lvlText w:val=""/>
      <w:lvlJc w:val="left"/>
      <w:pPr>
        <w:ind w:left="4320" w:hanging="360"/>
      </w:pPr>
      <w:rPr>
        <w:rFonts w:hint="default" w:ascii="Wingdings" w:hAnsi="Wingdings"/>
      </w:rPr>
    </w:lvl>
    <w:lvl w:ilvl="6" w:tplc="462EABC2">
      <w:start w:val="1"/>
      <w:numFmt w:val="bullet"/>
      <w:lvlText w:val=""/>
      <w:lvlJc w:val="left"/>
      <w:pPr>
        <w:ind w:left="5040" w:hanging="360"/>
      </w:pPr>
      <w:rPr>
        <w:rFonts w:hint="default" w:ascii="Symbol" w:hAnsi="Symbol"/>
      </w:rPr>
    </w:lvl>
    <w:lvl w:ilvl="7" w:tplc="E11CA212">
      <w:start w:val="1"/>
      <w:numFmt w:val="bullet"/>
      <w:lvlText w:val="o"/>
      <w:lvlJc w:val="left"/>
      <w:pPr>
        <w:ind w:left="5760" w:hanging="360"/>
      </w:pPr>
      <w:rPr>
        <w:rFonts w:hint="default" w:ascii="Courier New" w:hAnsi="Courier New"/>
      </w:rPr>
    </w:lvl>
    <w:lvl w:ilvl="8" w:tplc="33967C78">
      <w:start w:val="1"/>
      <w:numFmt w:val="bullet"/>
      <w:lvlText w:val=""/>
      <w:lvlJc w:val="left"/>
      <w:pPr>
        <w:ind w:left="6480" w:hanging="360"/>
      </w:pPr>
      <w:rPr>
        <w:rFonts w:hint="default" w:ascii="Wingdings" w:hAnsi="Wingdings"/>
      </w:rPr>
    </w:lvl>
  </w:abstractNum>
  <w:abstractNum w:abstractNumId="134" w15:restartNumberingAfterBreak="0">
    <w:nsid w:val="7E296823"/>
    <w:multiLevelType w:val="hybridMultilevel"/>
    <w:tmpl w:val="72B2A5BC"/>
    <w:lvl w:ilvl="0" w:tplc="ACA81FFA">
      <w:start w:val="1"/>
      <w:numFmt w:val="decimal"/>
      <w:lvlText w:val="%1."/>
      <w:lvlJc w:val="left"/>
      <w:pPr>
        <w:ind w:left="720" w:hanging="360"/>
      </w:pPr>
    </w:lvl>
    <w:lvl w:ilvl="1" w:tplc="22600D32">
      <w:start w:val="1"/>
      <w:numFmt w:val="lowerLetter"/>
      <w:lvlText w:val="%2."/>
      <w:lvlJc w:val="left"/>
      <w:pPr>
        <w:ind w:left="1440" w:hanging="360"/>
      </w:pPr>
    </w:lvl>
    <w:lvl w:ilvl="2" w:tplc="83EA2DBE">
      <w:start w:val="1"/>
      <w:numFmt w:val="lowerRoman"/>
      <w:lvlText w:val="%3."/>
      <w:lvlJc w:val="right"/>
      <w:pPr>
        <w:ind w:left="2160" w:hanging="180"/>
      </w:pPr>
    </w:lvl>
    <w:lvl w:ilvl="3" w:tplc="3AD68242">
      <w:start w:val="1"/>
      <w:numFmt w:val="decimal"/>
      <w:lvlText w:val="%4."/>
      <w:lvlJc w:val="left"/>
      <w:pPr>
        <w:ind w:left="2880" w:hanging="360"/>
      </w:pPr>
    </w:lvl>
    <w:lvl w:ilvl="4" w:tplc="7BD2ABA4">
      <w:start w:val="1"/>
      <w:numFmt w:val="lowerLetter"/>
      <w:lvlText w:val="%5."/>
      <w:lvlJc w:val="left"/>
      <w:pPr>
        <w:ind w:left="3600" w:hanging="360"/>
      </w:pPr>
    </w:lvl>
    <w:lvl w:ilvl="5" w:tplc="1F7C2F96">
      <w:start w:val="1"/>
      <w:numFmt w:val="lowerRoman"/>
      <w:lvlText w:val="%6."/>
      <w:lvlJc w:val="right"/>
      <w:pPr>
        <w:ind w:left="4320" w:hanging="180"/>
      </w:pPr>
    </w:lvl>
    <w:lvl w:ilvl="6" w:tplc="FD6488F4">
      <w:start w:val="1"/>
      <w:numFmt w:val="decimal"/>
      <w:lvlText w:val="%7."/>
      <w:lvlJc w:val="left"/>
      <w:pPr>
        <w:ind w:left="5040" w:hanging="360"/>
      </w:pPr>
    </w:lvl>
    <w:lvl w:ilvl="7" w:tplc="672EBE9E">
      <w:start w:val="1"/>
      <w:numFmt w:val="lowerLetter"/>
      <w:lvlText w:val="%8."/>
      <w:lvlJc w:val="left"/>
      <w:pPr>
        <w:ind w:left="5760" w:hanging="360"/>
      </w:pPr>
    </w:lvl>
    <w:lvl w:ilvl="8" w:tplc="22A43620">
      <w:start w:val="1"/>
      <w:numFmt w:val="lowerRoman"/>
      <w:lvlText w:val="%9."/>
      <w:lvlJc w:val="right"/>
      <w:pPr>
        <w:ind w:left="6480" w:hanging="180"/>
      </w:pPr>
    </w:lvl>
  </w:abstractNum>
  <w:abstractNum w:abstractNumId="135" w15:restartNumberingAfterBreak="0">
    <w:nsid w:val="7E9C6A58"/>
    <w:multiLevelType w:val="hybridMultilevel"/>
    <w:tmpl w:val="6794F274"/>
    <w:lvl w:ilvl="0" w:tplc="CCFECD96">
      <w:start w:val="1"/>
      <w:numFmt w:val="bullet"/>
      <w:lvlText w:val=""/>
      <w:lvlJc w:val="left"/>
      <w:pPr>
        <w:ind w:left="1440" w:hanging="360"/>
      </w:pPr>
      <w:rPr>
        <w:rFonts w:hint="default" w:ascii="Symbol" w:hAnsi="Symbol"/>
      </w:rPr>
    </w:lvl>
    <w:lvl w:ilvl="1" w:tplc="935005A2">
      <w:start w:val="1"/>
      <w:numFmt w:val="bullet"/>
      <w:lvlText w:val="o"/>
      <w:lvlJc w:val="left"/>
      <w:pPr>
        <w:ind w:left="2160" w:hanging="360"/>
      </w:pPr>
      <w:rPr>
        <w:rFonts w:hint="default" w:ascii="Courier New" w:hAnsi="Courier New"/>
      </w:rPr>
    </w:lvl>
    <w:lvl w:ilvl="2" w:tplc="7FF0BF46">
      <w:start w:val="1"/>
      <w:numFmt w:val="bullet"/>
      <w:lvlText w:val=""/>
      <w:lvlJc w:val="left"/>
      <w:pPr>
        <w:ind w:left="2880" w:hanging="360"/>
      </w:pPr>
      <w:rPr>
        <w:rFonts w:hint="default" w:ascii="Wingdings" w:hAnsi="Wingdings"/>
      </w:rPr>
    </w:lvl>
    <w:lvl w:ilvl="3" w:tplc="8F368D50">
      <w:start w:val="1"/>
      <w:numFmt w:val="bullet"/>
      <w:lvlText w:val=""/>
      <w:lvlJc w:val="left"/>
      <w:pPr>
        <w:ind w:left="3600" w:hanging="360"/>
      </w:pPr>
      <w:rPr>
        <w:rFonts w:hint="default" w:ascii="Symbol" w:hAnsi="Symbol"/>
      </w:rPr>
    </w:lvl>
    <w:lvl w:ilvl="4" w:tplc="C77691DA">
      <w:start w:val="1"/>
      <w:numFmt w:val="bullet"/>
      <w:lvlText w:val="o"/>
      <w:lvlJc w:val="left"/>
      <w:pPr>
        <w:ind w:left="4320" w:hanging="360"/>
      </w:pPr>
      <w:rPr>
        <w:rFonts w:hint="default" w:ascii="Courier New" w:hAnsi="Courier New"/>
      </w:rPr>
    </w:lvl>
    <w:lvl w:ilvl="5" w:tplc="D59C4F18">
      <w:start w:val="1"/>
      <w:numFmt w:val="bullet"/>
      <w:lvlText w:val=""/>
      <w:lvlJc w:val="left"/>
      <w:pPr>
        <w:ind w:left="5040" w:hanging="360"/>
      </w:pPr>
      <w:rPr>
        <w:rFonts w:hint="default" w:ascii="Wingdings" w:hAnsi="Wingdings"/>
      </w:rPr>
    </w:lvl>
    <w:lvl w:ilvl="6" w:tplc="CF8CC6E4">
      <w:start w:val="1"/>
      <w:numFmt w:val="bullet"/>
      <w:lvlText w:val=""/>
      <w:lvlJc w:val="left"/>
      <w:pPr>
        <w:ind w:left="5760" w:hanging="360"/>
      </w:pPr>
      <w:rPr>
        <w:rFonts w:hint="default" w:ascii="Symbol" w:hAnsi="Symbol"/>
      </w:rPr>
    </w:lvl>
    <w:lvl w:ilvl="7" w:tplc="BEEC084A">
      <w:start w:val="1"/>
      <w:numFmt w:val="bullet"/>
      <w:lvlText w:val="o"/>
      <w:lvlJc w:val="left"/>
      <w:pPr>
        <w:ind w:left="6480" w:hanging="360"/>
      </w:pPr>
      <w:rPr>
        <w:rFonts w:hint="default" w:ascii="Courier New" w:hAnsi="Courier New"/>
      </w:rPr>
    </w:lvl>
    <w:lvl w:ilvl="8" w:tplc="6D64F93C">
      <w:start w:val="1"/>
      <w:numFmt w:val="bullet"/>
      <w:lvlText w:val=""/>
      <w:lvlJc w:val="left"/>
      <w:pPr>
        <w:ind w:left="7200" w:hanging="360"/>
      </w:pPr>
      <w:rPr>
        <w:rFonts w:hint="default" w:ascii="Wingdings" w:hAnsi="Wingdings"/>
      </w:rPr>
    </w:lvl>
  </w:abstractNum>
  <w:abstractNum w:abstractNumId="136" w15:restartNumberingAfterBreak="0">
    <w:nsid w:val="7EEB1043"/>
    <w:multiLevelType w:val="hybridMultilevel"/>
    <w:tmpl w:val="86C81F08"/>
    <w:lvl w:ilvl="0" w:tplc="DC4C0E84">
      <w:start w:val="1"/>
      <w:numFmt w:val="decimal"/>
      <w:lvlText w:val="%1."/>
      <w:lvlJc w:val="left"/>
      <w:pPr>
        <w:ind w:left="720" w:hanging="360"/>
      </w:pPr>
    </w:lvl>
    <w:lvl w:ilvl="1" w:tplc="2032A5AE">
      <w:start w:val="1"/>
      <w:numFmt w:val="lowerLetter"/>
      <w:lvlText w:val="%2."/>
      <w:lvlJc w:val="left"/>
      <w:pPr>
        <w:ind w:left="1440" w:hanging="360"/>
      </w:pPr>
    </w:lvl>
    <w:lvl w:ilvl="2" w:tplc="8D849866">
      <w:start w:val="1"/>
      <w:numFmt w:val="lowerRoman"/>
      <w:lvlText w:val="%3."/>
      <w:lvlJc w:val="right"/>
      <w:pPr>
        <w:ind w:left="2160" w:hanging="180"/>
      </w:pPr>
    </w:lvl>
    <w:lvl w:ilvl="3" w:tplc="F648B7B6">
      <w:start w:val="1"/>
      <w:numFmt w:val="decimal"/>
      <w:lvlText w:val="%4."/>
      <w:lvlJc w:val="left"/>
      <w:pPr>
        <w:ind w:left="2880" w:hanging="360"/>
      </w:pPr>
    </w:lvl>
    <w:lvl w:ilvl="4" w:tplc="6EC4D08E">
      <w:start w:val="1"/>
      <w:numFmt w:val="lowerLetter"/>
      <w:lvlText w:val="%5."/>
      <w:lvlJc w:val="left"/>
      <w:pPr>
        <w:ind w:left="3600" w:hanging="360"/>
      </w:pPr>
    </w:lvl>
    <w:lvl w:ilvl="5" w:tplc="77242DE0">
      <w:start w:val="1"/>
      <w:numFmt w:val="lowerRoman"/>
      <w:lvlText w:val="%6."/>
      <w:lvlJc w:val="right"/>
      <w:pPr>
        <w:ind w:left="4320" w:hanging="180"/>
      </w:pPr>
    </w:lvl>
    <w:lvl w:ilvl="6" w:tplc="3F921FCE">
      <w:start w:val="1"/>
      <w:numFmt w:val="decimal"/>
      <w:lvlText w:val="%7."/>
      <w:lvlJc w:val="left"/>
      <w:pPr>
        <w:ind w:left="5040" w:hanging="360"/>
      </w:pPr>
    </w:lvl>
    <w:lvl w:ilvl="7" w:tplc="6F463B6C">
      <w:start w:val="1"/>
      <w:numFmt w:val="lowerLetter"/>
      <w:lvlText w:val="%8."/>
      <w:lvlJc w:val="left"/>
      <w:pPr>
        <w:ind w:left="5760" w:hanging="360"/>
      </w:pPr>
    </w:lvl>
    <w:lvl w:ilvl="8" w:tplc="0448BAE8">
      <w:start w:val="1"/>
      <w:numFmt w:val="lowerRoman"/>
      <w:lvlText w:val="%9."/>
      <w:lvlJc w:val="right"/>
      <w:pPr>
        <w:ind w:left="6480" w:hanging="180"/>
      </w:pPr>
    </w:lvl>
  </w:abstractNum>
  <w:num w:numId="138">
    <w:abstractNumId w:val="137"/>
  </w:num>
  <w:num w:numId="1" w16cid:durableId="1797673530">
    <w:abstractNumId w:val="67"/>
  </w:num>
  <w:num w:numId="2" w16cid:durableId="1660037575">
    <w:abstractNumId w:val="64"/>
  </w:num>
  <w:num w:numId="3" w16cid:durableId="218051239">
    <w:abstractNumId w:val="94"/>
  </w:num>
  <w:num w:numId="4" w16cid:durableId="1627614479">
    <w:abstractNumId w:val="79"/>
  </w:num>
  <w:num w:numId="5" w16cid:durableId="1100493598">
    <w:abstractNumId w:val="71"/>
  </w:num>
  <w:num w:numId="6" w16cid:durableId="241648394">
    <w:abstractNumId w:val="46"/>
  </w:num>
  <w:num w:numId="7" w16cid:durableId="1817263054">
    <w:abstractNumId w:val="28"/>
  </w:num>
  <w:num w:numId="8" w16cid:durableId="1617786156">
    <w:abstractNumId w:val="4"/>
  </w:num>
  <w:num w:numId="9" w16cid:durableId="1237517101">
    <w:abstractNumId w:val="135"/>
  </w:num>
  <w:num w:numId="10" w16cid:durableId="462697820">
    <w:abstractNumId w:val="76"/>
  </w:num>
  <w:num w:numId="11" w16cid:durableId="1830248867">
    <w:abstractNumId w:val="73"/>
  </w:num>
  <w:num w:numId="12" w16cid:durableId="217010378">
    <w:abstractNumId w:val="56"/>
  </w:num>
  <w:num w:numId="13" w16cid:durableId="483930312">
    <w:abstractNumId w:val="27"/>
  </w:num>
  <w:num w:numId="14" w16cid:durableId="11807920">
    <w:abstractNumId w:val="8"/>
  </w:num>
  <w:num w:numId="15" w16cid:durableId="1438214864">
    <w:abstractNumId w:val="50"/>
  </w:num>
  <w:num w:numId="16" w16cid:durableId="1152987775">
    <w:abstractNumId w:val="2"/>
  </w:num>
  <w:num w:numId="17" w16cid:durableId="1708682294">
    <w:abstractNumId w:val="44"/>
  </w:num>
  <w:num w:numId="18" w16cid:durableId="462965054">
    <w:abstractNumId w:val="57"/>
  </w:num>
  <w:num w:numId="19" w16cid:durableId="1522358396">
    <w:abstractNumId w:val="90"/>
  </w:num>
  <w:num w:numId="20" w16cid:durableId="1904828692">
    <w:abstractNumId w:val="113"/>
  </w:num>
  <w:num w:numId="21" w16cid:durableId="71128486">
    <w:abstractNumId w:val="62"/>
  </w:num>
  <w:num w:numId="22" w16cid:durableId="765999553">
    <w:abstractNumId w:val="47"/>
  </w:num>
  <w:num w:numId="23" w16cid:durableId="743063648">
    <w:abstractNumId w:val="1"/>
  </w:num>
  <w:num w:numId="24" w16cid:durableId="1872110797">
    <w:abstractNumId w:val="83"/>
  </w:num>
  <w:num w:numId="25" w16cid:durableId="615799071">
    <w:abstractNumId w:val="88"/>
  </w:num>
  <w:num w:numId="26" w16cid:durableId="1373380621">
    <w:abstractNumId w:val="106"/>
  </w:num>
  <w:num w:numId="27" w16cid:durableId="944771492">
    <w:abstractNumId w:val="69"/>
  </w:num>
  <w:num w:numId="28" w16cid:durableId="1508708789">
    <w:abstractNumId w:val="3"/>
  </w:num>
  <w:num w:numId="29" w16cid:durableId="829902417">
    <w:abstractNumId w:val="110"/>
  </w:num>
  <w:num w:numId="30" w16cid:durableId="1481726407">
    <w:abstractNumId w:val="117"/>
  </w:num>
  <w:num w:numId="31" w16cid:durableId="480928804">
    <w:abstractNumId w:val="70"/>
  </w:num>
  <w:num w:numId="32" w16cid:durableId="1997878759">
    <w:abstractNumId w:val="66"/>
  </w:num>
  <w:num w:numId="33" w16cid:durableId="305666292">
    <w:abstractNumId w:val="52"/>
  </w:num>
  <w:num w:numId="34" w16cid:durableId="868178661">
    <w:abstractNumId w:val="82"/>
  </w:num>
  <w:num w:numId="35" w16cid:durableId="1947226938">
    <w:abstractNumId w:val="74"/>
  </w:num>
  <w:num w:numId="36" w16cid:durableId="1474441802">
    <w:abstractNumId w:val="17"/>
  </w:num>
  <w:num w:numId="37" w16cid:durableId="1844660460">
    <w:abstractNumId w:val="32"/>
  </w:num>
  <w:num w:numId="38" w16cid:durableId="971521931">
    <w:abstractNumId w:val="65"/>
  </w:num>
  <w:num w:numId="39" w16cid:durableId="949163335">
    <w:abstractNumId w:val="114"/>
  </w:num>
  <w:num w:numId="40" w16cid:durableId="724641863">
    <w:abstractNumId w:val="58"/>
  </w:num>
  <w:num w:numId="41" w16cid:durableId="354581520">
    <w:abstractNumId w:val="86"/>
  </w:num>
  <w:num w:numId="42" w16cid:durableId="987131604">
    <w:abstractNumId w:val="101"/>
  </w:num>
  <w:num w:numId="43" w16cid:durableId="829565285">
    <w:abstractNumId w:val="10"/>
  </w:num>
  <w:num w:numId="44" w16cid:durableId="1225606405">
    <w:abstractNumId w:val="68"/>
  </w:num>
  <w:num w:numId="45" w16cid:durableId="848568539">
    <w:abstractNumId w:val="14"/>
  </w:num>
  <w:num w:numId="46" w16cid:durableId="212810209">
    <w:abstractNumId w:val="80"/>
  </w:num>
  <w:num w:numId="47" w16cid:durableId="391269321">
    <w:abstractNumId w:val="102"/>
  </w:num>
  <w:num w:numId="48" w16cid:durableId="1632787247">
    <w:abstractNumId w:val="51"/>
  </w:num>
  <w:num w:numId="49" w16cid:durableId="72050908">
    <w:abstractNumId w:val="129"/>
  </w:num>
  <w:num w:numId="50" w16cid:durableId="1428454739">
    <w:abstractNumId w:val="103"/>
  </w:num>
  <w:num w:numId="51" w16cid:durableId="2069375133">
    <w:abstractNumId w:val="130"/>
  </w:num>
  <w:num w:numId="52" w16cid:durableId="1705868025">
    <w:abstractNumId w:val="54"/>
  </w:num>
  <w:num w:numId="53" w16cid:durableId="1408067970">
    <w:abstractNumId w:val="116"/>
  </w:num>
  <w:num w:numId="54" w16cid:durableId="1604222419">
    <w:abstractNumId w:val="109"/>
  </w:num>
  <w:num w:numId="55" w16cid:durableId="335503409">
    <w:abstractNumId w:val="89"/>
  </w:num>
  <w:num w:numId="56" w16cid:durableId="497233458">
    <w:abstractNumId w:val="59"/>
  </w:num>
  <w:num w:numId="57" w16cid:durableId="1610624815">
    <w:abstractNumId w:val="48"/>
  </w:num>
  <w:num w:numId="58" w16cid:durableId="247035388">
    <w:abstractNumId w:val="78"/>
  </w:num>
  <w:num w:numId="59" w16cid:durableId="1501044226">
    <w:abstractNumId w:val="121"/>
  </w:num>
  <w:num w:numId="60" w16cid:durableId="914627520">
    <w:abstractNumId w:val="93"/>
  </w:num>
  <w:num w:numId="61" w16cid:durableId="1616255249">
    <w:abstractNumId w:val="12"/>
  </w:num>
  <w:num w:numId="62" w16cid:durableId="399644399">
    <w:abstractNumId w:val="18"/>
  </w:num>
  <w:num w:numId="63" w16cid:durableId="96297087">
    <w:abstractNumId w:val="53"/>
  </w:num>
  <w:num w:numId="64" w16cid:durableId="1674793447">
    <w:abstractNumId w:val="33"/>
  </w:num>
  <w:num w:numId="65" w16cid:durableId="366608388">
    <w:abstractNumId w:val="84"/>
  </w:num>
  <w:num w:numId="66" w16cid:durableId="598564345">
    <w:abstractNumId w:val="49"/>
  </w:num>
  <w:num w:numId="67" w16cid:durableId="1225721575">
    <w:abstractNumId w:val="96"/>
  </w:num>
  <w:num w:numId="68" w16cid:durableId="1844667685">
    <w:abstractNumId w:val="7"/>
  </w:num>
  <w:num w:numId="69" w16cid:durableId="726337801">
    <w:abstractNumId w:val="98"/>
  </w:num>
  <w:num w:numId="70" w16cid:durableId="2001158835">
    <w:abstractNumId w:val="132"/>
  </w:num>
  <w:num w:numId="71" w16cid:durableId="1428691230">
    <w:abstractNumId w:val="87"/>
  </w:num>
  <w:num w:numId="72" w16cid:durableId="1432239453">
    <w:abstractNumId w:val="133"/>
  </w:num>
  <w:num w:numId="73" w16cid:durableId="470174100">
    <w:abstractNumId w:val="40"/>
  </w:num>
  <w:num w:numId="74" w16cid:durableId="822819451">
    <w:abstractNumId w:val="119"/>
  </w:num>
  <w:num w:numId="75" w16cid:durableId="2007199750">
    <w:abstractNumId w:val="45"/>
  </w:num>
  <w:num w:numId="76" w16cid:durableId="950358286">
    <w:abstractNumId w:val="134"/>
  </w:num>
  <w:num w:numId="77" w16cid:durableId="883636036">
    <w:abstractNumId w:val="104"/>
  </w:num>
  <w:num w:numId="78" w16cid:durableId="1771047245">
    <w:abstractNumId w:val="81"/>
  </w:num>
  <w:num w:numId="79" w16cid:durableId="1660620116">
    <w:abstractNumId w:val="126"/>
  </w:num>
  <w:num w:numId="80" w16cid:durableId="2135319696">
    <w:abstractNumId w:val="9"/>
  </w:num>
  <w:num w:numId="81" w16cid:durableId="964845255">
    <w:abstractNumId w:val="36"/>
  </w:num>
  <w:num w:numId="82" w16cid:durableId="1752265592">
    <w:abstractNumId w:val="111"/>
  </w:num>
  <w:num w:numId="83" w16cid:durableId="401560983">
    <w:abstractNumId w:val="22"/>
  </w:num>
  <w:num w:numId="84" w16cid:durableId="472022694">
    <w:abstractNumId w:val="99"/>
  </w:num>
  <w:num w:numId="85" w16cid:durableId="1702121005">
    <w:abstractNumId w:val="108"/>
  </w:num>
  <w:num w:numId="86" w16cid:durableId="1772159504">
    <w:abstractNumId w:val="95"/>
  </w:num>
  <w:num w:numId="87" w16cid:durableId="629168857">
    <w:abstractNumId w:val="26"/>
  </w:num>
  <w:num w:numId="88" w16cid:durableId="1560943759">
    <w:abstractNumId w:val="131"/>
  </w:num>
  <w:num w:numId="89" w16cid:durableId="869227510">
    <w:abstractNumId w:val="38"/>
  </w:num>
  <w:num w:numId="90" w16cid:durableId="431560364">
    <w:abstractNumId w:val="136"/>
  </w:num>
  <w:num w:numId="91" w16cid:durableId="208037993">
    <w:abstractNumId w:val="20"/>
  </w:num>
  <w:num w:numId="92" w16cid:durableId="2054502113">
    <w:abstractNumId w:val="16"/>
  </w:num>
  <w:num w:numId="93" w16cid:durableId="6761891">
    <w:abstractNumId w:val="37"/>
  </w:num>
  <w:num w:numId="94" w16cid:durableId="708532580">
    <w:abstractNumId w:val="24"/>
  </w:num>
  <w:num w:numId="95" w16cid:durableId="1080904506">
    <w:abstractNumId w:val="112"/>
  </w:num>
  <w:num w:numId="96" w16cid:durableId="626543553">
    <w:abstractNumId w:val="23"/>
  </w:num>
  <w:num w:numId="97" w16cid:durableId="620190633">
    <w:abstractNumId w:val="63"/>
  </w:num>
  <w:num w:numId="98" w16cid:durableId="1349869991">
    <w:abstractNumId w:val="21"/>
  </w:num>
  <w:num w:numId="99" w16cid:durableId="2064867699">
    <w:abstractNumId w:val="15"/>
  </w:num>
  <w:num w:numId="100" w16cid:durableId="1167329304">
    <w:abstractNumId w:val="61"/>
  </w:num>
  <w:num w:numId="101" w16cid:durableId="2016688604">
    <w:abstractNumId w:val="41"/>
  </w:num>
  <w:num w:numId="102" w16cid:durableId="1323773205">
    <w:abstractNumId w:val="13"/>
  </w:num>
  <w:num w:numId="103" w16cid:durableId="1754010903">
    <w:abstractNumId w:val="19"/>
  </w:num>
  <w:num w:numId="104" w16cid:durableId="499195475">
    <w:abstractNumId w:val="35"/>
  </w:num>
  <w:num w:numId="105" w16cid:durableId="723603186">
    <w:abstractNumId w:val="0"/>
  </w:num>
  <w:num w:numId="106" w16cid:durableId="328943470">
    <w:abstractNumId w:val="6"/>
  </w:num>
  <w:num w:numId="107" w16cid:durableId="1668047950">
    <w:abstractNumId w:val="72"/>
  </w:num>
  <w:num w:numId="108" w16cid:durableId="338700192">
    <w:abstractNumId w:val="127"/>
  </w:num>
  <w:num w:numId="109" w16cid:durableId="697514063">
    <w:abstractNumId w:val="25"/>
  </w:num>
  <w:num w:numId="110" w16cid:durableId="1409110793">
    <w:abstractNumId w:val="105"/>
  </w:num>
  <w:num w:numId="111" w16cid:durableId="885020317">
    <w:abstractNumId w:val="5"/>
  </w:num>
  <w:num w:numId="112" w16cid:durableId="1561134732">
    <w:abstractNumId w:val="125"/>
  </w:num>
  <w:num w:numId="113" w16cid:durableId="685132807">
    <w:abstractNumId w:val="118"/>
  </w:num>
  <w:num w:numId="114" w16cid:durableId="1859387718">
    <w:abstractNumId w:val="97"/>
  </w:num>
  <w:num w:numId="115" w16cid:durableId="768307450">
    <w:abstractNumId w:val="34"/>
  </w:num>
  <w:num w:numId="116" w16cid:durableId="1446190517">
    <w:abstractNumId w:val="107"/>
  </w:num>
  <w:num w:numId="117" w16cid:durableId="1862234958">
    <w:abstractNumId w:val="77"/>
  </w:num>
  <w:num w:numId="118" w16cid:durableId="2028604655">
    <w:abstractNumId w:val="31"/>
  </w:num>
  <w:num w:numId="119" w16cid:durableId="1162310720">
    <w:abstractNumId w:val="91"/>
  </w:num>
  <w:num w:numId="120" w16cid:durableId="1027221505">
    <w:abstractNumId w:val="100"/>
  </w:num>
  <w:num w:numId="121" w16cid:durableId="291248881">
    <w:abstractNumId w:val="39"/>
  </w:num>
  <w:num w:numId="122" w16cid:durableId="1037387108">
    <w:abstractNumId w:val="128"/>
  </w:num>
  <w:num w:numId="123" w16cid:durableId="410741508">
    <w:abstractNumId w:val="42"/>
  </w:num>
  <w:num w:numId="124" w16cid:durableId="585262683">
    <w:abstractNumId w:val="60"/>
  </w:num>
  <w:num w:numId="125" w16cid:durableId="595555787">
    <w:abstractNumId w:val="85"/>
  </w:num>
  <w:num w:numId="126" w16cid:durableId="1672755768">
    <w:abstractNumId w:val="120"/>
  </w:num>
  <w:num w:numId="127" w16cid:durableId="939991683">
    <w:abstractNumId w:val="55"/>
  </w:num>
  <w:num w:numId="128" w16cid:durableId="401418">
    <w:abstractNumId w:val="75"/>
  </w:num>
  <w:num w:numId="129" w16cid:durableId="886650917">
    <w:abstractNumId w:val="92"/>
  </w:num>
  <w:num w:numId="130" w16cid:durableId="2143956404">
    <w:abstractNumId w:val="115"/>
  </w:num>
  <w:num w:numId="131" w16cid:durableId="722213888">
    <w:abstractNumId w:val="124"/>
  </w:num>
  <w:num w:numId="132" w16cid:durableId="1777750739">
    <w:abstractNumId w:val="11"/>
  </w:num>
  <w:num w:numId="133" w16cid:durableId="1101025284">
    <w:abstractNumId w:val="30"/>
  </w:num>
  <w:num w:numId="134" w16cid:durableId="700086884">
    <w:abstractNumId w:val="29"/>
  </w:num>
  <w:num w:numId="135" w16cid:durableId="1527912143">
    <w:abstractNumId w:val="122"/>
  </w:num>
  <w:num w:numId="136" w16cid:durableId="650056734">
    <w:abstractNumId w:val="43"/>
  </w:num>
  <w:num w:numId="137" w16cid:durableId="329261241">
    <w:abstractNumId w:val="123"/>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B95E0B"/>
    <w:rsid w:val="00290C61"/>
    <w:rsid w:val="0043A77D"/>
    <w:rsid w:val="004857BE"/>
    <w:rsid w:val="004E3B04"/>
    <w:rsid w:val="004F2DBA"/>
    <w:rsid w:val="00637641"/>
    <w:rsid w:val="00CC0D58"/>
    <w:rsid w:val="00CC4F13"/>
    <w:rsid w:val="00DB79E4"/>
    <w:rsid w:val="01034818"/>
    <w:rsid w:val="0104C3D8"/>
    <w:rsid w:val="016ED607"/>
    <w:rsid w:val="0228EF9F"/>
    <w:rsid w:val="023FF005"/>
    <w:rsid w:val="026C62E7"/>
    <w:rsid w:val="029A5830"/>
    <w:rsid w:val="02DF2896"/>
    <w:rsid w:val="032096B3"/>
    <w:rsid w:val="0355B7EA"/>
    <w:rsid w:val="037E4473"/>
    <w:rsid w:val="03878E4A"/>
    <w:rsid w:val="039526DF"/>
    <w:rsid w:val="03E6C353"/>
    <w:rsid w:val="04643013"/>
    <w:rsid w:val="0497C16F"/>
    <w:rsid w:val="04CE5178"/>
    <w:rsid w:val="04D0BAE8"/>
    <w:rsid w:val="05915C37"/>
    <w:rsid w:val="062E93CD"/>
    <w:rsid w:val="066BF28D"/>
    <w:rsid w:val="068914D2"/>
    <w:rsid w:val="0694C140"/>
    <w:rsid w:val="06BF050D"/>
    <w:rsid w:val="070154D4"/>
    <w:rsid w:val="07590200"/>
    <w:rsid w:val="07FF8D4A"/>
    <w:rsid w:val="0870697E"/>
    <w:rsid w:val="08B82556"/>
    <w:rsid w:val="08B9702B"/>
    <w:rsid w:val="08CCEA0A"/>
    <w:rsid w:val="095485EB"/>
    <w:rsid w:val="0978F8B4"/>
    <w:rsid w:val="0994DD52"/>
    <w:rsid w:val="0A2D8A5B"/>
    <w:rsid w:val="0A33625F"/>
    <w:rsid w:val="0ADA3359"/>
    <w:rsid w:val="0AEF2C7A"/>
    <w:rsid w:val="0B2F7D07"/>
    <w:rsid w:val="0B97D712"/>
    <w:rsid w:val="0BCC08B0"/>
    <w:rsid w:val="0C31E4C0"/>
    <w:rsid w:val="0CBBC35D"/>
    <w:rsid w:val="0CBEE70D"/>
    <w:rsid w:val="0D739253"/>
    <w:rsid w:val="0D76BC93"/>
    <w:rsid w:val="0D962626"/>
    <w:rsid w:val="0E09D263"/>
    <w:rsid w:val="0E16F368"/>
    <w:rsid w:val="0EC1BBF0"/>
    <w:rsid w:val="0F5524DB"/>
    <w:rsid w:val="0FEDC426"/>
    <w:rsid w:val="1010AAA5"/>
    <w:rsid w:val="103E2A15"/>
    <w:rsid w:val="105F8498"/>
    <w:rsid w:val="10F64E4A"/>
    <w:rsid w:val="1155566D"/>
    <w:rsid w:val="11BA6D12"/>
    <w:rsid w:val="11F2931E"/>
    <w:rsid w:val="12129CB0"/>
    <w:rsid w:val="125422D8"/>
    <w:rsid w:val="128FB276"/>
    <w:rsid w:val="12CC8449"/>
    <w:rsid w:val="13739A67"/>
    <w:rsid w:val="139B8622"/>
    <w:rsid w:val="13B84875"/>
    <w:rsid w:val="13BF724F"/>
    <w:rsid w:val="13FC530B"/>
    <w:rsid w:val="144E7801"/>
    <w:rsid w:val="147610A4"/>
    <w:rsid w:val="14B7902F"/>
    <w:rsid w:val="1582FC36"/>
    <w:rsid w:val="16789F2A"/>
    <w:rsid w:val="16904176"/>
    <w:rsid w:val="17324DFD"/>
    <w:rsid w:val="1738195B"/>
    <w:rsid w:val="17916C2B"/>
    <w:rsid w:val="191B0DEC"/>
    <w:rsid w:val="1A6CB617"/>
    <w:rsid w:val="1A919884"/>
    <w:rsid w:val="1ADB088C"/>
    <w:rsid w:val="1B087B5F"/>
    <w:rsid w:val="1BE5C8D7"/>
    <w:rsid w:val="1C0C2C23"/>
    <w:rsid w:val="1C6A4F4D"/>
    <w:rsid w:val="1C6AB607"/>
    <w:rsid w:val="1CBF71CC"/>
    <w:rsid w:val="1CD84166"/>
    <w:rsid w:val="1CDAD5EA"/>
    <w:rsid w:val="1CECC5A5"/>
    <w:rsid w:val="1D1ADE3D"/>
    <w:rsid w:val="1D2318E7"/>
    <w:rsid w:val="1D97E406"/>
    <w:rsid w:val="1E113626"/>
    <w:rsid w:val="1E1D7F1E"/>
    <w:rsid w:val="1E879783"/>
    <w:rsid w:val="1ECA22F2"/>
    <w:rsid w:val="1ECB7919"/>
    <w:rsid w:val="1EDC1B45"/>
    <w:rsid w:val="1F00B501"/>
    <w:rsid w:val="1F761289"/>
    <w:rsid w:val="1FC162CE"/>
    <w:rsid w:val="202AC088"/>
    <w:rsid w:val="20C3E8D5"/>
    <w:rsid w:val="20EFBFFC"/>
    <w:rsid w:val="21422E28"/>
    <w:rsid w:val="215A6141"/>
    <w:rsid w:val="225B74E2"/>
    <w:rsid w:val="226EFCBD"/>
    <w:rsid w:val="229EA1FF"/>
    <w:rsid w:val="22BA9317"/>
    <w:rsid w:val="2320DC88"/>
    <w:rsid w:val="23616BB7"/>
    <w:rsid w:val="236D67AE"/>
    <w:rsid w:val="23DEBA73"/>
    <w:rsid w:val="24004CE2"/>
    <w:rsid w:val="256E3C1F"/>
    <w:rsid w:val="2624ADDC"/>
    <w:rsid w:val="263A71E1"/>
    <w:rsid w:val="263C9A99"/>
    <w:rsid w:val="266F3B96"/>
    <w:rsid w:val="26A070F4"/>
    <w:rsid w:val="26BA1CAA"/>
    <w:rsid w:val="26F86DDF"/>
    <w:rsid w:val="2723730F"/>
    <w:rsid w:val="277A98A2"/>
    <w:rsid w:val="2825E4D9"/>
    <w:rsid w:val="28545282"/>
    <w:rsid w:val="28664F3F"/>
    <w:rsid w:val="287AF731"/>
    <w:rsid w:val="28D1C23E"/>
    <w:rsid w:val="28F5FF61"/>
    <w:rsid w:val="2975E794"/>
    <w:rsid w:val="29AB5F54"/>
    <w:rsid w:val="29CC7249"/>
    <w:rsid w:val="29E29124"/>
    <w:rsid w:val="2A2DCB1F"/>
    <w:rsid w:val="2AB6125A"/>
    <w:rsid w:val="2ACDEAA0"/>
    <w:rsid w:val="2B58DB4C"/>
    <w:rsid w:val="2B73BAF7"/>
    <w:rsid w:val="2B8F2040"/>
    <w:rsid w:val="2BDB1EDF"/>
    <w:rsid w:val="2BEC7126"/>
    <w:rsid w:val="2C3C99FE"/>
    <w:rsid w:val="2C96B947"/>
    <w:rsid w:val="2CF7F063"/>
    <w:rsid w:val="2DC60B6E"/>
    <w:rsid w:val="2DD65011"/>
    <w:rsid w:val="2DD6F5BF"/>
    <w:rsid w:val="2E01B9D8"/>
    <w:rsid w:val="2E3FD6A2"/>
    <w:rsid w:val="2EAB2431"/>
    <w:rsid w:val="2EE0E93C"/>
    <w:rsid w:val="2EEBED18"/>
    <w:rsid w:val="2F079773"/>
    <w:rsid w:val="2F295540"/>
    <w:rsid w:val="2F456F89"/>
    <w:rsid w:val="2F5D0D2F"/>
    <w:rsid w:val="2FA47B2B"/>
    <w:rsid w:val="300C5A9D"/>
    <w:rsid w:val="3043F148"/>
    <w:rsid w:val="304667BE"/>
    <w:rsid w:val="316A174F"/>
    <w:rsid w:val="31A8B1E5"/>
    <w:rsid w:val="32B17A46"/>
    <w:rsid w:val="32EF893E"/>
    <w:rsid w:val="33693503"/>
    <w:rsid w:val="3393F100"/>
    <w:rsid w:val="34648327"/>
    <w:rsid w:val="347A106E"/>
    <w:rsid w:val="34ECFF42"/>
    <w:rsid w:val="353DD2C7"/>
    <w:rsid w:val="356192E8"/>
    <w:rsid w:val="35821FF5"/>
    <w:rsid w:val="35E48E97"/>
    <w:rsid w:val="35F3E846"/>
    <w:rsid w:val="361185F5"/>
    <w:rsid w:val="37343590"/>
    <w:rsid w:val="3761FE1E"/>
    <w:rsid w:val="3780C524"/>
    <w:rsid w:val="37832F27"/>
    <w:rsid w:val="378A284F"/>
    <w:rsid w:val="37A76205"/>
    <w:rsid w:val="38A80FF9"/>
    <w:rsid w:val="393B8EFE"/>
    <w:rsid w:val="39533CEF"/>
    <w:rsid w:val="39879F7D"/>
    <w:rsid w:val="39A12464"/>
    <w:rsid w:val="39D9E96A"/>
    <w:rsid w:val="3A224226"/>
    <w:rsid w:val="3BC18E18"/>
    <w:rsid w:val="3C00213C"/>
    <w:rsid w:val="3C073544"/>
    <w:rsid w:val="3C14170D"/>
    <w:rsid w:val="3C34E827"/>
    <w:rsid w:val="3C8A263D"/>
    <w:rsid w:val="3CBFEBDD"/>
    <w:rsid w:val="3D09A196"/>
    <w:rsid w:val="3D3ED9F1"/>
    <w:rsid w:val="3DD67DE5"/>
    <w:rsid w:val="3DF9262E"/>
    <w:rsid w:val="3E6A3527"/>
    <w:rsid w:val="3EC47DDD"/>
    <w:rsid w:val="3F895B3B"/>
    <w:rsid w:val="3FC043C4"/>
    <w:rsid w:val="4072A0C2"/>
    <w:rsid w:val="409A95AB"/>
    <w:rsid w:val="41E3CAF7"/>
    <w:rsid w:val="41F76877"/>
    <w:rsid w:val="4220E133"/>
    <w:rsid w:val="4382EFD3"/>
    <w:rsid w:val="44288984"/>
    <w:rsid w:val="446E5E6A"/>
    <w:rsid w:val="455C2A45"/>
    <w:rsid w:val="45619598"/>
    <w:rsid w:val="45A8A9DA"/>
    <w:rsid w:val="4601E584"/>
    <w:rsid w:val="461F4E7C"/>
    <w:rsid w:val="46A4D7F5"/>
    <w:rsid w:val="470DE96D"/>
    <w:rsid w:val="47540B56"/>
    <w:rsid w:val="4761B68C"/>
    <w:rsid w:val="477391B7"/>
    <w:rsid w:val="47A1BCFF"/>
    <w:rsid w:val="47D89D4F"/>
    <w:rsid w:val="4802B951"/>
    <w:rsid w:val="4811A389"/>
    <w:rsid w:val="484C1518"/>
    <w:rsid w:val="48A03C56"/>
    <w:rsid w:val="48DEFD51"/>
    <w:rsid w:val="48F1B672"/>
    <w:rsid w:val="49218ABA"/>
    <w:rsid w:val="498FAE12"/>
    <w:rsid w:val="49913B98"/>
    <w:rsid w:val="4994C103"/>
    <w:rsid w:val="4AF7DBA5"/>
    <w:rsid w:val="4B580FF1"/>
    <w:rsid w:val="4CAB3CA9"/>
    <w:rsid w:val="4CD3201C"/>
    <w:rsid w:val="4CD8E515"/>
    <w:rsid w:val="4D739F75"/>
    <w:rsid w:val="4DA87BC7"/>
    <w:rsid w:val="4DD0F053"/>
    <w:rsid w:val="4DE8CAC2"/>
    <w:rsid w:val="4F9BC8CC"/>
    <w:rsid w:val="4FE81E42"/>
    <w:rsid w:val="505A0A2E"/>
    <w:rsid w:val="51271983"/>
    <w:rsid w:val="514F9C5E"/>
    <w:rsid w:val="5213E85E"/>
    <w:rsid w:val="5266810D"/>
    <w:rsid w:val="5289D578"/>
    <w:rsid w:val="52BD133E"/>
    <w:rsid w:val="52CAE342"/>
    <w:rsid w:val="52EE9A88"/>
    <w:rsid w:val="53125787"/>
    <w:rsid w:val="53D5969F"/>
    <w:rsid w:val="55103001"/>
    <w:rsid w:val="5548FE5F"/>
    <w:rsid w:val="55556A3F"/>
    <w:rsid w:val="55EE2C33"/>
    <w:rsid w:val="55F078B0"/>
    <w:rsid w:val="5690F48F"/>
    <w:rsid w:val="56A7D597"/>
    <w:rsid w:val="56B60245"/>
    <w:rsid w:val="577FCDB5"/>
    <w:rsid w:val="5821BB5C"/>
    <w:rsid w:val="58747963"/>
    <w:rsid w:val="58A5F511"/>
    <w:rsid w:val="5907C549"/>
    <w:rsid w:val="590F1D4F"/>
    <w:rsid w:val="595997B1"/>
    <w:rsid w:val="5A1A0352"/>
    <w:rsid w:val="5A9FCE9E"/>
    <w:rsid w:val="5ACC2179"/>
    <w:rsid w:val="5B0F79D9"/>
    <w:rsid w:val="5B8BE680"/>
    <w:rsid w:val="5BB34E4F"/>
    <w:rsid w:val="5BB4274B"/>
    <w:rsid w:val="5BC9C7DB"/>
    <w:rsid w:val="5BEE3EE2"/>
    <w:rsid w:val="5BF4927F"/>
    <w:rsid w:val="5C47357B"/>
    <w:rsid w:val="5CBCC8C4"/>
    <w:rsid w:val="5CCD99F8"/>
    <w:rsid w:val="5D1FB503"/>
    <w:rsid w:val="5DD23038"/>
    <w:rsid w:val="5F3B09C4"/>
    <w:rsid w:val="5F9557ED"/>
    <w:rsid w:val="5F971473"/>
    <w:rsid w:val="60F318D5"/>
    <w:rsid w:val="613EA2BE"/>
    <w:rsid w:val="615B6F44"/>
    <w:rsid w:val="621987D8"/>
    <w:rsid w:val="62505763"/>
    <w:rsid w:val="630CDF62"/>
    <w:rsid w:val="632FEE5B"/>
    <w:rsid w:val="635C05F7"/>
    <w:rsid w:val="63603635"/>
    <w:rsid w:val="6386F49D"/>
    <w:rsid w:val="638BF7A3"/>
    <w:rsid w:val="640FB6B1"/>
    <w:rsid w:val="641D88CE"/>
    <w:rsid w:val="645E81F0"/>
    <w:rsid w:val="646F2782"/>
    <w:rsid w:val="64B8B973"/>
    <w:rsid w:val="64B929B6"/>
    <w:rsid w:val="64D86E60"/>
    <w:rsid w:val="6522C204"/>
    <w:rsid w:val="65B1C06C"/>
    <w:rsid w:val="65BBBAE3"/>
    <w:rsid w:val="65C43CD3"/>
    <w:rsid w:val="66CFC02B"/>
    <w:rsid w:val="6722610D"/>
    <w:rsid w:val="673FEF86"/>
    <w:rsid w:val="674025BE"/>
    <w:rsid w:val="67728FA5"/>
    <w:rsid w:val="67AC5140"/>
    <w:rsid w:val="682D37BB"/>
    <w:rsid w:val="684B6504"/>
    <w:rsid w:val="684F913B"/>
    <w:rsid w:val="68B0DC5A"/>
    <w:rsid w:val="697ECF00"/>
    <w:rsid w:val="69A5E317"/>
    <w:rsid w:val="69B83D20"/>
    <w:rsid w:val="69D01F68"/>
    <w:rsid w:val="6A214720"/>
    <w:rsid w:val="6A46A22F"/>
    <w:rsid w:val="6A797A37"/>
    <w:rsid w:val="6AB95E0B"/>
    <w:rsid w:val="6B263097"/>
    <w:rsid w:val="6C118565"/>
    <w:rsid w:val="6CA124A8"/>
    <w:rsid w:val="6D43219A"/>
    <w:rsid w:val="6D66CE21"/>
    <w:rsid w:val="6DD03D7B"/>
    <w:rsid w:val="6E1F8998"/>
    <w:rsid w:val="6E25A2DD"/>
    <w:rsid w:val="6E3A3675"/>
    <w:rsid w:val="6E64B05E"/>
    <w:rsid w:val="6F3EA92A"/>
    <w:rsid w:val="6F6EA56F"/>
    <w:rsid w:val="6F9A46C6"/>
    <w:rsid w:val="6FDAFDCB"/>
    <w:rsid w:val="7066CA26"/>
    <w:rsid w:val="70AE5473"/>
    <w:rsid w:val="70B50DB8"/>
    <w:rsid w:val="70DBD82A"/>
    <w:rsid w:val="71178254"/>
    <w:rsid w:val="712F0F14"/>
    <w:rsid w:val="7180A2E1"/>
    <w:rsid w:val="71C4556F"/>
    <w:rsid w:val="71C69BB1"/>
    <w:rsid w:val="71CE5636"/>
    <w:rsid w:val="7225F119"/>
    <w:rsid w:val="72314220"/>
    <w:rsid w:val="7405BF29"/>
    <w:rsid w:val="75AB5786"/>
    <w:rsid w:val="75B14540"/>
    <w:rsid w:val="76721422"/>
    <w:rsid w:val="77AE1776"/>
    <w:rsid w:val="78C5CA7C"/>
    <w:rsid w:val="78EC4211"/>
    <w:rsid w:val="7945F2AD"/>
    <w:rsid w:val="79492AD0"/>
    <w:rsid w:val="79980132"/>
    <w:rsid w:val="79A8B7A5"/>
    <w:rsid w:val="79E63FF5"/>
    <w:rsid w:val="7A2A7323"/>
    <w:rsid w:val="7AC41C03"/>
    <w:rsid w:val="7B867B59"/>
    <w:rsid w:val="7BBD528E"/>
    <w:rsid w:val="7BE92057"/>
    <w:rsid w:val="7BFE41D9"/>
    <w:rsid w:val="7D23642B"/>
    <w:rsid w:val="7E4F587C"/>
    <w:rsid w:val="7E5C9729"/>
    <w:rsid w:val="7E8B62E8"/>
    <w:rsid w:val="7EED2FAF"/>
    <w:rsid w:val="7EFBC7B3"/>
    <w:rsid w:val="7F24BC6A"/>
    <w:rsid w:val="7FAFBA1C"/>
    <w:rsid w:val="7FF95C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E2E3"/>
  <w15:chartTrackingRefBased/>
  <w15:docId w15:val="{C5C448A4-FFEC-4782-89A9-29D09741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9CC7249"/>
    <w:rPr>
      <w:lang w:val="es-CO"/>
    </w:rPr>
  </w:style>
  <w:style w:type="paragraph" w:styleId="Heading1">
    <w:name w:val="heading 1"/>
    <w:basedOn w:val="Normal"/>
    <w:next w:val="Normal"/>
    <w:link w:val="Heading1Char"/>
    <w:uiPriority w:val="9"/>
    <w:qFormat/>
    <w:rsid w:val="29CC724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29CC724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90C61"/>
    <w:rPr>
      <w:rFonts w:asciiTheme="majorHAnsi" w:hAnsiTheme="majorHAnsi" w:eastAsiaTheme="majorEastAsia" w:cstheme="majorBidi"/>
      <w:color w:val="0F4761" w:themeColor="accent1" w:themeShade="BF"/>
      <w:sz w:val="40"/>
      <w:szCs w:val="40"/>
      <w:lang w:val="es-CO"/>
    </w:rPr>
  </w:style>
  <w:style w:type="character" w:styleId="Heading2Char" w:customStyle="1">
    <w:name w:val="Heading 2 Char"/>
    <w:basedOn w:val="DefaultParagraphFont"/>
    <w:link w:val="Heading2"/>
    <w:uiPriority w:val="9"/>
    <w:rsid w:val="00290C61"/>
    <w:rPr>
      <w:rFonts w:asciiTheme="majorHAnsi" w:hAnsiTheme="majorHAnsi" w:eastAsiaTheme="majorEastAsia" w:cstheme="majorBidi"/>
      <w:color w:val="0F4761" w:themeColor="accent1" w:themeShade="BF"/>
      <w:sz w:val="32"/>
      <w:szCs w:val="32"/>
      <w:lang w:val="es-CO"/>
    </w:rPr>
  </w:style>
  <w:style w:type="paragraph" w:styleId="ListParagraph">
    <w:name w:val="List Paragraph"/>
    <w:basedOn w:val="Normal"/>
    <w:uiPriority w:val="34"/>
    <w:qFormat/>
    <w:rsid w:val="29CC7249"/>
    <w:pPr>
      <w:ind w:left="720"/>
      <w:contextualSpacing/>
    </w:pPr>
  </w:style>
  <w:style w:type="character" w:styleId="Hyperlink">
    <w:name w:val="Hyperlink"/>
    <w:basedOn w:val="DefaultParagraphFont"/>
    <w:uiPriority w:val="99"/>
    <w:unhideWhenUsed/>
    <w:rsid w:val="29CC7249"/>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4E3B04"/>
    <w:pPr>
      <w:spacing w:after="0" w:line="240" w:lineRule="auto"/>
    </w:pPr>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Mariana Amaya Ramos</dc:creator>
  <keywords/>
  <dc:description/>
  <lastModifiedBy>Mariana Amaya Ramos</lastModifiedBy>
  <revision>8</revision>
  <dcterms:created xsi:type="dcterms:W3CDTF">2026-10-17T16:30:00.0000000Z</dcterms:created>
  <dcterms:modified xsi:type="dcterms:W3CDTF">2026-10-18T14:23:27.9696895Z</dcterms:modified>
</coreProperties>
</file>